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r7yxevniqo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Copy of MD Health — Marketing Plan Master Template</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plnb32vupwkc" w:id="1"/>
      <w:bookmarkEnd w:id="1"/>
      <w:r w:rsidDel="00000000" w:rsidR="00000000" w:rsidRPr="00000000">
        <w:rPr>
          <w:b w:val="1"/>
          <w:bCs w:val="1"/>
          <w:sz w:val="46"/>
          <w:szCs w:val="46"/>
          <w:rtl w:val="0"/>
        </w:rPr>
        <w:t xml:space="preserve">MD Health — Marketing Plan Master Template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9zfp6q48t9rg" w:id="2"/>
      <w:bookmarkEnd w:id="2"/>
      <w:r w:rsidDel="00000000" w:rsidR="00000000" w:rsidRPr="00000000">
        <w:rPr>
          <w:b w:val="1"/>
          <w:bCs w:val="1"/>
          <w:sz w:val="34"/>
          <w:szCs w:val="34"/>
          <w:rtl w:val="0"/>
        </w:rPr>
        <w:t xml:space="preserve">1. Mission &amp; Stakes</w:t>
      </w:r>
    </w:p>
    <w:p w:rsidR="00000000" w:rsidDel="00000000" w:rsidP="00000000" w:rsidRDefault="00000000" w:rsidRPr="00000000" w14:paraId="00000004">
      <w:pPr>
        <w:pStyle w:val="Heading2"/>
        <w:keepNext w:val="0"/>
        <w:keepLines w:val="0"/>
        <w:spacing w:after="80" w:lineRule="auto"/>
        <w:rPr>
          <w:sz w:val="34"/>
          <w:szCs w:val="34"/>
        </w:rPr>
      </w:pPr>
      <w:bookmarkStart w:colFirst="0" w:colLast="0" w:name="_ww94vgpc3l91" w:id="3"/>
      <w:bookmarkEnd w:id="3"/>
      <w:r w:rsidDel="00000000" w:rsidR="00000000" w:rsidRPr="00000000">
        <w:rPr>
          <w:sz w:val="34"/>
          <w:szCs w:val="34"/>
          <w:rtl w:val="0"/>
        </w:rPr>
        <w:t xml:space="preserve">Purpose of the brand (1–2 sentences):</w:t>
      </w:r>
    </w:p>
    <w:p w:rsidR="00000000" w:rsidDel="00000000" w:rsidP="00000000" w:rsidRDefault="00000000" w:rsidRPr="00000000" w14:paraId="00000005">
      <w:pPr>
        <w:pStyle w:val="Heading2"/>
        <w:keepNext w:val="0"/>
        <w:keepLines w:val="0"/>
        <w:spacing w:after="80" w:lineRule="auto"/>
        <w:rPr>
          <w:sz w:val="34"/>
          <w:szCs w:val="34"/>
        </w:rPr>
      </w:pPr>
      <w:bookmarkStart w:colFirst="0" w:colLast="0" w:name="_izaruzpbih08" w:id="4"/>
      <w:bookmarkEnd w:id="4"/>
      <w:r w:rsidDel="00000000" w:rsidR="00000000" w:rsidRPr="00000000">
        <w:rPr>
          <w:sz w:val="34"/>
          <w:szCs w:val="34"/>
          <w:rtl w:val="0"/>
        </w:rPr>
        <w:t xml:space="preserve">The problem we are fighting:</w:t>
      </w:r>
    </w:p>
    <w:p w:rsidR="00000000" w:rsidDel="00000000" w:rsidP="00000000" w:rsidRDefault="00000000" w:rsidRPr="00000000" w14:paraId="00000006">
      <w:pPr>
        <w:pStyle w:val="Heading2"/>
        <w:keepNext w:val="0"/>
        <w:keepLines w:val="0"/>
        <w:spacing w:after="80" w:lineRule="auto"/>
        <w:rPr>
          <w:sz w:val="34"/>
          <w:szCs w:val="34"/>
        </w:rPr>
      </w:pPr>
      <w:bookmarkStart w:colFirst="0" w:colLast="0" w:name="_ih6y8zdqe8n5" w:id="5"/>
      <w:bookmarkEnd w:id="5"/>
      <w:r w:rsidDel="00000000" w:rsidR="00000000" w:rsidRPr="00000000">
        <w:rPr>
          <w:sz w:val="34"/>
          <w:szCs w:val="34"/>
          <w:rtl w:val="0"/>
        </w:rPr>
        <w:t xml:space="preserve">Why this problem matters </w:t>
      </w:r>
      <w:r w:rsidDel="00000000" w:rsidR="00000000" w:rsidRPr="00000000">
        <w:rPr>
          <w:i w:val="1"/>
          <w:iCs w:val="1"/>
          <w:sz w:val="34"/>
          <w:szCs w:val="34"/>
          <w:rtl w:val="0"/>
        </w:rPr>
        <w:t xml:space="preserve">now</w:t>
      </w:r>
      <w:r w:rsidDel="00000000" w:rsidR="00000000" w:rsidRPr="00000000">
        <w:rPr>
          <w:sz w:val="34"/>
          <w:szCs w:val="34"/>
          <w:rtl w:val="0"/>
        </w:rPr>
        <w:t xml:space="preserve">:</w:t>
      </w:r>
    </w:p>
    <w:p w:rsidR="00000000" w:rsidDel="00000000" w:rsidP="00000000" w:rsidRDefault="00000000" w:rsidRPr="00000000" w14:paraId="00000007">
      <w:pPr>
        <w:pStyle w:val="Heading2"/>
        <w:keepNext w:val="0"/>
        <w:keepLines w:val="0"/>
        <w:spacing w:after="80" w:lineRule="auto"/>
        <w:rPr>
          <w:sz w:val="34"/>
          <w:szCs w:val="34"/>
        </w:rPr>
      </w:pPr>
      <w:bookmarkStart w:colFirst="0" w:colLast="0" w:name="_jnd6wip4etl6" w:id="6"/>
      <w:bookmarkEnd w:id="6"/>
      <w:r w:rsidDel="00000000" w:rsidR="00000000" w:rsidRPr="00000000">
        <w:rPr>
          <w:sz w:val="34"/>
          <w:szCs w:val="34"/>
          <w:rtl w:val="0"/>
        </w:rPr>
        <w:t xml:space="preserve">What happens if nothing changes: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b10svj3sgusw" w:id="7"/>
      <w:bookmarkEnd w:id="7"/>
      <w:r w:rsidDel="00000000" w:rsidR="00000000" w:rsidRPr="00000000">
        <w:rPr>
          <w:b w:val="1"/>
          <w:bCs w:val="1"/>
          <w:sz w:val="34"/>
          <w:szCs w:val="34"/>
          <w:rtl w:val="0"/>
        </w:rPr>
        <w:t xml:space="preserve">2. Core Pillars (Non-Negotiables)</w:t>
      </w:r>
    </w:p>
    <w:p w:rsidR="00000000" w:rsidDel="00000000" w:rsidP="00000000" w:rsidRDefault="00000000" w:rsidRPr="00000000" w14:paraId="0000000A">
      <w:pPr>
        <w:spacing w:after="240" w:before="240" w:lineRule="auto"/>
        <w:ind w:left="600" w:right="600" w:firstLine="0"/>
        <w:rPr/>
      </w:pPr>
      <w:r w:rsidDel="00000000" w:rsidR="00000000" w:rsidRPr="00000000">
        <w:rPr>
          <w:rtl w:val="0"/>
        </w:rPr>
        <w:t xml:space="preserve">Must be bulletproof on all four</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agbknb9q8zyd" w:id="8"/>
      <w:bookmarkEnd w:id="8"/>
      <w:r w:rsidDel="00000000" w:rsidR="00000000" w:rsidRPr="00000000">
        <w:rPr>
          <w:b w:val="1"/>
          <w:bCs w:val="1"/>
          <w:color w:val="000000"/>
          <w:sz w:val="26"/>
          <w:szCs w:val="26"/>
          <w:rtl w:val="0"/>
        </w:rPr>
        <w:t xml:space="preserve">Pillar 1: Dr. Safdi</w:t>
      </w:r>
    </w:p>
    <w:p w:rsidR="00000000" w:rsidDel="00000000" w:rsidP="00000000" w:rsidRDefault="00000000" w:rsidRPr="00000000" w14:paraId="0000000C">
      <w:pPr>
        <w:numPr>
          <w:ilvl w:val="0"/>
          <w:numId w:val="22"/>
        </w:numPr>
        <w:ind w:left="720" w:hanging="360"/>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sz w:val="26"/>
          <w:szCs w:val="26"/>
        </w:rPr>
      </w:pPr>
      <w:bookmarkStart w:colFirst="0" w:colLast="0" w:name="_u0g3ra39643e" w:id="9"/>
      <w:bookmarkEnd w:id="9"/>
      <w:r w:rsidDel="00000000" w:rsidR="00000000" w:rsidRPr="00000000">
        <w:rPr>
          <w:b w:val="1"/>
          <w:bCs w:val="1"/>
          <w:sz w:val="26"/>
          <w:szCs w:val="26"/>
          <w:rtl w:val="0"/>
        </w:rPr>
        <w:t xml:space="preserve">Pillar 2: Ingredients</w:t>
      </w:r>
    </w:p>
    <w:p w:rsidR="00000000" w:rsidDel="00000000" w:rsidP="00000000" w:rsidRDefault="00000000" w:rsidRPr="00000000" w14:paraId="0000000F">
      <w:pPr>
        <w:numPr>
          <w:ilvl w:val="0"/>
          <w:numId w:val="993"/>
        </w:numPr>
        <w:spacing w:after="240" w:before="240" w:lineRule="auto"/>
        <w:ind w:left="720" w:hanging="360"/>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6sy1l52z5ezs" w:id="10"/>
      <w:bookmarkEnd w:id="10"/>
      <w:r w:rsidDel="00000000" w:rsidR="00000000" w:rsidRPr="00000000">
        <w:rPr>
          <w:b w:val="1"/>
          <w:bCs w:val="1"/>
          <w:color w:val="000000"/>
          <w:sz w:val="26"/>
          <w:szCs w:val="26"/>
          <w:rtl w:val="0"/>
        </w:rPr>
        <w:t xml:space="preserve">Pillar 3: Taste</w:t>
      </w:r>
    </w:p>
    <w:p w:rsidR="00000000" w:rsidDel="00000000" w:rsidP="00000000" w:rsidRDefault="00000000" w:rsidRPr="00000000" w14:paraId="00000011">
      <w:pPr>
        <w:numPr>
          <w:ilvl w:val="0"/>
          <w:numId w:val="565"/>
        </w:numPr>
        <w:spacing w:after="240" w:before="240" w:lineRule="auto"/>
        <w:ind w:left="720" w:hanging="360"/>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pblr67sqe2wu" w:id="11"/>
      <w:bookmarkEnd w:id="11"/>
      <w:r w:rsidDel="00000000" w:rsidR="00000000" w:rsidRPr="00000000">
        <w:rPr>
          <w:b w:val="1"/>
          <w:bCs w:val="1"/>
          <w:color w:val="000000"/>
          <w:sz w:val="26"/>
          <w:szCs w:val="26"/>
          <w:rtl w:val="0"/>
        </w:rPr>
        <w:t xml:space="preserve">Pillar 4: Price</w:t>
      </w:r>
    </w:p>
    <w:p w:rsidR="00000000" w:rsidDel="00000000" w:rsidP="00000000" w:rsidRDefault="00000000" w:rsidRPr="00000000" w14:paraId="00000013">
      <w:pPr>
        <w:numPr>
          <w:ilvl w:val="0"/>
          <w:numId w:val="249"/>
        </w:numPr>
        <w:spacing w:after="240" w:before="240" w:lineRule="auto"/>
        <w:ind w:left="720" w:hanging="360"/>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Internal rule:</w:t>
        <w:br w:type="textWrapping"/>
      </w:r>
      <w:r w:rsidDel="00000000" w:rsidR="00000000" w:rsidRPr="00000000">
        <w:rPr>
          <w:rtl w:val="0"/>
        </w:rPr>
        <w:t xml:space="preserve"> If we lose on </w:t>
      </w:r>
      <w:r w:rsidDel="00000000" w:rsidR="00000000" w:rsidRPr="00000000">
        <w:rPr>
          <w:i w:val="1"/>
          <w:iCs w:val="1"/>
          <w:rtl w:val="0"/>
        </w:rPr>
        <w:t xml:space="preserve">any one</w:t>
      </w:r>
      <w:r w:rsidDel="00000000" w:rsidR="00000000" w:rsidRPr="00000000">
        <w:rPr>
          <w:rFonts w:ascii="Arial Unicode MS" w:cs="Arial Unicode MS" w:eastAsia="Arial Unicode MS" w:hAnsi="Arial Unicode MS"/>
          <w:rtl w:val="0"/>
        </w:rPr>
        <w:t xml:space="preserve"> of these → we don’t ship.</w:t>
      </w:r>
    </w:p>
    <w:p w:rsidR="00000000" w:rsidDel="00000000" w:rsidP="00000000" w:rsidRDefault="00000000" w:rsidRPr="00000000" w14:paraId="00000015">
      <w:pPr>
        <w:shd w:fill="ffffff" w:val="clear"/>
        <w:spacing w:after="240" w:before="240" w:lineRule="auto"/>
        <w:rPr>
          <w:color w:val="222222"/>
        </w:rPr>
      </w:pPr>
      <w:r w:rsidDel="00000000" w:rsidR="00000000" w:rsidRPr="00000000">
        <w:rPr>
          <w:color w:val="222222"/>
          <w:rtl w:val="0"/>
        </w:rPr>
        <w:t xml:space="preserve">We also need to identify where and how each ingredient is sourced and what the contract with those providers looks like. </w:t>
      </w:r>
    </w:p>
    <w:p w:rsidR="00000000" w:rsidDel="00000000" w:rsidP="00000000" w:rsidRDefault="00000000" w:rsidRPr="00000000" w14:paraId="00000016">
      <w:pPr>
        <w:shd w:fill="ffffff" w:val="clear"/>
        <w:spacing w:after="240" w:before="240" w:lineRule="auto"/>
        <w:rPr>
          <w:color w:val="222222"/>
        </w:rPr>
      </w:pPr>
      <w:r w:rsidDel="00000000" w:rsidR="00000000" w:rsidRPr="00000000">
        <w:rPr>
          <w:color w:val="222222"/>
          <w:rtl w:val="0"/>
        </w:rPr>
        <w:t xml:space="preserve">I would like to know how all these natural ingredients stay fresh without preservatives. I know they are doing a shelf life study—we need detail on it. </w:t>
      </w:r>
    </w:p>
    <w:p w:rsidR="00000000" w:rsidDel="00000000" w:rsidP="00000000" w:rsidRDefault="00000000" w:rsidRPr="00000000" w14:paraId="00000017">
      <w:pPr>
        <w:shd w:fill="ffffff" w:val="clear"/>
        <w:spacing w:after="240" w:before="240" w:lineRule="auto"/>
        <w:rPr>
          <w:color w:val="222222"/>
        </w:rPr>
      </w:pPr>
      <w:r w:rsidDel="00000000" w:rsidR="00000000" w:rsidRPr="00000000">
        <w:rPr>
          <w:color w:val="222222"/>
          <w:rtl w:val="0"/>
        </w:rPr>
        <w:t xml:space="preserve">I’d like to understand who is doing our packaging and manufacturing. Where are we sourcing the ingredients from? We need to do a deep dive on the farms that each ingredient is sourced from.</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shnohk8aik5" w:id="12"/>
      <w:bookmarkEnd w:id="12"/>
      <w:r w:rsidDel="00000000" w:rsidR="00000000" w:rsidRPr="00000000">
        <w:rPr>
          <w:b w:val="1"/>
          <w:bCs w:val="1"/>
          <w:sz w:val="34"/>
          <w:szCs w:val="34"/>
          <w:rtl w:val="0"/>
        </w:rPr>
        <w:t xml:space="preserve">3. The Competition (Clear, Simple, Understandable)</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kp8r4pd625hq" w:id="13"/>
      <w:bookmarkEnd w:id="13"/>
      <w:r w:rsidDel="00000000" w:rsidR="00000000" w:rsidRPr="00000000">
        <w:rPr>
          <w:b w:val="1"/>
          <w:bCs w:val="1"/>
          <w:sz w:val="34"/>
          <w:szCs w:val="34"/>
          <w:rtl w:val="0"/>
        </w:rPr>
        <w:t xml:space="preserve">Primary Competition:</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4wfj5cx8j81y" w:id="14"/>
      <w:bookmarkEnd w:id="14"/>
      <w:r w:rsidDel="00000000" w:rsidR="00000000" w:rsidRPr="00000000">
        <w:rPr>
          <w:b w:val="1"/>
          <w:bCs w:val="1"/>
          <w:sz w:val="34"/>
          <w:szCs w:val="34"/>
          <w:rtl w:val="0"/>
        </w:rPr>
        <w:t xml:space="preserve">Secondary Competition (if applicable):</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Key framing:</w:t>
      </w:r>
    </w:p>
    <w:p w:rsidR="00000000" w:rsidDel="00000000" w:rsidP="00000000" w:rsidRDefault="00000000" w:rsidRPr="00000000" w14:paraId="0000001F">
      <w:pPr>
        <w:numPr>
          <w:ilvl w:val="0"/>
          <w:numId w:val="53"/>
        </w:numPr>
        <w:spacing w:after="0" w:afterAutospacing="0" w:before="240" w:lineRule="auto"/>
        <w:ind w:left="720" w:hanging="360"/>
      </w:pPr>
      <w:r w:rsidDel="00000000" w:rsidR="00000000" w:rsidRPr="00000000">
        <w:rPr>
          <w:b w:val="1"/>
          <w:bCs w:val="1"/>
          <w:sz w:val="34"/>
          <w:szCs w:val="34"/>
          <w:rtl w:val="0"/>
        </w:rPr>
        <w:t xml:space="preserve">What we want people to fear: Chronic Disease linked to diet/lifestyle</w:t>
        <w:br w:type="textWrapping"/>
      </w:r>
    </w:p>
    <w:p w:rsidR="00000000" w:rsidDel="00000000" w:rsidP="00000000" w:rsidRDefault="00000000" w:rsidRPr="00000000" w14:paraId="00000020">
      <w:pPr>
        <w:numPr>
          <w:ilvl w:val="0"/>
          <w:numId w:val="53"/>
        </w:numPr>
        <w:spacing w:after="240" w:before="0" w:beforeAutospacing="0" w:lineRule="auto"/>
        <w:ind w:left="720" w:hanging="360"/>
      </w:pPr>
      <w:r w:rsidDel="00000000" w:rsidR="00000000" w:rsidRPr="00000000">
        <w:rPr>
          <w:b w:val="1"/>
          <w:bCs w:val="1"/>
          <w:sz w:val="34"/>
          <w:szCs w:val="34"/>
          <w:rtl w:val="0"/>
        </w:rPr>
        <w:t xml:space="preserve">Simple mental shortcut:</w:t>
        <w:br w:type="textWrapping"/>
      </w:r>
    </w:p>
    <w:p w:rsidR="00000000" w:rsidDel="00000000" w:rsidP="00000000" w:rsidRDefault="00000000" w:rsidRPr="00000000" w14:paraId="00000021">
      <w:pPr>
        <w:spacing w:after="240" w:before="240" w:lineRule="auto"/>
        <w:rPr>
          <w:i w:val="1"/>
          <w:iCs w:val="1"/>
        </w:rPr>
      </w:pPr>
      <w:r w:rsidDel="00000000" w:rsidR="00000000" w:rsidRPr="00000000">
        <w:rPr>
          <w:i w:val="1"/>
          <w:iCs w:val="1"/>
          <w:rtl w:val="0"/>
        </w:rPr>
        <w:t xml:space="preserve">(Example structure: “X = modern day Y” — keep it dumb, sticky, repeatable)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uf6o2jtcci5r" w:id="15"/>
      <w:bookmarkEnd w:id="15"/>
      <w:r w:rsidDel="00000000" w:rsidR="00000000" w:rsidRPr="00000000">
        <w:rPr>
          <w:b w:val="1"/>
          <w:bCs w:val="1"/>
          <w:sz w:val="34"/>
          <w:szCs w:val="34"/>
          <w:rtl w:val="0"/>
        </w:rPr>
        <w:t xml:space="preserve">4. Why MD Health Is Different</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5wd856trywje" w:id="16"/>
      <w:bookmarkEnd w:id="16"/>
      <w:r w:rsidDel="00000000" w:rsidR="00000000" w:rsidRPr="00000000">
        <w:rPr>
          <w:b w:val="1"/>
          <w:bCs w:val="1"/>
          <w:color w:val="000000"/>
          <w:sz w:val="26"/>
          <w:szCs w:val="26"/>
          <w:rtl w:val="0"/>
        </w:rPr>
        <w:t xml:space="preserve">4.1 Ingredient Education (Consumer-Friendly)</w:t>
      </w:r>
    </w:p>
    <w:p w:rsidR="00000000" w:rsidDel="00000000" w:rsidP="00000000" w:rsidRDefault="00000000" w:rsidRPr="00000000" w14:paraId="00000025">
      <w:pPr>
        <w:numPr>
          <w:ilvl w:val="0"/>
          <w:numId w:val="147"/>
        </w:numPr>
        <w:spacing w:after="0" w:afterAutospacing="0" w:before="240" w:lineRule="auto"/>
        <w:ind w:left="720" w:hanging="360"/>
      </w:pPr>
      <w:r w:rsidDel="00000000" w:rsidR="00000000" w:rsidRPr="00000000">
        <w:rPr>
          <w:b w:val="1"/>
          <w:bCs w:val="1"/>
          <w:sz w:val="34"/>
          <w:szCs w:val="34"/>
          <w:rtl w:val="0"/>
        </w:rPr>
        <w:t xml:space="preserve">What people </w:t>
      </w:r>
      <w:r w:rsidDel="00000000" w:rsidR="00000000" w:rsidRPr="00000000">
        <w:rPr>
          <w:b w:val="1"/>
          <w:bCs w:val="1"/>
          <w:i w:val="1"/>
          <w:iCs w:val="1"/>
          <w:sz w:val="34"/>
          <w:szCs w:val="34"/>
          <w:rtl w:val="0"/>
        </w:rPr>
        <w:t xml:space="preserve">don’t understand today</w:t>
      </w:r>
      <w:r w:rsidDel="00000000" w:rsidR="00000000" w:rsidRPr="00000000">
        <w:rPr>
          <w:b w:val="1"/>
          <w:bCs w:val="1"/>
          <w:sz w:val="34"/>
          <w:szCs w:val="34"/>
          <w:rtl w:val="0"/>
        </w:rPr>
        <w:t xml:space="preserve">:</w:t>
        <w:br w:type="textWrapping"/>
      </w:r>
    </w:p>
    <w:p w:rsidR="00000000" w:rsidDel="00000000" w:rsidP="00000000" w:rsidRDefault="00000000" w:rsidRPr="00000000" w14:paraId="00000026">
      <w:pPr>
        <w:numPr>
          <w:ilvl w:val="0"/>
          <w:numId w:val="147"/>
        </w:numPr>
        <w:spacing w:after="0" w:afterAutospacing="0" w:before="0" w:beforeAutospacing="0" w:lineRule="auto"/>
        <w:ind w:left="720" w:hanging="360"/>
      </w:pPr>
      <w:r w:rsidDel="00000000" w:rsidR="00000000" w:rsidRPr="00000000">
        <w:rPr>
          <w:b w:val="1"/>
          <w:bCs w:val="1"/>
          <w:sz w:val="34"/>
          <w:szCs w:val="34"/>
          <w:rtl w:val="0"/>
        </w:rPr>
        <w:t xml:space="preserve">How we explain it simply:</w:t>
        <w:br w:type="textWrapping"/>
      </w:r>
    </w:p>
    <w:p w:rsidR="00000000" w:rsidDel="00000000" w:rsidP="00000000" w:rsidRDefault="00000000" w:rsidRPr="00000000" w14:paraId="00000027">
      <w:pPr>
        <w:numPr>
          <w:ilvl w:val="0"/>
          <w:numId w:val="147"/>
        </w:numPr>
        <w:spacing w:after="240" w:before="0" w:beforeAutospacing="0" w:lineRule="auto"/>
        <w:ind w:left="720" w:hanging="360"/>
      </w:pPr>
      <w:r w:rsidDel="00000000" w:rsidR="00000000" w:rsidRPr="00000000">
        <w:rPr>
          <w:b w:val="1"/>
          <w:bCs w:val="1"/>
          <w:sz w:val="34"/>
          <w:szCs w:val="34"/>
          <w:rtl w:val="0"/>
        </w:rPr>
        <w:t xml:space="preserve">Visuals/tools needed:</w:t>
        <w:br w:type="textWrapping"/>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8wh0zznfb2hg" w:id="17"/>
      <w:bookmarkEnd w:id="17"/>
      <w:r w:rsidDel="00000000" w:rsidR="00000000" w:rsidRPr="00000000">
        <w:rPr>
          <w:b w:val="1"/>
          <w:bCs w:val="1"/>
          <w:color w:val="000000"/>
          <w:sz w:val="26"/>
          <w:szCs w:val="26"/>
          <w:rtl w:val="0"/>
        </w:rPr>
        <w:t xml:space="preserve">4.2 Competitive Ingredient Breakdown</w:t>
      </w:r>
    </w:p>
    <w:p w:rsidR="00000000" w:rsidDel="00000000" w:rsidP="00000000" w:rsidRDefault="00000000" w:rsidRPr="00000000" w14:paraId="00000029">
      <w:pPr>
        <w:numPr>
          <w:ilvl w:val="0"/>
          <w:numId w:val="730"/>
        </w:numPr>
        <w:spacing w:after="0" w:afterAutospacing="0" w:before="240" w:lineRule="auto"/>
        <w:ind w:left="720" w:hanging="360"/>
      </w:pPr>
      <w:r w:rsidDel="00000000" w:rsidR="00000000" w:rsidRPr="00000000">
        <w:rPr>
          <w:b w:val="1"/>
          <w:bCs w:val="1"/>
          <w:sz w:val="34"/>
          <w:szCs w:val="34"/>
          <w:rtl w:val="0"/>
        </w:rPr>
        <w:t xml:space="preserve">Brands analyzed:</w:t>
        <w:br w:type="textWrapping"/>
      </w:r>
    </w:p>
    <w:p w:rsidR="00000000" w:rsidDel="00000000" w:rsidP="00000000" w:rsidRDefault="00000000" w:rsidRPr="00000000" w14:paraId="0000002A">
      <w:pPr>
        <w:numPr>
          <w:ilvl w:val="0"/>
          <w:numId w:val="730"/>
        </w:numPr>
        <w:spacing w:after="0" w:afterAutospacing="0" w:before="0" w:beforeAutospacing="0" w:lineRule="auto"/>
        <w:ind w:left="720" w:hanging="360"/>
      </w:pPr>
      <w:r w:rsidDel="00000000" w:rsidR="00000000" w:rsidRPr="00000000">
        <w:rPr>
          <w:b w:val="1"/>
          <w:bCs w:val="1"/>
          <w:sz w:val="34"/>
          <w:szCs w:val="34"/>
          <w:rtl w:val="0"/>
        </w:rPr>
        <w:t xml:space="preserve">Ingredients flagged:</w:t>
        <w:br w:type="textWrapping"/>
      </w:r>
    </w:p>
    <w:p w:rsidR="00000000" w:rsidDel="00000000" w:rsidP="00000000" w:rsidRDefault="00000000" w:rsidRPr="00000000" w14:paraId="0000002B">
      <w:pPr>
        <w:numPr>
          <w:ilvl w:val="0"/>
          <w:numId w:val="730"/>
        </w:numPr>
        <w:spacing w:after="240" w:before="0" w:beforeAutospacing="0" w:lineRule="auto"/>
        <w:ind w:left="720" w:hanging="360"/>
      </w:pPr>
      <w:r w:rsidDel="00000000" w:rsidR="00000000" w:rsidRPr="00000000">
        <w:rPr>
          <w:b w:val="1"/>
          <w:bCs w:val="1"/>
          <w:sz w:val="34"/>
          <w:szCs w:val="34"/>
          <w:rtl w:val="0"/>
        </w:rPr>
        <w:t xml:space="preserve">Chronic disease associations to highlight:</w:t>
        <w:br w:type="textWrapping"/>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s6xmqqrrxpvc" w:id="18"/>
      <w:bookmarkEnd w:id="18"/>
      <w:r w:rsidDel="00000000" w:rsidR="00000000" w:rsidRPr="00000000">
        <w:rPr>
          <w:b w:val="1"/>
          <w:bCs w:val="1"/>
          <w:color w:val="000000"/>
          <w:sz w:val="26"/>
          <w:szCs w:val="26"/>
          <w:rtl w:val="0"/>
        </w:rPr>
        <w:t xml:space="preserve">4.3 Process of Elimination Framework</w:t>
      </w:r>
    </w:p>
    <w:p w:rsidR="00000000" w:rsidDel="00000000" w:rsidP="00000000" w:rsidRDefault="00000000" w:rsidRPr="00000000" w14:paraId="0000002D">
      <w:pPr>
        <w:numPr>
          <w:ilvl w:val="0"/>
          <w:numId w:val="467"/>
        </w:numPr>
        <w:spacing w:after="0" w:afterAutospacing="0" w:before="240" w:lineRule="auto"/>
        <w:ind w:left="720" w:hanging="360"/>
      </w:pPr>
      <w:r w:rsidDel="00000000" w:rsidR="00000000" w:rsidRPr="00000000">
        <w:rPr>
          <w:rtl w:val="0"/>
        </w:rPr>
        <w:t xml:space="preserve">Step 1: Eliminate based on __________</w:t>
        <w:br w:type="textWrapping"/>
      </w:r>
    </w:p>
    <w:p w:rsidR="00000000" w:rsidDel="00000000" w:rsidP="00000000" w:rsidRDefault="00000000" w:rsidRPr="00000000" w14:paraId="0000002E">
      <w:pPr>
        <w:numPr>
          <w:ilvl w:val="0"/>
          <w:numId w:val="467"/>
        </w:numPr>
        <w:spacing w:after="0" w:afterAutospacing="0" w:before="0" w:beforeAutospacing="0" w:lineRule="auto"/>
        <w:ind w:left="720" w:hanging="360"/>
      </w:pPr>
      <w:r w:rsidDel="00000000" w:rsidR="00000000" w:rsidRPr="00000000">
        <w:rPr>
          <w:rtl w:val="0"/>
        </w:rPr>
        <w:t xml:space="preserve">Step 2: Eliminate based on __________</w:t>
        <w:br w:type="textWrapping"/>
      </w:r>
    </w:p>
    <w:p w:rsidR="00000000" w:rsidDel="00000000" w:rsidP="00000000" w:rsidRDefault="00000000" w:rsidRPr="00000000" w14:paraId="0000002F">
      <w:pPr>
        <w:numPr>
          <w:ilvl w:val="0"/>
          <w:numId w:val="467"/>
        </w:numPr>
        <w:spacing w:after="240" w:before="0" w:beforeAutospacing="0" w:lineRule="auto"/>
        <w:ind w:left="720" w:hanging="360"/>
      </w:pPr>
      <w:r w:rsidDel="00000000" w:rsidR="00000000" w:rsidRPr="00000000">
        <w:rPr>
          <w:rtl w:val="0"/>
        </w:rPr>
        <w:t xml:space="preserve">Step 3: Eliminate based on __________</w:t>
        <w:br w:type="textWrapping"/>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mmreqkmk7e2x" w:id="19"/>
      <w:bookmarkEnd w:id="19"/>
      <w:r w:rsidDel="00000000" w:rsidR="00000000" w:rsidRPr="00000000">
        <w:rPr>
          <w:b w:val="1"/>
          <w:bCs w:val="1"/>
          <w:sz w:val="34"/>
          <w:szCs w:val="34"/>
          <w:rtl w:val="0"/>
        </w:rPr>
        <w:t xml:space="preserve">Final short list of “acceptable” bars:</w:t>
      </w:r>
    </w:p>
    <w:p w:rsidR="00000000" w:rsidDel="00000000" w:rsidP="00000000" w:rsidRDefault="00000000" w:rsidRPr="00000000" w14:paraId="00000031">
      <w:pPr>
        <w:numPr>
          <w:ilvl w:val="0"/>
          <w:numId w:val="950"/>
        </w:numPr>
        <w:spacing w:after="240" w:before="240" w:lineRule="auto"/>
        <w:ind w:left="720" w:hanging="360"/>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a0op22kkntkl" w:id="20"/>
      <w:bookmarkEnd w:id="20"/>
      <w:r w:rsidDel="00000000" w:rsidR="00000000" w:rsidRPr="00000000">
        <w:rPr>
          <w:b w:val="1"/>
          <w:bCs w:val="1"/>
          <w:sz w:val="34"/>
          <w:szCs w:val="34"/>
          <w:rtl w:val="0"/>
        </w:rPr>
        <w:t xml:space="preserve">Where MD Health sits: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ydhoxf8epwzt" w:id="21"/>
      <w:bookmarkEnd w:id="21"/>
      <w:r w:rsidDel="00000000" w:rsidR="00000000" w:rsidRPr="00000000">
        <w:rPr>
          <w:b w:val="1"/>
          <w:bCs w:val="1"/>
          <w:sz w:val="34"/>
          <w:szCs w:val="34"/>
          <w:rtl w:val="0"/>
        </w:rPr>
        <w:t xml:space="preserve">5. Transparency Framework</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What we show publicly (no hiding):</w:t>
      </w:r>
    </w:p>
    <w:p w:rsidR="00000000" w:rsidDel="00000000" w:rsidP="00000000" w:rsidRDefault="00000000" w:rsidRPr="00000000" w14:paraId="00000036">
      <w:pPr>
        <w:numPr>
          <w:ilvl w:val="0"/>
          <w:numId w:val="420"/>
        </w:numPr>
        <w:spacing w:after="0" w:afterAutospacing="0" w:before="240" w:lineRule="auto"/>
        <w:ind w:left="720" w:hanging="360"/>
      </w:pPr>
      <w:r w:rsidDel="00000000" w:rsidR="00000000" w:rsidRPr="00000000">
        <w:rPr>
          <w:b w:val="1"/>
          <w:bCs w:val="1"/>
          <w:sz w:val="34"/>
          <w:szCs w:val="34"/>
          <w:rtl w:val="0"/>
        </w:rPr>
        <w:t xml:space="preserve">Ingredients:</w:t>
        <w:br w:type="textWrapping"/>
      </w:r>
    </w:p>
    <w:p w:rsidR="00000000" w:rsidDel="00000000" w:rsidP="00000000" w:rsidRDefault="00000000" w:rsidRPr="00000000" w14:paraId="00000037">
      <w:pPr>
        <w:numPr>
          <w:ilvl w:val="0"/>
          <w:numId w:val="420"/>
        </w:numPr>
        <w:spacing w:after="0" w:afterAutospacing="0" w:before="0" w:beforeAutospacing="0" w:lineRule="auto"/>
        <w:ind w:left="720" w:hanging="360"/>
      </w:pPr>
      <w:r w:rsidDel="00000000" w:rsidR="00000000" w:rsidRPr="00000000">
        <w:rPr>
          <w:b w:val="1"/>
          <w:bCs w:val="1"/>
          <w:sz w:val="34"/>
          <w:szCs w:val="34"/>
          <w:rtl w:val="0"/>
        </w:rPr>
        <w:t xml:space="preserve">Sourcing:</w:t>
        <w:br w:type="textWrapping"/>
      </w:r>
    </w:p>
    <w:p w:rsidR="00000000" w:rsidDel="00000000" w:rsidP="00000000" w:rsidRDefault="00000000" w:rsidRPr="00000000" w14:paraId="00000038">
      <w:pPr>
        <w:numPr>
          <w:ilvl w:val="0"/>
          <w:numId w:val="420"/>
        </w:numPr>
        <w:spacing w:after="0" w:afterAutospacing="0" w:before="0" w:beforeAutospacing="0" w:lineRule="auto"/>
        <w:ind w:left="720" w:hanging="360"/>
      </w:pPr>
      <w:r w:rsidDel="00000000" w:rsidR="00000000" w:rsidRPr="00000000">
        <w:rPr>
          <w:b w:val="1"/>
          <w:bCs w:val="1"/>
          <w:sz w:val="34"/>
          <w:szCs w:val="34"/>
          <w:rtl w:val="0"/>
        </w:rPr>
        <w:t xml:space="preserve">Taste tradeoffs:</w:t>
        <w:br w:type="textWrapping"/>
      </w:r>
    </w:p>
    <w:p w:rsidR="00000000" w:rsidDel="00000000" w:rsidP="00000000" w:rsidRDefault="00000000" w:rsidRPr="00000000" w14:paraId="00000039">
      <w:pPr>
        <w:numPr>
          <w:ilvl w:val="0"/>
          <w:numId w:val="420"/>
        </w:numPr>
        <w:spacing w:after="240" w:before="0" w:beforeAutospacing="0" w:lineRule="auto"/>
        <w:ind w:left="720" w:hanging="360"/>
      </w:pPr>
      <w:r w:rsidDel="00000000" w:rsidR="00000000" w:rsidRPr="00000000">
        <w:rPr>
          <w:b w:val="1"/>
          <w:bCs w:val="1"/>
          <w:sz w:val="34"/>
          <w:szCs w:val="34"/>
          <w:rtl w:val="0"/>
        </w:rPr>
        <w:t xml:space="preserve">Pricing logic:</w:t>
        <w:br w:type="textWrapping"/>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v9sucdfsanfr" w:id="22"/>
      <w:bookmarkEnd w:id="22"/>
      <w:r w:rsidDel="00000000" w:rsidR="00000000" w:rsidRPr="00000000">
        <w:rPr>
          <w:b w:val="1"/>
          <w:bCs w:val="1"/>
          <w:sz w:val="34"/>
          <w:szCs w:val="34"/>
          <w:rtl w:val="0"/>
        </w:rPr>
        <w:t xml:space="preserve">What radical transparency looks like in practice: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93py15snscmh" w:id="23"/>
      <w:bookmarkEnd w:id="23"/>
      <w:r w:rsidDel="00000000" w:rsidR="00000000" w:rsidRPr="00000000">
        <w:rPr>
          <w:b w:val="1"/>
          <w:bCs w:val="1"/>
          <w:sz w:val="34"/>
          <w:szCs w:val="34"/>
          <w:rtl w:val="0"/>
        </w:rPr>
        <w:t xml:space="preserve">6. Core Message Stack</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7oqggwn7uy4p" w:id="24"/>
      <w:bookmarkEnd w:id="24"/>
      <w:r w:rsidDel="00000000" w:rsidR="00000000" w:rsidRPr="00000000">
        <w:rPr>
          <w:b w:val="1"/>
          <w:bCs w:val="1"/>
          <w:color w:val="000000"/>
          <w:sz w:val="26"/>
          <w:szCs w:val="26"/>
          <w:rtl w:val="0"/>
        </w:rPr>
        <w:t xml:space="preserve">6.1 Primary Message</w:t>
      </w:r>
    </w:p>
    <w:p w:rsidR="00000000" w:rsidDel="00000000" w:rsidP="00000000" w:rsidRDefault="00000000" w:rsidRPr="00000000" w14:paraId="0000003E">
      <w:pPr>
        <w:numPr>
          <w:ilvl w:val="0"/>
          <w:numId w:val="8"/>
        </w:numPr>
        <w:spacing w:after="240" w:before="240" w:lineRule="auto"/>
        <w:ind w:left="720" w:hanging="360"/>
      </w:pP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cpfe37eiblti" w:id="25"/>
      <w:bookmarkEnd w:id="25"/>
      <w:r w:rsidDel="00000000" w:rsidR="00000000" w:rsidRPr="00000000">
        <w:rPr>
          <w:b w:val="1"/>
          <w:bCs w:val="1"/>
          <w:color w:val="000000"/>
          <w:sz w:val="26"/>
          <w:szCs w:val="26"/>
          <w:rtl w:val="0"/>
        </w:rPr>
        <w:t xml:space="preserve">6.2 Supporting Messages</w:t>
      </w:r>
    </w:p>
    <w:p w:rsidR="00000000" w:rsidDel="00000000" w:rsidP="00000000" w:rsidRDefault="00000000" w:rsidRPr="00000000" w14:paraId="00000040">
      <w:pPr>
        <w:numPr>
          <w:ilvl w:val="0"/>
          <w:numId w:val="15"/>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41">
      <w:pPr>
        <w:numPr>
          <w:ilvl w:val="0"/>
          <w:numId w:val="1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42">
      <w:pPr>
        <w:numPr>
          <w:ilvl w:val="0"/>
          <w:numId w:val="1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p44f5akvyb34" w:id="26"/>
      <w:bookmarkEnd w:id="26"/>
      <w:r w:rsidDel="00000000" w:rsidR="00000000" w:rsidRPr="00000000">
        <w:rPr>
          <w:b w:val="1"/>
          <w:bCs w:val="1"/>
          <w:color w:val="000000"/>
          <w:sz w:val="26"/>
          <w:szCs w:val="26"/>
          <w:rtl w:val="0"/>
        </w:rPr>
        <w:t xml:space="preserve">6.3 Proof Points</w:t>
      </w:r>
    </w:p>
    <w:p w:rsidR="00000000" w:rsidDel="00000000" w:rsidP="00000000" w:rsidRDefault="00000000" w:rsidRPr="00000000" w14:paraId="00000044">
      <w:pPr>
        <w:numPr>
          <w:ilvl w:val="0"/>
          <w:numId w:val="749"/>
        </w:numPr>
        <w:spacing w:after="0" w:afterAutospacing="0" w:before="240" w:lineRule="auto"/>
        <w:ind w:left="720" w:hanging="360"/>
      </w:pPr>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045">
      <w:pPr>
        <w:numPr>
          <w:ilvl w:val="0"/>
          <w:numId w:val="74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46">
      <w:pPr>
        <w:numPr>
          <w:ilvl w:val="0"/>
          <w:numId w:val="74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dcbr6s9shqee" w:id="27"/>
      <w:bookmarkEnd w:id="27"/>
      <w:r w:rsidDel="00000000" w:rsidR="00000000" w:rsidRPr="00000000">
        <w:rPr>
          <w:b w:val="1"/>
          <w:bCs w:val="1"/>
          <w:sz w:val="34"/>
          <w:szCs w:val="34"/>
          <w:rtl w:val="0"/>
        </w:rPr>
        <w:t xml:space="preserve">7. Dr. Safdi Narrative Integration</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hep81vhgy8ny" w:id="28"/>
      <w:bookmarkEnd w:id="28"/>
      <w:r w:rsidDel="00000000" w:rsidR="00000000" w:rsidRPr="00000000">
        <w:rPr>
          <w:b w:val="1"/>
          <w:bCs w:val="1"/>
          <w:sz w:val="34"/>
          <w:szCs w:val="34"/>
          <w:rtl w:val="0"/>
        </w:rPr>
        <w:t xml:space="preserve">Core belief to reinforce:</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q2wgrnlz935s" w:id="29"/>
      <w:bookmarkEnd w:id="29"/>
      <w:r w:rsidDel="00000000" w:rsidR="00000000" w:rsidRPr="00000000">
        <w:rPr>
          <w:b w:val="1"/>
          <w:bCs w:val="1"/>
          <w:sz w:val="34"/>
          <w:szCs w:val="34"/>
          <w:rtl w:val="0"/>
        </w:rPr>
        <w:t xml:space="preserve">Role in the brand:</w:t>
      </w:r>
    </w:p>
    <w:p w:rsidR="00000000" w:rsidDel="00000000" w:rsidP="00000000" w:rsidRDefault="00000000" w:rsidRPr="00000000" w14:paraId="0000004B">
      <w:pPr>
        <w:numPr>
          <w:ilvl w:val="0"/>
          <w:numId w:val="26"/>
        </w:numPr>
        <w:spacing w:after="0" w:afterAutospacing="0" w:before="240" w:lineRule="auto"/>
        <w:ind w:left="720" w:hanging="360"/>
      </w:pPr>
      <w:r w:rsidDel="00000000" w:rsidR="00000000" w:rsidRPr="00000000">
        <w:rPr>
          <w:rtl w:val="0"/>
        </w:rPr>
        <w:t xml:space="preserve">Educator</w:t>
        <w:br w:type="textWrapping"/>
      </w:r>
    </w:p>
    <w:p w:rsidR="00000000" w:rsidDel="00000000" w:rsidP="00000000" w:rsidRDefault="00000000" w:rsidRPr="00000000" w14:paraId="0000004C">
      <w:pPr>
        <w:numPr>
          <w:ilvl w:val="0"/>
          <w:numId w:val="26"/>
        </w:numPr>
        <w:spacing w:after="0" w:afterAutospacing="0" w:before="0" w:beforeAutospacing="0" w:lineRule="auto"/>
        <w:ind w:left="720" w:hanging="360"/>
      </w:pPr>
      <w:r w:rsidDel="00000000" w:rsidR="00000000" w:rsidRPr="00000000">
        <w:rPr>
          <w:rtl w:val="0"/>
        </w:rPr>
        <w:t xml:space="preserve">Authority</w:t>
        <w:br w:type="textWrapping"/>
      </w:r>
    </w:p>
    <w:p w:rsidR="00000000" w:rsidDel="00000000" w:rsidP="00000000" w:rsidRDefault="00000000" w:rsidRPr="00000000" w14:paraId="0000004D">
      <w:pPr>
        <w:numPr>
          <w:ilvl w:val="0"/>
          <w:numId w:val="26"/>
        </w:numPr>
        <w:spacing w:after="0" w:afterAutospacing="0" w:before="0" w:beforeAutospacing="0" w:lineRule="auto"/>
        <w:ind w:left="720" w:hanging="360"/>
      </w:pPr>
      <w:r w:rsidDel="00000000" w:rsidR="00000000" w:rsidRPr="00000000">
        <w:rPr>
          <w:rtl w:val="0"/>
        </w:rPr>
        <w:t xml:space="preserve">Translator</w:t>
        <w:br w:type="textWrapping"/>
      </w:r>
    </w:p>
    <w:p w:rsidR="00000000" w:rsidDel="00000000" w:rsidP="00000000" w:rsidRDefault="00000000" w:rsidRPr="00000000" w14:paraId="0000004E">
      <w:pPr>
        <w:numPr>
          <w:ilvl w:val="0"/>
          <w:numId w:val="26"/>
        </w:numPr>
        <w:spacing w:after="240" w:before="0" w:beforeAutospacing="0" w:lineRule="auto"/>
        <w:ind w:left="720" w:hanging="360"/>
      </w:pPr>
      <w:r w:rsidDel="00000000" w:rsidR="00000000" w:rsidRPr="00000000">
        <w:rPr>
          <w:rtl w:val="0"/>
        </w:rPr>
        <w:t xml:space="preserve">Challenger of the system]</w:t>
        <w:br w:type="textWrapping"/>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wlrq97lsknlc" w:id="30"/>
      <w:bookmarkEnd w:id="30"/>
      <w:r w:rsidDel="00000000" w:rsidR="00000000" w:rsidRPr="00000000">
        <w:rPr>
          <w:b w:val="1"/>
          <w:bCs w:val="1"/>
          <w:sz w:val="34"/>
          <w:szCs w:val="34"/>
          <w:rtl w:val="0"/>
        </w:rPr>
        <w:t xml:space="preserve">Lines we lean into repeatedly:</w:t>
      </w:r>
    </w:p>
    <w:p w:rsidR="00000000" w:rsidDel="00000000" w:rsidP="00000000" w:rsidRDefault="00000000" w:rsidRPr="00000000" w14:paraId="00000050">
      <w:pPr>
        <w:numPr>
          <w:ilvl w:val="0"/>
          <w:numId w:val="247"/>
        </w:numPr>
        <w:spacing w:after="240" w:before="240" w:lineRule="auto"/>
        <w:ind w:left="720" w:hanging="360"/>
      </w:pP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plz4eg7h26wb" w:id="31"/>
      <w:bookmarkEnd w:id="31"/>
      <w:r w:rsidDel="00000000" w:rsidR="00000000" w:rsidRPr="00000000">
        <w:rPr>
          <w:b w:val="1"/>
          <w:bCs w:val="1"/>
          <w:sz w:val="34"/>
          <w:szCs w:val="34"/>
          <w:rtl w:val="0"/>
        </w:rPr>
        <w:t xml:space="preserve">Lines we avoid:</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602wouclhxlp" w:id="32"/>
      <w:bookmarkEnd w:id="32"/>
      <w:r w:rsidDel="00000000" w:rsidR="00000000" w:rsidRPr="00000000">
        <w:rPr>
          <w:b w:val="1"/>
          <w:bCs w:val="1"/>
          <w:sz w:val="34"/>
          <w:szCs w:val="34"/>
          <w:rtl w:val="0"/>
        </w:rPr>
        <w:t xml:space="preserve">8. Competitive Exposure Strategy</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gjglem9mqy5t" w:id="33"/>
      <w:bookmarkEnd w:id="33"/>
      <w:r w:rsidDel="00000000" w:rsidR="00000000" w:rsidRPr="00000000">
        <w:rPr>
          <w:b w:val="1"/>
          <w:bCs w:val="1"/>
          <w:sz w:val="34"/>
          <w:szCs w:val="34"/>
          <w:rtl w:val="0"/>
        </w:rPr>
        <w:t xml:space="preserve">How competitors expose themselves through their own marketing:</w:t>
      </w:r>
    </w:p>
    <w:p w:rsidR="00000000" w:rsidDel="00000000" w:rsidP="00000000" w:rsidRDefault="00000000" w:rsidRPr="00000000" w14:paraId="00000055">
      <w:pPr>
        <w:numPr>
          <w:ilvl w:val="0"/>
          <w:numId w:val="661"/>
        </w:numPr>
        <w:spacing w:after="240" w:before="240" w:lineRule="auto"/>
        <w:ind w:left="720" w:hanging="360"/>
      </w:pP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80fv3sez32u6" w:id="34"/>
      <w:bookmarkEnd w:id="34"/>
      <w:r w:rsidDel="00000000" w:rsidR="00000000" w:rsidRPr="00000000">
        <w:rPr>
          <w:b w:val="1"/>
          <w:bCs w:val="1"/>
          <w:sz w:val="34"/>
          <w:szCs w:val="34"/>
          <w:rtl w:val="0"/>
        </w:rPr>
        <w:t xml:space="preserve">Where we contrast (without attacking):</w:t>
      </w:r>
    </w:p>
    <w:p w:rsidR="00000000" w:rsidDel="00000000" w:rsidP="00000000" w:rsidRDefault="00000000" w:rsidRPr="00000000" w14:paraId="00000057">
      <w:pPr>
        <w:numPr>
          <w:ilvl w:val="0"/>
          <w:numId w:val="21"/>
        </w:numPr>
        <w:spacing w:after="240" w:before="240" w:lineRule="auto"/>
        <w:ind w:left="720" w:hanging="360"/>
      </w:pPr>
      <w:r w:rsidDel="00000000" w:rsidR="00000000" w:rsidRPr="00000000">
        <w:rPr>
          <w:rtl w:val="0"/>
        </w:rPr>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Formats to execute this:</w:t>
      </w:r>
    </w:p>
    <w:p w:rsidR="00000000" w:rsidDel="00000000" w:rsidP="00000000" w:rsidRDefault="00000000" w:rsidRPr="00000000" w14:paraId="00000059">
      <w:pPr>
        <w:numPr>
          <w:ilvl w:val="0"/>
          <w:numId w:val="932"/>
        </w:numPr>
        <w:spacing w:after="0" w:afterAutospacing="0" w:before="240" w:lineRule="auto"/>
        <w:ind w:left="720" w:hanging="360"/>
      </w:pPr>
      <w:r w:rsidDel="00000000" w:rsidR="00000000" w:rsidRPr="00000000">
        <w:rPr>
          <w:rtl w:val="0"/>
        </w:rPr>
        <w:t xml:space="preserve">Charts</w:t>
        <w:br w:type="textWrapping"/>
      </w:r>
    </w:p>
    <w:p w:rsidR="00000000" w:rsidDel="00000000" w:rsidP="00000000" w:rsidRDefault="00000000" w:rsidRPr="00000000" w14:paraId="0000005A">
      <w:pPr>
        <w:numPr>
          <w:ilvl w:val="0"/>
          <w:numId w:val="932"/>
        </w:numPr>
        <w:spacing w:after="0" w:afterAutospacing="0" w:before="0" w:beforeAutospacing="0" w:lineRule="auto"/>
        <w:ind w:left="720" w:hanging="360"/>
      </w:pPr>
      <w:r w:rsidDel="00000000" w:rsidR="00000000" w:rsidRPr="00000000">
        <w:rPr>
          <w:rtl w:val="0"/>
        </w:rPr>
        <w:t xml:space="preserve">Side-by-sides</w:t>
        <w:br w:type="textWrapping"/>
      </w:r>
    </w:p>
    <w:p w:rsidR="00000000" w:rsidDel="00000000" w:rsidP="00000000" w:rsidRDefault="00000000" w:rsidRPr="00000000" w14:paraId="0000005B">
      <w:pPr>
        <w:numPr>
          <w:ilvl w:val="0"/>
          <w:numId w:val="932"/>
        </w:numPr>
        <w:spacing w:after="0" w:afterAutospacing="0" w:before="0" w:beforeAutospacing="0" w:lineRule="auto"/>
        <w:ind w:left="720" w:hanging="360"/>
      </w:pPr>
      <w:r w:rsidDel="00000000" w:rsidR="00000000" w:rsidRPr="00000000">
        <w:rPr>
          <w:rtl w:val="0"/>
        </w:rPr>
        <w:t xml:space="preserve">Ingredient callouts</w:t>
        <w:br w:type="textWrapping"/>
      </w:r>
    </w:p>
    <w:p w:rsidR="00000000" w:rsidDel="00000000" w:rsidP="00000000" w:rsidRDefault="00000000" w:rsidRPr="00000000" w14:paraId="0000005C">
      <w:pPr>
        <w:numPr>
          <w:ilvl w:val="0"/>
          <w:numId w:val="932"/>
        </w:numPr>
        <w:spacing w:after="0" w:afterAutospacing="0" w:before="0" w:beforeAutospacing="0" w:lineRule="auto"/>
        <w:ind w:left="720" w:hanging="360"/>
      </w:pPr>
      <w:r w:rsidDel="00000000" w:rsidR="00000000" w:rsidRPr="00000000">
        <w:rPr>
          <w:rtl w:val="0"/>
        </w:rPr>
        <w:t xml:space="preserve">Marketing claim breakdowns / Case studies</w:t>
      </w:r>
    </w:p>
    <w:p w:rsidR="00000000" w:rsidDel="00000000" w:rsidP="00000000" w:rsidRDefault="00000000" w:rsidRPr="00000000" w14:paraId="0000005D">
      <w:pPr>
        <w:numPr>
          <w:ilvl w:val="0"/>
          <w:numId w:val="932"/>
        </w:numPr>
        <w:spacing w:after="240" w:before="0" w:beforeAutospacing="0" w:lineRule="auto"/>
        <w:ind w:left="720" w:hanging="360"/>
      </w:pPr>
      <w:r w:rsidDel="00000000" w:rsidR="00000000" w:rsidRPr="00000000">
        <w:rPr>
          <w:rtl w:val="0"/>
        </w:rPr>
        <w:t xml:space="preserve">PAins Claims Gains</w:t>
        <w:br w:type="textWrapping"/>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j1y9xrmnada6" w:id="35"/>
      <w:bookmarkEnd w:id="35"/>
      <w:r w:rsidDel="00000000" w:rsidR="00000000" w:rsidRPr="00000000">
        <w:rPr>
          <w:b w:val="1"/>
          <w:bCs w:val="1"/>
          <w:sz w:val="34"/>
          <w:szCs w:val="34"/>
          <w:rtl w:val="0"/>
        </w:rPr>
        <w:t xml:space="preserve">9. Audience Segmentation (To Be Filled Per Thread)</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fj5q8tra268i" w:id="36"/>
      <w:bookmarkEnd w:id="36"/>
      <w:r w:rsidDel="00000000" w:rsidR="00000000" w:rsidRPr="00000000">
        <w:rPr>
          <w:b w:val="1"/>
          <w:bCs w:val="1"/>
          <w:sz w:val="34"/>
          <w:szCs w:val="34"/>
          <w:rtl w:val="0"/>
        </w:rPr>
        <w:t xml:space="preserve">Audience Name:</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ibr8tzi5tgpl" w:id="37"/>
      <w:bookmarkEnd w:id="37"/>
      <w:r w:rsidDel="00000000" w:rsidR="00000000" w:rsidRPr="00000000">
        <w:rPr>
          <w:b w:val="1"/>
          <w:bCs w:val="1"/>
          <w:sz w:val="34"/>
          <w:szCs w:val="34"/>
          <w:rtl w:val="0"/>
        </w:rPr>
        <w:t xml:space="preserve">Core pain:</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cexipz2abff4" w:id="38"/>
      <w:bookmarkEnd w:id="38"/>
      <w:r w:rsidDel="00000000" w:rsidR="00000000" w:rsidRPr="00000000">
        <w:rPr>
          <w:b w:val="1"/>
          <w:bCs w:val="1"/>
          <w:sz w:val="34"/>
          <w:szCs w:val="34"/>
          <w:rtl w:val="0"/>
        </w:rPr>
        <w:t xml:space="preserve">What they currently believe:</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ncvcu14gizyb" w:id="39"/>
      <w:bookmarkEnd w:id="39"/>
      <w:r w:rsidDel="00000000" w:rsidR="00000000" w:rsidRPr="00000000">
        <w:rPr>
          <w:b w:val="1"/>
          <w:bCs w:val="1"/>
          <w:sz w:val="34"/>
          <w:szCs w:val="34"/>
          <w:rtl w:val="0"/>
        </w:rPr>
        <w:t xml:space="preserve">What we need them to believe instead:</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j3cw2hi1ztio" w:id="40"/>
      <w:bookmarkEnd w:id="40"/>
      <w:r w:rsidDel="00000000" w:rsidR="00000000" w:rsidRPr="00000000">
        <w:rPr>
          <w:b w:val="1"/>
          <w:bCs w:val="1"/>
          <w:sz w:val="34"/>
          <w:szCs w:val="34"/>
          <w:rtl w:val="0"/>
        </w:rPr>
        <w:t xml:space="preserve">Primary hook:</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e16ss6otah5a" w:id="41"/>
      <w:bookmarkEnd w:id="41"/>
      <w:r w:rsidDel="00000000" w:rsidR="00000000" w:rsidRPr="00000000">
        <w:rPr>
          <w:b w:val="1"/>
          <w:bCs w:val="1"/>
          <w:sz w:val="34"/>
          <w:szCs w:val="34"/>
          <w:rtl w:val="0"/>
        </w:rPr>
        <w:t xml:space="preserve">10. Channel Strategy (Framework Only)</w:t>
      </w:r>
    </w:p>
    <w:p w:rsidR="00000000" w:rsidDel="00000000" w:rsidP="00000000" w:rsidRDefault="00000000" w:rsidRPr="00000000" w14:paraId="00000067">
      <w:pPr>
        <w:spacing w:after="240" w:before="240" w:lineRule="auto"/>
        <w:rPr>
          <w:i w:val="1"/>
          <w:iCs w:val="1"/>
        </w:rPr>
      </w:pPr>
      <w:r w:rsidDel="00000000" w:rsidR="00000000" w:rsidRPr="00000000">
        <w:rPr>
          <w:i w:val="1"/>
          <w:iCs w:val="1"/>
          <w:rtl w:val="0"/>
        </w:rPr>
        <w:t xml:space="preserve">(Fill per channel in separate threads)</w:t>
      </w:r>
    </w:p>
    <w:p w:rsidR="00000000" w:rsidDel="00000000" w:rsidP="00000000" w:rsidRDefault="00000000" w:rsidRPr="00000000" w14:paraId="00000068">
      <w:pPr>
        <w:numPr>
          <w:ilvl w:val="0"/>
          <w:numId w:val="541"/>
        </w:numPr>
        <w:spacing w:after="0" w:afterAutospacing="0" w:before="240" w:lineRule="auto"/>
        <w:ind w:left="720" w:hanging="360"/>
      </w:pPr>
      <w:r w:rsidDel="00000000" w:rsidR="00000000" w:rsidRPr="00000000">
        <w:rPr>
          <w:rtl w:val="0"/>
        </w:rPr>
        <w:t xml:space="preserve">Website:</w:t>
        <w:br w:type="textWrapping"/>
      </w:r>
    </w:p>
    <w:p w:rsidR="00000000" w:rsidDel="00000000" w:rsidP="00000000" w:rsidRDefault="00000000" w:rsidRPr="00000000" w14:paraId="00000069">
      <w:pPr>
        <w:numPr>
          <w:ilvl w:val="0"/>
          <w:numId w:val="541"/>
        </w:numPr>
        <w:spacing w:after="0" w:afterAutospacing="0" w:before="0" w:beforeAutospacing="0" w:lineRule="auto"/>
        <w:ind w:left="720" w:hanging="360"/>
      </w:pPr>
      <w:r w:rsidDel="00000000" w:rsidR="00000000" w:rsidRPr="00000000">
        <w:rPr>
          <w:rtl w:val="0"/>
        </w:rPr>
        <w:t xml:space="preserve">Paid Social:</w:t>
        <w:br w:type="textWrapping"/>
      </w:r>
    </w:p>
    <w:p w:rsidR="00000000" w:rsidDel="00000000" w:rsidP="00000000" w:rsidRDefault="00000000" w:rsidRPr="00000000" w14:paraId="0000006A">
      <w:pPr>
        <w:numPr>
          <w:ilvl w:val="0"/>
          <w:numId w:val="541"/>
        </w:numPr>
        <w:spacing w:after="0" w:afterAutospacing="0" w:before="0" w:beforeAutospacing="0" w:lineRule="auto"/>
        <w:ind w:left="720" w:hanging="360"/>
      </w:pPr>
      <w:r w:rsidDel="00000000" w:rsidR="00000000" w:rsidRPr="00000000">
        <w:rPr>
          <w:rtl w:val="0"/>
        </w:rPr>
        <w:t xml:space="preserve">Organic Social:  We need to discuss the situation with Russel Brand</w:t>
      </w:r>
    </w:p>
    <w:p w:rsidR="00000000" w:rsidDel="00000000" w:rsidP="00000000" w:rsidRDefault="00000000" w:rsidRPr="00000000" w14:paraId="0000006B">
      <w:pPr>
        <w:numPr>
          <w:ilvl w:val="0"/>
          <w:numId w:val="541"/>
        </w:numPr>
        <w:spacing w:after="0" w:afterAutospacing="0" w:before="0" w:beforeAutospacing="0" w:lineRule="auto"/>
        <w:ind w:left="720" w:hanging="360"/>
      </w:pPr>
      <w:r w:rsidDel="00000000" w:rsidR="00000000" w:rsidRPr="00000000">
        <w:rPr>
          <w:rtl w:val="0"/>
        </w:rPr>
        <w:t xml:space="preserve">Email:</w:t>
        <w:br w:type="textWrapping"/>
      </w:r>
    </w:p>
    <w:p w:rsidR="00000000" w:rsidDel="00000000" w:rsidP="00000000" w:rsidRDefault="00000000" w:rsidRPr="00000000" w14:paraId="0000006C">
      <w:pPr>
        <w:numPr>
          <w:ilvl w:val="0"/>
          <w:numId w:val="541"/>
        </w:numPr>
        <w:spacing w:after="0" w:afterAutospacing="0" w:before="0" w:beforeAutospacing="0" w:lineRule="auto"/>
        <w:ind w:left="720" w:hanging="360"/>
      </w:pPr>
      <w:r w:rsidDel="00000000" w:rsidR="00000000" w:rsidRPr="00000000">
        <w:rPr>
          <w:rtl w:val="0"/>
        </w:rPr>
        <w:t xml:space="preserve">Retail / In-Store:</w:t>
        <w:br w:type="textWrapping"/>
      </w:r>
    </w:p>
    <w:p w:rsidR="00000000" w:rsidDel="00000000" w:rsidP="00000000" w:rsidRDefault="00000000" w:rsidRPr="00000000" w14:paraId="0000006D">
      <w:pPr>
        <w:numPr>
          <w:ilvl w:val="0"/>
          <w:numId w:val="541"/>
        </w:numPr>
        <w:spacing w:after="0" w:afterAutospacing="0" w:before="0" w:beforeAutospacing="0" w:lineRule="auto"/>
        <w:ind w:left="720" w:hanging="360"/>
      </w:pPr>
      <w:r w:rsidDel="00000000" w:rsidR="00000000" w:rsidRPr="00000000">
        <w:rPr>
          <w:rtl w:val="0"/>
        </w:rPr>
        <w:t xml:space="preserve">Partnerships:</w:t>
        <w:br w:type="textWrapping"/>
      </w:r>
    </w:p>
    <w:p w:rsidR="00000000" w:rsidDel="00000000" w:rsidP="00000000" w:rsidRDefault="00000000" w:rsidRPr="00000000" w14:paraId="0000006E">
      <w:pPr>
        <w:numPr>
          <w:ilvl w:val="0"/>
          <w:numId w:val="541"/>
        </w:numPr>
        <w:spacing w:after="240" w:before="0" w:beforeAutospacing="0" w:lineRule="auto"/>
        <w:ind w:left="720" w:hanging="360"/>
      </w:pPr>
      <w:r w:rsidDel="00000000" w:rsidR="00000000" w:rsidRPr="00000000">
        <w:rPr>
          <w:rtl w:val="0"/>
        </w:rPr>
        <w:t xml:space="preserve">PR / Earned Media:</w:t>
        <w:br w:type="textWrapping"/>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6qsgj3jx5mq5" w:id="42"/>
      <w:bookmarkEnd w:id="42"/>
      <w:r w:rsidDel="00000000" w:rsidR="00000000" w:rsidRPr="00000000">
        <w:rPr>
          <w:b w:val="1"/>
          <w:bCs w:val="1"/>
          <w:sz w:val="34"/>
          <w:szCs w:val="34"/>
          <w:rtl w:val="0"/>
        </w:rPr>
        <w:t xml:space="preserve">11. Content Buckets</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fq7no62wcdti" w:id="43"/>
      <w:bookmarkEnd w:id="43"/>
      <w:r w:rsidDel="00000000" w:rsidR="00000000" w:rsidRPr="00000000">
        <w:rPr>
          <w:b w:val="1"/>
          <w:bCs w:val="1"/>
          <w:sz w:val="34"/>
          <w:szCs w:val="34"/>
          <w:rtl w:val="0"/>
        </w:rPr>
        <w:t xml:space="preserve">Education:</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qivmo2kzvodc" w:id="44"/>
      <w:bookmarkEnd w:id="44"/>
      <w:r w:rsidDel="00000000" w:rsidR="00000000" w:rsidRPr="00000000">
        <w:rPr>
          <w:rFonts w:ascii="Arial Unicode MS" w:cs="Arial Unicode MS" w:eastAsia="Arial Unicode MS" w:hAnsi="Arial Unicode MS"/>
          <w:b w:val="1"/>
          <w:bCs w:val="1"/>
          <w:sz w:val="34"/>
          <w:szCs w:val="34"/>
          <w:rtl w:val="0"/>
        </w:rPr>
        <w:t xml:space="preserve">Fear → Relief:</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wc6tg9qocuxu" w:id="45"/>
      <w:bookmarkEnd w:id="45"/>
      <w:r w:rsidDel="00000000" w:rsidR="00000000" w:rsidRPr="00000000">
        <w:rPr>
          <w:b w:val="1"/>
          <w:bCs w:val="1"/>
          <w:sz w:val="34"/>
          <w:szCs w:val="34"/>
          <w:rtl w:val="0"/>
        </w:rPr>
        <w:t xml:space="preserve">Transparency:</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8dywy5k0iiy8" w:id="46"/>
      <w:bookmarkEnd w:id="46"/>
      <w:r w:rsidDel="00000000" w:rsidR="00000000" w:rsidRPr="00000000">
        <w:rPr>
          <w:b w:val="1"/>
          <w:bCs w:val="1"/>
          <w:sz w:val="34"/>
          <w:szCs w:val="34"/>
          <w:rtl w:val="0"/>
        </w:rPr>
        <w:t xml:space="preserve">Comparison:</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7qo8g3hn4edg" w:id="47"/>
      <w:bookmarkEnd w:id="47"/>
      <w:r w:rsidDel="00000000" w:rsidR="00000000" w:rsidRPr="00000000">
        <w:rPr>
          <w:b w:val="1"/>
          <w:bCs w:val="1"/>
          <w:sz w:val="34"/>
          <w:szCs w:val="34"/>
          <w:rtl w:val="0"/>
        </w:rPr>
        <w:t xml:space="preserve">Mission-driven storytelling:</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8jqlnxr7wbru" w:id="48"/>
      <w:bookmarkEnd w:id="48"/>
      <w:r w:rsidDel="00000000" w:rsidR="00000000" w:rsidRPr="00000000">
        <w:rPr>
          <w:b w:val="1"/>
          <w:bCs w:val="1"/>
          <w:sz w:val="34"/>
          <w:szCs w:val="34"/>
          <w:rtl w:val="0"/>
        </w:rPr>
        <w:t xml:space="preserve">12. Success Metrics (Define Later)</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s1s6ej6qvztu" w:id="49"/>
      <w:bookmarkEnd w:id="49"/>
      <w:r w:rsidDel="00000000" w:rsidR="00000000" w:rsidRPr="00000000">
        <w:rPr>
          <w:b w:val="1"/>
          <w:bCs w:val="1"/>
          <w:sz w:val="34"/>
          <w:szCs w:val="34"/>
          <w:rtl w:val="0"/>
        </w:rPr>
        <w:t xml:space="preserve">Short-term signals:</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3drhkqwogo9r" w:id="50"/>
      <w:bookmarkEnd w:id="50"/>
      <w:r w:rsidDel="00000000" w:rsidR="00000000" w:rsidRPr="00000000">
        <w:rPr>
          <w:b w:val="1"/>
          <w:bCs w:val="1"/>
          <w:sz w:val="34"/>
          <w:szCs w:val="34"/>
          <w:rtl w:val="0"/>
        </w:rPr>
        <w:t xml:space="preserve">Mid-term signals:</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oa2l8ko83e9i" w:id="51"/>
      <w:bookmarkEnd w:id="51"/>
      <w:r w:rsidDel="00000000" w:rsidR="00000000" w:rsidRPr="00000000">
        <w:rPr>
          <w:b w:val="1"/>
          <w:bCs w:val="1"/>
          <w:sz w:val="34"/>
          <w:szCs w:val="34"/>
          <w:rtl w:val="0"/>
        </w:rPr>
        <w:t xml:space="preserve">Long-term signals: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ji6s45wyu8yb" w:id="52"/>
      <w:bookmarkEnd w:id="52"/>
      <w:r w:rsidDel="00000000" w:rsidR="00000000" w:rsidRPr="00000000">
        <w:rPr>
          <w:b w:val="1"/>
          <w:bCs w:val="1"/>
          <w:sz w:val="34"/>
          <w:szCs w:val="34"/>
          <w:rtl w:val="0"/>
        </w:rPr>
        <w:t xml:space="preserve">13. Open Questions / Assumptions</w:t>
      </w:r>
    </w:p>
    <w:p w:rsidR="00000000" w:rsidDel="00000000" w:rsidP="00000000" w:rsidRDefault="00000000" w:rsidRPr="00000000" w14:paraId="0000007D">
      <w:pPr>
        <w:spacing w:after="240" w:before="240" w:lineRule="auto"/>
        <w:rPr>
          <w:i w:val="1"/>
          <w:iCs w:val="1"/>
        </w:rPr>
      </w:pPr>
      <w:r w:rsidDel="00000000" w:rsidR="00000000" w:rsidRPr="00000000">
        <w:rPr>
          <w:i w:val="1"/>
          <w:iCs w:val="1"/>
          <w:rtl w:val="0"/>
        </w:rPr>
        <w:t xml:space="preserve">(Explicitly list what’s unknown so nothing gets buried)</w:t>
      </w:r>
    </w:p>
    <w:p w:rsidR="00000000" w:rsidDel="00000000" w:rsidP="00000000" w:rsidRDefault="00000000" w:rsidRPr="00000000" w14:paraId="0000007E">
      <w:pPr>
        <w:numPr>
          <w:ilvl w:val="0"/>
          <w:numId w:val="726"/>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7F">
      <w:pPr>
        <w:numPr>
          <w:ilvl w:val="0"/>
          <w:numId w:val="72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80">
      <w:pPr>
        <w:numPr>
          <w:ilvl w:val="0"/>
          <w:numId w:val="72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ls47uixs0yf"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MD Health — Marketing Plan Master Template</w: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2c4qko2odtk6" w:id="54"/>
      <w:bookmarkEnd w:id="54"/>
      <w:r w:rsidDel="00000000" w:rsidR="00000000" w:rsidRPr="00000000">
        <w:rPr>
          <w:b w:val="1"/>
          <w:bCs w:val="1"/>
          <w:sz w:val="46"/>
          <w:szCs w:val="46"/>
          <w:rtl w:val="0"/>
        </w:rPr>
        <w:t xml:space="preserve">MD Health — Marketing Plan Master Template</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ni6olk2in4rf" w:id="55"/>
      <w:bookmarkEnd w:id="55"/>
      <w:r w:rsidDel="00000000" w:rsidR="00000000" w:rsidRPr="00000000">
        <w:rPr>
          <w:b w:val="1"/>
          <w:bCs w:val="1"/>
          <w:sz w:val="34"/>
          <w:szCs w:val="34"/>
          <w:rtl w:val="0"/>
        </w:rPr>
        <w:t xml:space="preserve">1. Mission &amp; Stakes</w:t>
      </w:r>
      <w:ins w:author="rick@witzllc.com" w:id="0" w:date="2025-12-28T16:30:37Z">
        <w:r w:rsidDel="00000000" w:rsidR="00000000" w:rsidRPr="00000000">
          <w:rPr>
            <w:b w:val="1"/>
            <w:bCs w:val="1"/>
            <w:sz w:val="34"/>
            <w:szCs w:val="34"/>
            <w:rtl w:val="0"/>
          </w:rPr>
          <w:t xml:space="preserve"> [let me add some thoughts and comments here to further refine our thinking]</w:t>
        </w:r>
      </w:ins>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ins w:author="rick@witzllc.com" w:id="1" w:date="2025-12-28T16:32:10Z"/>
          <w:sz w:val="34"/>
          <w:szCs w:val="34"/>
        </w:rPr>
      </w:pPr>
      <w:r w:rsidDel="00000000" w:rsidR="00000000" w:rsidRPr="00000000">
        <w:rPr>
          <w:sz w:val="34"/>
          <w:szCs w:val="34"/>
          <w:rtl w:val="0"/>
        </w:rPr>
        <w:t xml:space="preserve">Purpose of the brand (1–2 sentences):</w:t>
      </w:r>
      <w:ins w:author="rick@witzllc.com" w:id="1" w:date="2025-12-28T16:32:10Z">
        <w:bookmarkStart w:colFirst="0" w:colLast="0" w:name="_lbe4e2en92d3" w:id="56"/>
        <w:bookmarkEnd w:id="56"/>
        <w:r w:rsidDel="00000000" w:rsidR="00000000" w:rsidRPr="00000000">
          <w:rPr>
            <w:sz w:val="34"/>
            <w:szCs w:val="34"/>
            <w:rtl w:val="0"/>
          </w:rPr>
          <w:t xml:space="preserve"> Start with MD Health’s “Why”   This is the motivation behind why this company exists. What we as people and as an organization believe in. Why MD Health exists and all of us want to be involved in growing it. It is our purpose and finding clarity with respect to it is the hardest thing a company does. But clarity of purpose will be the guiding principle that shapes all we do. It will allow team cohesion, quicker decision making and customer association.  This is the fundamental need our company is built to meet.</w:t>
        </w:r>
      </w:ins>
    </w:p>
    <w:p w:rsidR="00000000" w:rsidDel="00000000" w:rsidP="00000000" w:rsidRDefault="00000000" w:rsidRPr="00000000" w14:paraId="00000086">
      <w:pPr>
        <w:rPr>
          <w:ins w:author="rick@witzllc.com" w:id="1" w:date="2025-12-28T16:32:10Z"/>
        </w:rPr>
      </w:pPr>
      <w:ins w:author="rick@witzllc.com" w:id="1" w:date="2025-12-28T16:32:10Z">
        <w:r w:rsidDel="00000000" w:rsidR="00000000" w:rsidRPr="00000000">
          <w:rPr>
            <w:rtl w:val="0"/>
          </w:rPr>
        </w:r>
      </w:ins>
    </w:p>
    <w:p w:rsidR="00000000" w:rsidDel="00000000" w:rsidP="00000000" w:rsidRDefault="00000000" w:rsidRPr="00000000" w14:paraId="00000087">
      <w:pPr>
        <w:rPr>
          <w:ins w:author="rick@witzllc.com" w:id="1" w:date="2025-12-28T16:32:10Z"/>
        </w:rPr>
      </w:pPr>
      <w:ins w:author="rick@witzllc.com" w:id="1" w:date="2025-12-28T16:32:10Z">
        <w:r w:rsidDel="00000000" w:rsidR="00000000" w:rsidRPr="00000000">
          <w:rPr>
            <w:rtl w:val="0"/>
          </w:rPr>
          <w:t xml:space="preserve">Why?  To help people live healthier lives through diet</w:t>
        </w:r>
      </w:ins>
    </w:p>
    <w:p w:rsidR="00000000" w:rsidDel="00000000" w:rsidP="00000000" w:rsidRDefault="00000000" w:rsidRPr="00000000" w14:paraId="00000088">
      <w:pPr>
        <w:rPr>
          <w:ins w:author="rick@witzllc.com" w:id="1" w:date="2025-12-28T16:32:10Z"/>
        </w:rPr>
      </w:pPr>
      <w:ins w:author="rick@witzllc.com" w:id="1" w:date="2025-12-28T16:32:10Z">
        <w:r w:rsidDel="00000000" w:rsidR="00000000" w:rsidRPr="00000000">
          <w:rPr>
            <w:rtl w:val="0"/>
          </w:rPr>
          <w:t xml:space="preserve">How?  Crafting a tasty, convenient pure whole superfood bar</w:t>
        </w:r>
      </w:ins>
    </w:p>
    <w:p w:rsidR="00000000" w:rsidDel="00000000" w:rsidP="00000000" w:rsidRDefault="00000000" w:rsidRPr="00000000" w14:paraId="00000089">
      <w:pPr>
        <w:rPr>
          <w:ins w:author="rick@witzllc.com" w:id="1" w:date="2025-12-28T16:32:10Z"/>
        </w:rPr>
      </w:pPr>
      <w:ins w:author="rick@witzllc.com" w:id="1" w:date="2025-12-28T16:32:10Z">
        <w:r w:rsidDel="00000000" w:rsidR="00000000" w:rsidRPr="00000000">
          <w:rPr>
            <w:rtl w:val="0"/>
          </w:rPr>
          <w:t xml:space="preserve">What? We sell healthy bars and nuggets. Want to buy one?</w:t>
        </w:r>
      </w:ins>
    </w:p>
    <w:p w:rsidR="00000000" w:rsidDel="00000000" w:rsidP="00000000" w:rsidRDefault="00000000" w:rsidRPr="00000000" w14:paraId="0000008A">
      <w:pPr>
        <w:rPr>
          <w:ins w:author="rick@witzllc.com" w:id="1" w:date="2025-12-28T16:32:10Z"/>
        </w:rPr>
      </w:pPr>
      <w:ins w:author="rick@witzllc.com" w:id="1" w:date="2025-12-28T16:32:10Z">
        <w:r w:rsidDel="00000000" w:rsidR="00000000" w:rsidRPr="00000000">
          <w:rPr>
            <w:rtl w:val="0"/>
          </w:rPr>
        </w:r>
      </w:ins>
    </w:p>
    <w:p w:rsidR="00000000" w:rsidDel="00000000" w:rsidP="00000000" w:rsidRDefault="00000000" w:rsidRPr="00000000" w14:paraId="0000008B">
      <w:pPr>
        <w:rPr/>
      </w:pPr>
      <w:ins w:author="rick@witzllc.com" w:id="1" w:date="2025-12-28T16:32:10Z">
        <w:r w:rsidDel="00000000" w:rsidR="00000000" w:rsidRPr="00000000">
          <w:rPr>
            <w:rtl w:val="0"/>
          </w:rPr>
          <w:t xml:space="preserve">Living our Why will be harder than defining it.</w:t>
        </w:r>
      </w:ins>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sz w:val="34"/>
          <w:szCs w:val="34"/>
        </w:rPr>
      </w:pPr>
      <w:bookmarkStart w:colFirst="0" w:colLast="0" w:name="_3k5amiildx98" w:id="57"/>
      <w:bookmarkEnd w:id="57"/>
      <w:r w:rsidDel="00000000" w:rsidR="00000000" w:rsidRPr="00000000">
        <w:rPr>
          <w:sz w:val="34"/>
          <w:szCs w:val="34"/>
          <w:rtl w:val="0"/>
        </w:rPr>
        <w:t xml:space="preserve">The problem we are fighting:</w:t>
      </w:r>
      <w:ins w:author="rick@witzllc.com" w:id="2" w:date="2025-12-28T16:40:53Z">
        <w:r w:rsidDel="00000000" w:rsidR="00000000" w:rsidRPr="00000000">
          <w:rPr>
            <w:sz w:val="34"/>
            <w:szCs w:val="34"/>
            <w:rtl w:val="0"/>
          </w:rPr>
          <w:t xml:space="preserve"> Poor health outcomes leading to low quality of life in your later years. Quantify.</w:t>
        </w:r>
      </w:ins>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sz w:val="34"/>
          <w:szCs w:val="34"/>
        </w:rPr>
      </w:pPr>
      <w:bookmarkStart w:colFirst="0" w:colLast="0" w:name="_b8x4psog5w9h" w:id="58"/>
      <w:bookmarkEnd w:id="58"/>
      <w:r w:rsidDel="00000000" w:rsidR="00000000" w:rsidRPr="00000000">
        <w:rPr>
          <w:sz w:val="34"/>
          <w:szCs w:val="34"/>
          <w:rtl w:val="0"/>
        </w:rPr>
        <w:t xml:space="preserve">Why this problem matters </w:t>
      </w:r>
      <w:r w:rsidDel="00000000" w:rsidR="00000000" w:rsidRPr="00000000">
        <w:rPr>
          <w:i w:val="1"/>
          <w:iCs w:val="1"/>
          <w:sz w:val="34"/>
          <w:szCs w:val="34"/>
          <w:rtl w:val="0"/>
        </w:rPr>
        <w:t xml:space="preserve">now</w:t>
      </w:r>
      <w:r w:rsidDel="00000000" w:rsidR="00000000" w:rsidRPr="00000000">
        <w:rPr>
          <w:sz w:val="34"/>
          <w:szCs w:val="34"/>
          <w:rtl w:val="0"/>
        </w:rPr>
        <w:t xml:space="preserve">:</w:t>
      </w:r>
      <w:ins w:author="rick@witzllc.com" w:id="3" w:date="2025-12-28T16:41:15Z">
        <w:r w:rsidDel="00000000" w:rsidR="00000000" w:rsidRPr="00000000">
          <w:rPr>
            <w:sz w:val="34"/>
            <w:szCs w:val="34"/>
            <w:rtl w:val="0"/>
          </w:rPr>
          <w:t xml:space="preserve"> Baby Boomers are aging out (largest demographic. 30% of all Baby Boomers suffer from some form of cognitive disorder. The rest are deftly afraid of suffering the same fate.</w:t>
        </w:r>
      </w:ins>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sz w:val="34"/>
          <w:szCs w:val="34"/>
        </w:rPr>
      </w:pPr>
      <w:bookmarkStart w:colFirst="0" w:colLast="0" w:name="_pushmykck6rf" w:id="59"/>
      <w:bookmarkEnd w:id="59"/>
      <w:r w:rsidDel="00000000" w:rsidR="00000000" w:rsidRPr="00000000">
        <w:rPr>
          <w:sz w:val="34"/>
          <w:szCs w:val="34"/>
          <w:rtl w:val="0"/>
        </w:rPr>
        <w:t xml:space="preserve">What happens if nothing changes:</w:t>
      </w:r>
      <w:ins w:author="rick@witzllc.com" w:id="4" w:date="2025-12-28T16:42:43Z">
        <w:r w:rsidDel="00000000" w:rsidR="00000000" w:rsidRPr="00000000">
          <w:rPr>
            <w:sz w:val="34"/>
            <w:szCs w:val="34"/>
            <w:rtl w:val="0"/>
          </w:rPr>
          <w:t xml:space="preserve"> </w:t>
        </w:r>
      </w:ins>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dg0169v1y2in" w:id="60"/>
      <w:bookmarkEnd w:id="60"/>
      <w:r w:rsidDel="00000000" w:rsidR="00000000" w:rsidRPr="00000000">
        <w:rPr>
          <w:b w:val="1"/>
          <w:bCs w:val="1"/>
          <w:sz w:val="34"/>
          <w:szCs w:val="34"/>
          <w:rtl w:val="0"/>
        </w:rPr>
        <w:t xml:space="preserve">2. Core Pillars (Non-Negotiables)</w:t>
      </w:r>
    </w:p>
    <w:p w:rsidR="00000000" w:rsidDel="00000000" w:rsidP="00000000" w:rsidRDefault="00000000" w:rsidRPr="00000000" w14:paraId="00000091">
      <w:pPr>
        <w:spacing w:after="240" w:before="240" w:lineRule="auto"/>
        <w:ind w:left="600" w:right="600" w:firstLine="0"/>
        <w:rPr/>
      </w:pPr>
      <w:r w:rsidDel="00000000" w:rsidR="00000000" w:rsidRPr="00000000">
        <w:rPr>
          <w:rtl w:val="0"/>
        </w:rPr>
        <w:t xml:space="preserve">Must be bulletproof on all four</w:t>
      </w:r>
      <w:ins w:author="rick@witzllc.com" w:id="5" w:date="2025-12-28T16:43:12Z">
        <w:r w:rsidDel="00000000" w:rsidR="00000000" w:rsidRPr="00000000">
          <w:rPr>
            <w:rtl w:val="0"/>
          </w:rPr>
          <w:t xml:space="preserve">  Dont we also need to focus on the outcomes that eating MD Health superfoods bar delivers? That is, what should I expect to happen to my health if I eat this bar or nugget? How many do I need to eat each week (or period) to deliver these improved outcomes? Is there a Pillar we should assemble associated with quantified health outcomes?</w:t>
        </w:r>
      </w:ins>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sxoc8fxzgvdd" w:id="61"/>
      <w:bookmarkEnd w:id="61"/>
      <w:r w:rsidDel="00000000" w:rsidR="00000000" w:rsidRPr="00000000">
        <w:rPr>
          <w:b w:val="1"/>
          <w:bCs w:val="1"/>
          <w:color w:val="000000"/>
          <w:sz w:val="26"/>
          <w:szCs w:val="26"/>
          <w:rtl w:val="0"/>
        </w:rPr>
        <w:t xml:space="preserve">Pillar 1: Dr. Safdi</w:t>
      </w:r>
    </w:p>
    <w:p w:rsidR="00000000" w:rsidDel="00000000" w:rsidP="00000000" w:rsidRDefault="00000000" w:rsidRPr="00000000" w14:paraId="00000093">
      <w:pPr>
        <w:numPr>
          <w:ilvl w:val="0"/>
          <w:numId w:val="22"/>
        </w:numPr>
        <w:ind w:left="720" w:hanging="360"/>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sz w:val="26"/>
          <w:szCs w:val="26"/>
        </w:rPr>
      </w:pPr>
      <w:bookmarkStart w:colFirst="0" w:colLast="0" w:name="_m3wz2e2q6tut" w:id="62"/>
      <w:bookmarkEnd w:id="62"/>
      <w:r w:rsidDel="00000000" w:rsidR="00000000" w:rsidRPr="00000000">
        <w:rPr>
          <w:b w:val="1"/>
          <w:bCs w:val="1"/>
          <w:sz w:val="26"/>
          <w:szCs w:val="26"/>
          <w:rtl w:val="0"/>
        </w:rPr>
        <w:t xml:space="preserve">Pillar 2: Ingredients</w:t>
      </w:r>
    </w:p>
    <w:p w:rsidR="00000000" w:rsidDel="00000000" w:rsidP="00000000" w:rsidRDefault="00000000" w:rsidRPr="00000000" w14:paraId="00000096">
      <w:pPr>
        <w:numPr>
          <w:ilvl w:val="0"/>
          <w:numId w:val="993"/>
        </w:numPr>
        <w:spacing w:after="240" w:before="240" w:lineRule="auto"/>
        <w:ind w:left="720" w:hanging="360"/>
      </w:pP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n8w16ptk37yy" w:id="63"/>
      <w:bookmarkEnd w:id="63"/>
      <w:r w:rsidDel="00000000" w:rsidR="00000000" w:rsidRPr="00000000">
        <w:rPr>
          <w:b w:val="1"/>
          <w:bCs w:val="1"/>
          <w:color w:val="000000"/>
          <w:sz w:val="26"/>
          <w:szCs w:val="26"/>
          <w:rtl w:val="0"/>
        </w:rPr>
        <w:t xml:space="preserve">Pillar 3: Taste</w:t>
      </w:r>
    </w:p>
    <w:p w:rsidR="00000000" w:rsidDel="00000000" w:rsidP="00000000" w:rsidRDefault="00000000" w:rsidRPr="00000000" w14:paraId="00000098">
      <w:pPr>
        <w:numPr>
          <w:ilvl w:val="0"/>
          <w:numId w:val="565"/>
        </w:numPr>
        <w:spacing w:after="240" w:before="240" w:lineRule="auto"/>
        <w:ind w:left="720" w:hanging="360"/>
      </w:pP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dm9ixchgqh17" w:id="64"/>
      <w:bookmarkEnd w:id="64"/>
      <w:r w:rsidDel="00000000" w:rsidR="00000000" w:rsidRPr="00000000">
        <w:rPr>
          <w:b w:val="1"/>
          <w:bCs w:val="1"/>
          <w:color w:val="000000"/>
          <w:sz w:val="26"/>
          <w:szCs w:val="26"/>
          <w:rtl w:val="0"/>
        </w:rPr>
        <w:t xml:space="preserve">Pillar 4: Price</w:t>
      </w:r>
    </w:p>
    <w:p w:rsidR="00000000" w:rsidDel="00000000" w:rsidP="00000000" w:rsidRDefault="00000000" w:rsidRPr="00000000" w14:paraId="0000009A">
      <w:pPr>
        <w:numPr>
          <w:ilvl w:val="0"/>
          <w:numId w:val="249"/>
        </w:numPr>
        <w:spacing w:after="240" w:before="240" w:lineRule="auto"/>
        <w:ind w:left="720" w:hanging="360"/>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Internal rule:</w:t>
        <w:br w:type="textWrapping"/>
      </w:r>
      <w:r w:rsidDel="00000000" w:rsidR="00000000" w:rsidRPr="00000000">
        <w:rPr>
          <w:rtl w:val="0"/>
        </w:rPr>
        <w:t xml:space="preserve"> If we lose on </w:t>
      </w:r>
      <w:r w:rsidDel="00000000" w:rsidR="00000000" w:rsidRPr="00000000">
        <w:rPr>
          <w:i w:val="1"/>
          <w:iCs w:val="1"/>
          <w:rtl w:val="0"/>
        </w:rPr>
        <w:t xml:space="preserve">any one</w:t>
      </w:r>
      <w:r w:rsidDel="00000000" w:rsidR="00000000" w:rsidRPr="00000000">
        <w:rPr>
          <w:rFonts w:ascii="Arial Unicode MS" w:cs="Arial Unicode MS" w:eastAsia="Arial Unicode MS" w:hAnsi="Arial Unicode MS"/>
          <w:rtl w:val="0"/>
        </w:rPr>
        <w:t xml:space="preserve"> of these → we don’t ship.</w:t>
      </w:r>
    </w:p>
    <w:p w:rsidR="00000000" w:rsidDel="00000000" w:rsidP="00000000" w:rsidRDefault="00000000" w:rsidRPr="00000000" w14:paraId="0000009C">
      <w:pPr>
        <w:shd w:fill="ffffff" w:val="clear"/>
        <w:spacing w:after="240" w:before="240" w:lineRule="auto"/>
        <w:rPr>
          <w:color w:val="222222"/>
        </w:rPr>
      </w:pPr>
      <w:r w:rsidDel="00000000" w:rsidR="00000000" w:rsidRPr="00000000">
        <w:rPr>
          <w:color w:val="222222"/>
          <w:rtl w:val="0"/>
        </w:rPr>
        <w:t xml:space="preserve">We also need to identify where and how each ingredient is sourced and what the contract with those providers looks like. </w:t>
      </w:r>
      <w:ins w:author="rick@witzllc.com" w:id="6" w:date="2025-12-28T16:45:30Z">
        <w:r w:rsidDel="00000000" w:rsidR="00000000" w:rsidRPr="00000000">
          <w:rPr>
            <w:color w:val="222222"/>
            <w:rtl w:val="0"/>
          </w:rPr>
          <w:t xml:space="preserve">[you have seen that I have asked Pete Wagner and our co-packing for the names of each Supplier and the ingredient they supply. Not sure why securing theses is taking time]</w:t>
        </w:r>
      </w:ins>
      <w:r w:rsidDel="00000000" w:rsidR="00000000" w:rsidRPr="00000000">
        <w:rPr>
          <w:rtl w:val="0"/>
        </w:rPr>
      </w:r>
    </w:p>
    <w:p w:rsidR="00000000" w:rsidDel="00000000" w:rsidP="00000000" w:rsidRDefault="00000000" w:rsidRPr="00000000" w14:paraId="0000009D">
      <w:pPr>
        <w:shd w:fill="ffffff" w:val="clear"/>
        <w:spacing w:after="240" w:before="240" w:lineRule="auto"/>
        <w:rPr>
          <w:color w:val="222222"/>
        </w:rPr>
      </w:pPr>
      <w:r w:rsidDel="00000000" w:rsidR="00000000" w:rsidRPr="00000000">
        <w:rPr>
          <w:color w:val="222222"/>
          <w:rtl w:val="0"/>
        </w:rPr>
        <w:t xml:space="preserve">I would like to know how all these natural ingredients stay fresh without preservatives. I know they are doing a shelf life study—we need detail on it. </w:t>
      </w:r>
    </w:p>
    <w:p w:rsidR="00000000" w:rsidDel="00000000" w:rsidP="00000000" w:rsidRDefault="00000000" w:rsidRPr="00000000" w14:paraId="0000009E">
      <w:pPr>
        <w:shd w:fill="ffffff" w:val="clear"/>
        <w:spacing w:after="240" w:before="240" w:lineRule="auto"/>
        <w:rPr>
          <w:color w:val="222222"/>
        </w:rPr>
      </w:pPr>
      <w:r w:rsidDel="00000000" w:rsidR="00000000" w:rsidRPr="00000000">
        <w:rPr>
          <w:color w:val="222222"/>
          <w:rtl w:val="0"/>
        </w:rPr>
        <w:t xml:space="preserve">I’d like to understand who is doing our packaging and manufacturing. Where are we sourcing the ingredients from? We need to do a deep dive on the farms that each ingredient is sourced from.</w:t>
      </w:r>
    </w:p>
    <w:p w:rsidR="00000000" w:rsidDel="00000000" w:rsidP="00000000" w:rsidRDefault="00000000" w:rsidRPr="00000000" w14:paraId="0000009F">
      <w:pPr>
        <w:spacing w:after="240" w:before="240" w:lineRule="auto"/>
        <w:rPr/>
      </w:pPr>
      <w:ins w:author="rick@witzllc.com" w:id="7" w:date="2025-12-28T16:46:42Z">
        <w:r w:rsidDel="00000000" w:rsidR="00000000" w:rsidRPr="00000000">
          <w:rPr>
            <w:rtl w:val="0"/>
          </w:rPr>
          <w:t xml:space="preserve">With respect to any requirement for organic, vegan or other certifications, we will want to consider this carefully. We exist to help improve health. Does doing so require this extra layer or can the “average” man achieve better health by eating more whole superfoods irrespctive of this extra layer.  Perhaps we want to show that this avg man can go to any grocery and easily source these superfoods at a fair price. They dont need to seek out a narrow class of these food stuffs </w:t>
        </w:r>
      </w:ins>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3j5po2k2kjv9" w:id="65"/>
      <w:bookmarkEnd w:id="65"/>
      <w:r w:rsidDel="00000000" w:rsidR="00000000" w:rsidRPr="00000000">
        <w:rPr>
          <w:b w:val="1"/>
          <w:bCs w:val="1"/>
          <w:sz w:val="34"/>
          <w:szCs w:val="34"/>
          <w:rtl w:val="0"/>
        </w:rPr>
        <w:t xml:space="preserve">3. The Competition (Clear, Simple, Understandable)</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lc9p5tqhuo8d" w:id="66"/>
      <w:bookmarkEnd w:id="66"/>
      <w:r w:rsidDel="00000000" w:rsidR="00000000" w:rsidRPr="00000000">
        <w:rPr>
          <w:b w:val="1"/>
          <w:bCs w:val="1"/>
          <w:sz w:val="34"/>
          <w:szCs w:val="34"/>
          <w:rtl w:val="0"/>
        </w:rPr>
        <w:t xml:space="preserve">Primary Competition:</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ijpkse879omr" w:id="67"/>
      <w:bookmarkEnd w:id="67"/>
      <w:r w:rsidDel="00000000" w:rsidR="00000000" w:rsidRPr="00000000">
        <w:rPr>
          <w:b w:val="1"/>
          <w:bCs w:val="1"/>
          <w:sz w:val="34"/>
          <w:szCs w:val="34"/>
          <w:rtl w:val="0"/>
        </w:rPr>
        <w:t xml:space="preserve">Secondary Competition (if applicable):</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Key framing:</w:t>
      </w:r>
    </w:p>
    <w:p w:rsidR="00000000" w:rsidDel="00000000" w:rsidP="00000000" w:rsidRDefault="00000000" w:rsidRPr="00000000" w14:paraId="000000A6">
      <w:pPr>
        <w:numPr>
          <w:ilvl w:val="0"/>
          <w:numId w:val="53"/>
        </w:numPr>
        <w:spacing w:after="0" w:afterAutospacing="0" w:before="240" w:lineRule="auto"/>
        <w:ind w:left="720" w:hanging="360"/>
      </w:pPr>
      <w:r w:rsidDel="00000000" w:rsidR="00000000" w:rsidRPr="00000000">
        <w:rPr>
          <w:b w:val="1"/>
          <w:bCs w:val="1"/>
          <w:sz w:val="34"/>
          <w:szCs w:val="34"/>
          <w:rtl w:val="0"/>
        </w:rPr>
        <w:t xml:space="preserve">What we want people to fear: Chronic Disease linked to diet/lifestyle</w:t>
        <w:br w:type="textWrapping"/>
      </w:r>
    </w:p>
    <w:p w:rsidR="00000000" w:rsidDel="00000000" w:rsidP="00000000" w:rsidRDefault="00000000" w:rsidRPr="00000000" w14:paraId="000000A7">
      <w:pPr>
        <w:numPr>
          <w:ilvl w:val="0"/>
          <w:numId w:val="53"/>
        </w:numPr>
        <w:spacing w:after="240" w:before="0" w:beforeAutospacing="0" w:lineRule="auto"/>
        <w:ind w:left="720" w:hanging="360"/>
      </w:pPr>
      <w:r w:rsidDel="00000000" w:rsidR="00000000" w:rsidRPr="00000000">
        <w:rPr>
          <w:b w:val="1"/>
          <w:bCs w:val="1"/>
          <w:sz w:val="34"/>
          <w:szCs w:val="34"/>
          <w:rtl w:val="0"/>
        </w:rPr>
        <w:t xml:space="preserve">Simple mental shortcut:</w:t>
        <w:br w:type="textWrapping"/>
      </w:r>
    </w:p>
    <w:p w:rsidR="00000000" w:rsidDel="00000000" w:rsidP="00000000" w:rsidRDefault="00000000" w:rsidRPr="00000000" w14:paraId="000000A8">
      <w:pPr>
        <w:spacing w:after="240" w:before="240" w:lineRule="auto"/>
        <w:rPr>
          <w:i w:val="1"/>
          <w:iCs w:val="1"/>
        </w:rPr>
      </w:pPr>
      <w:r w:rsidDel="00000000" w:rsidR="00000000" w:rsidRPr="00000000">
        <w:rPr>
          <w:i w:val="1"/>
          <w:iCs w:val="1"/>
          <w:rtl w:val="0"/>
        </w:rPr>
        <w:t xml:space="preserve">(Example structure: “X = modern day Y” — keep it dumb, sticky, repeatable)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ins w:author="rick@witzllc.com" w:id="8" w:date="2025-12-28T16:50:24Z"/>
          <w:b w:val="1"/>
          <w:bCs w:val="1"/>
          <w:sz w:val="34"/>
          <w:szCs w:val="34"/>
        </w:rPr>
      </w:pPr>
      <w:r w:rsidDel="00000000" w:rsidR="00000000" w:rsidRPr="00000000">
        <w:rPr>
          <w:b w:val="1"/>
          <w:bCs w:val="1"/>
          <w:sz w:val="34"/>
          <w:szCs w:val="34"/>
          <w:rtl w:val="0"/>
        </w:rPr>
        <w:t xml:space="preserve">4. Why MD Health Is Different</w:t>
      </w:r>
      <w:ins w:author="rick@witzllc.com" w:id="8" w:date="2025-12-28T16:50:24Z">
        <w:bookmarkStart w:colFirst="0" w:colLast="0" w:name="_vaw97z139740" w:id="68"/>
        <w:bookmarkEnd w:id="68"/>
        <w:r w:rsidDel="00000000" w:rsidR="00000000" w:rsidRPr="00000000">
          <w:rPr>
            <w:b w:val="1"/>
            <w:bCs w:val="1"/>
            <w:sz w:val="34"/>
            <w:szCs w:val="34"/>
            <w:rtl w:val="0"/>
          </w:rPr>
          <w:t xml:space="preserve"> [to the above about outcomes. MD Health and its superfoods bar and nuggets are different bc they improve health. Can we articulate clearly and quantify?</w:t>
        </w:r>
      </w:ins>
    </w:p>
    <w:p w:rsidR="00000000" w:rsidDel="00000000" w:rsidP="00000000" w:rsidRDefault="00000000" w:rsidRPr="00000000" w14:paraId="000000AB">
      <w:pPr>
        <w:rPr>
          <w:ins w:author="rick@witzllc.com" w:id="8" w:date="2025-12-28T16:50:24Z"/>
        </w:rPr>
      </w:pPr>
      <w:ins w:author="rick@witzllc.com" w:id="8" w:date="2025-12-28T16:50:24Z">
        <w:r w:rsidDel="00000000" w:rsidR="00000000" w:rsidRPr="00000000">
          <w:rPr>
            <w:rtl w:val="0"/>
          </w:rPr>
        </w:r>
      </w:ins>
    </w:p>
    <w:p w:rsidR="00000000" w:rsidDel="00000000" w:rsidP="00000000" w:rsidRDefault="00000000" w:rsidRPr="00000000" w14:paraId="000000AC">
      <w:pPr>
        <w:rPr>
          <w:ins w:author="rick@witzllc.com" w:id="8" w:date="2025-12-28T16:50:24Z"/>
        </w:rPr>
      </w:pPr>
      <w:ins w:author="rick@witzllc.com" w:id="8" w:date="2025-12-28T16:50:24Z">
        <w:r w:rsidDel="00000000" w:rsidR="00000000" w:rsidRPr="00000000">
          <w:rPr>
            <w:rtl w:val="0"/>
          </w:rPr>
          <w:t xml:space="preserve">Pains, Claims, Gains</w:t>
        </w:r>
      </w:ins>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v6mq3ulybsi2" w:id="69"/>
      <w:bookmarkEnd w:id="69"/>
      <w:r w:rsidDel="00000000" w:rsidR="00000000" w:rsidRPr="00000000">
        <w:rPr>
          <w:b w:val="1"/>
          <w:bCs w:val="1"/>
          <w:color w:val="000000"/>
          <w:sz w:val="26"/>
          <w:szCs w:val="26"/>
          <w:rtl w:val="0"/>
        </w:rPr>
        <w:t xml:space="preserve">4.1 Ingredient Education (Consumer-Friendly)</w:t>
      </w:r>
    </w:p>
    <w:p w:rsidR="00000000" w:rsidDel="00000000" w:rsidP="00000000" w:rsidRDefault="00000000" w:rsidRPr="00000000" w14:paraId="000000AF">
      <w:pPr>
        <w:numPr>
          <w:ilvl w:val="0"/>
          <w:numId w:val="147"/>
        </w:numPr>
        <w:spacing w:after="0" w:afterAutospacing="0" w:before="240" w:lineRule="auto"/>
        <w:ind w:left="720" w:hanging="360"/>
      </w:pPr>
      <w:r w:rsidDel="00000000" w:rsidR="00000000" w:rsidRPr="00000000">
        <w:rPr>
          <w:b w:val="1"/>
          <w:bCs w:val="1"/>
          <w:sz w:val="34"/>
          <w:szCs w:val="34"/>
          <w:rtl w:val="0"/>
        </w:rPr>
        <w:t xml:space="preserve">What people </w:t>
      </w:r>
      <w:r w:rsidDel="00000000" w:rsidR="00000000" w:rsidRPr="00000000">
        <w:rPr>
          <w:b w:val="1"/>
          <w:bCs w:val="1"/>
          <w:i w:val="1"/>
          <w:iCs w:val="1"/>
          <w:sz w:val="34"/>
          <w:szCs w:val="34"/>
          <w:rtl w:val="0"/>
        </w:rPr>
        <w:t xml:space="preserve">don’t understand today</w:t>
      </w:r>
      <w:r w:rsidDel="00000000" w:rsidR="00000000" w:rsidRPr="00000000">
        <w:rPr>
          <w:b w:val="1"/>
          <w:bCs w:val="1"/>
          <w:sz w:val="34"/>
          <w:szCs w:val="34"/>
          <w:rtl w:val="0"/>
        </w:rPr>
        <w:t xml:space="preserve">:</w:t>
        <w:br w:type="textWrapping"/>
      </w:r>
    </w:p>
    <w:p w:rsidR="00000000" w:rsidDel="00000000" w:rsidP="00000000" w:rsidRDefault="00000000" w:rsidRPr="00000000" w14:paraId="000000B0">
      <w:pPr>
        <w:numPr>
          <w:ilvl w:val="0"/>
          <w:numId w:val="147"/>
        </w:numPr>
        <w:spacing w:after="0" w:afterAutospacing="0" w:before="0" w:beforeAutospacing="0" w:lineRule="auto"/>
        <w:ind w:left="720" w:hanging="360"/>
      </w:pPr>
      <w:r w:rsidDel="00000000" w:rsidR="00000000" w:rsidRPr="00000000">
        <w:rPr>
          <w:b w:val="1"/>
          <w:bCs w:val="1"/>
          <w:sz w:val="34"/>
          <w:szCs w:val="34"/>
          <w:rtl w:val="0"/>
        </w:rPr>
        <w:t xml:space="preserve">How we explain it simply:</w:t>
        <w:br w:type="textWrapping"/>
      </w:r>
    </w:p>
    <w:p w:rsidR="00000000" w:rsidDel="00000000" w:rsidP="00000000" w:rsidRDefault="00000000" w:rsidRPr="00000000" w14:paraId="000000B1">
      <w:pPr>
        <w:numPr>
          <w:ilvl w:val="0"/>
          <w:numId w:val="147"/>
        </w:numPr>
        <w:spacing w:after="240" w:before="0" w:beforeAutospacing="0" w:lineRule="auto"/>
        <w:ind w:left="720" w:hanging="360"/>
      </w:pPr>
      <w:r w:rsidDel="00000000" w:rsidR="00000000" w:rsidRPr="00000000">
        <w:rPr>
          <w:b w:val="1"/>
          <w:bCs w:val="1"/>
          <w:sz w:val="34"/>
          <w:szCs w:val="34"/>
          <w:rtl w:val="0"/>
        </w:rPr>
        <w:t xml:space="preserve">Visuals/tools needed:</w:t>
        <w:br w:type="textWrapping"/>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gnt2bqf23uak" w:id="70"/>
      <w:bookmarkEnd w:id="70"/>
      <w:r w:rsidDel="00000000" w:rsidR="00000000" w:rsidRPr="00000000">
        <w:rPr>
          <w:b w:val="1"/>
          <w:bCs w:val="1"/>
          <w:color w:val="000000"/>
          <w:sz w:val="26"/>
          <w:szCs w:val="26"/>
          <w:rtl w:val="0"/>
        </w:rPr>
        <w:t xml:space="preserve">4.2 Competitive Ingredient Breakdown</w:t>
      </w:r>
    </w:p>
    <w:p w:rsidR="00000000" w:rsidDel="00000000" w:rsidP="00000000" w:rsidRDefault="00000000" w:rsidRPr="00000000" w14:paraId="000000B3">
      <w:pPr>
        <w:numPr>
          <w:ilvl w:val="0"/>
          <w:numId w:val="730"/>
        </w:numPr>
        <w:spacing w:after="0" w:afterAutospacing="0" w:before="240" w:lineRule="auto"/>
        <w:ind w:left="720" w:hanging="360"/>
      </w:pPr>
      <w:r w:rsidDel="00000000" w:rsidR="00000000" w:rsidRPr="00000000">
        <w:rPr>
          <w:b w:val="1"/>
          <w:bCs w:val="1"/>
          <w:sz w:val="34"/>
          <w:szCs w:val="34"/>
          <w:rtl w:val="0"/>
        </w:rPr>
        <w:t xml:space="preserve">Brands analyzed:</w:t>
        <w:br w:type="textWrapping"/>
      </w:r>
    </w:p>
    <w:p w:rsidR="00000000" w:rsidDel="00000000" w:rsidP="00000000" w:rsidRDefault="00000000" w:rsidRPr="00000000" w14:paraId="000000B4">
      <w:pPr>
        <w:numPr>
          <w:ilvl w:val="0"/>
          <w:numId w:val="730"/>
        </w:numPr>
        <w:spacing w:after="0" w:afterAutospacing="0" w:before="0" w:beforeAutospacing="0" w:lineRule="auto"/>
        <w:ind w:left="720" w:hanging="360"/>
      </w:pPr>
      <w:r w:rsidDel="00000000" w:rsidR="00000000" w:rsidRPr="00000000">
        <w:rPr>
          <w:b w:val="1"/>
          <w:bCs w:val="1"/>
          <w:sz w:val="34"/>
          <w:szCs w:val="34"/>
          <w:rtl w:val="0"/>
        </w:rPr>
        <w:t xml:space="preserve">Ingredients flagged:</w:t>
        <w:br w:type="textWrapping"/>
      </w:r>
    </w:p>
    <w:p w:rsidR="00000000" w:rsidDel="00000000" w:rsidP="00000000" w:rsidRDefault="00000000" w:rsidRPr="00000000" w14:paraId="000000B5">
      <w:pPr>
        <w:numPr>
          <w:ilvl w:val="0"/>
          <w:numId w:val="730"/>
        </w:numPr>
        <w:spacing w:after="240" w:before="0" w:beforeAutospacing="0" w:lineRule="auto"/>
        <w:ind w:left="720" w:hanging="360"/>
      </w:pPr>
      <w:r w:rsidDel="00000000" w:rsidR="00000000" w:rsidRPr="00000000">
        <w:rPr>
          <w:b w:val="1"/>
          <w:bCs w:val="1"/>
          <w:sz w:val="34"/>
          <w:szCs w:val="34"/>
          <w:rtl w:val="0"/>
        </w:rPr>
        <w:t xml:space="preserve">Chronic disease associations to highlight:</w:t>
        <w:br w:type="textWrapping"/>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i8t8l8sj2j6" w:id="71"/>
      <w:bookmarkEnd w:id="71"/>
      <w:r w:rsidDel="00000000" w:rsidR="00000000" w:rsidRPr="00000000">
        <w:rPr>
          <w:b w:val="1"/>
          <w:bCs w:val="1"/>
          <w:color w:val="000000"/>
          <w:sz w:val="26"/>
          <w:szCs w:val="26"/>
          <w:rtl w:val="0"/>
        </w:rPr>
        <w:t xml:space="preserve">4.3 Process of Elimination Framework</w:t>
      </w:r>
    </w:p>
    <w:p w:rsidR="00000000" w:rsidDel="00000000" w:rsidP="00000000" w:rsidRDefault="00000000" w:rsidRPr="00000000" w14:paraId="000000B7">
      <w:pPr>
        <w:numPr>
          <w:ilvl w:val="0"/>
          <w:numId w:val="467"/>
        </w:numPr>
        <w:spacing w:after="0" w:afterAutospacing="0" w:before="240" w:lineRule="auto"/>
        <w:ind w:left="720" w:hanging="360"/>
      </w:pPr>
      <w:r w:rsidDel="00000000" w:rsidR="00000000" w:rsidRPr="00000000">
        <w:rPr>
          <w:rtl w:val="0"/>
        </w:rPr>
        <w:t xml:space="preserve">Step 1: Eliminate based on __________</w:t>
        <w:br w:type="textWrapping"/>
      </w:r>
    </w:p>
    <w:p w:rsidR="00000000" w:rsidDel="00000000" w:rsidP="00000000" w:rsidRDefault="00000000" w:rsidRPr="00000000" w14:paraId="000000B8">
      <w:pPr>
        <w:numPr>
          <w:ilvl w:val="0"/>
          <w:numId w:val="467"/>
        </w:numPr>
        <w:spacing w:after="0" w:afterAutospacing="0" w:before="0" w:beforeAutospacing="0" w:lineRule="auto"/>
        <w:ind w:left="720" w:hanging="360"/>
      </w:pPr>
      <w:r w:rsidDel="00000000" w:rsidR="00000000" w:rsidRPr="00000000">
        <w:rPr>
          <w:rtl w:val="0"/>
        </w:rPr>
        <w:t xml:space="preserve">Step 2: Eliminate based on __________</w:t>
        <w:br w:type="textWrapping"/>
      </w:r>
    </w:p>
    <w:p w:rsidR="00000000" w:rsidDel="00000000" w:rsidP="00000000" w:rsidRDefault="00000000" w:rsidRPr="00000000" w14:paraId="000000B9">
      <w:pPr>
        <w:numPr>
          <w:ilvl w:val="0"/>
          <w:numId w:val="467"/>
        </w:numPr>
        <w:spacing w:after="240" w:before="0" w:beforeAutospacing="0" w:lineRule="auto"/>
        <w:ind w:left="720" w:hanging="360"/>
      </w:pPr>
      <w:r w:rsidDel="00000000" w:rsidR="00000000" w:rsidRPr="00000000">
        <w:rPr>
          <w:rtl w:val="0"/>
        </w:rPr>
        <w:t xml:space="preserve">Step 3: Eliminate based on __________</w:t>
        <w:br w:type="textWrapping"/>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eubsxvl9ray" w:id="72"/>
      <w:bookmarkEnd w:id="72"/>
      <w:r w:rsidDel="00000000" w:rsidR="00000000" w:rsidRPr="00000000">
        <w:rPr>
          <w:b w:val="1"/>
          <w:bCs w:val="1"/>
          <w:sz w:val="34"/>
          <w:szCs w:val="34"/>
          <w:rtl w:val="0"/>
        </w:rPr>
        <w:t xml:space="preserve">Final short list of “acceptable” bars:</w:t>
      </w:r>
    </w:p>
    <w:p w:rsidR="00000000" w:rsidDel="00000000" w:rsidP="00000000" w:rsidRDefault="00000000" w:rsidRPr="00000000" w14:paraId="000000BB">
      <w:pPr>
        <w:numPr>
          <w:ilvl w:val="0"/>
          <w:numId w:val="950"/>
        </w:numPr>
        <w:spacing w:after="240" w:before="240" w:lineRule="auto"/>
        <w:ind w:left="720" w:hanging="360"/>
      </w:pP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lcxkht6j8or" w:id="73"/>
      <w:bookmarkEnd w:id="73"/>
      <w:r w:rsidDel="00000000" w:rsidR="00000000" w:rsidRPr="00000000">
        <w:rPr>
          <w:b w:val="1"/>
          <w:bCs w:val="1"/>
          <w:sz w:val="34"/>
          <w:szCs w:val="34"/>
          <w:rtl w:val="0"/>
        </w:rPr>
        <w:t xml:space="preserve">Where MD Health sits: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l8js95iy7xf4" w:id="74"/>
      <w:bookmarkEnd w:id="74"/>
      <w:r w:rsidDel="00000000" w:rsidR="00000000" w:rsidRPr="00000000">
        <w:rPr>
          <w:b w:val="1"/>
          <w:bCs w:val="1"/>
          <w:sz w:val="34"/>
          <w:szCs w:val="34"/>
          <w:rtl w:val="0"/>
        </w:rPr>
        <w:t xml:space="preserve">5. Transparency Framework</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What we show publicly (no hiding):</w:t>
      </w:r>
    </w:p>
    <w:p w:rsidR="00000000" w:rsidDel="00000000" w:rsidP="00000000" w:rsidRDefault="00000000" w:rsidRPr="00000000" w14:paraId="000000C0">
      <w:pPr>
        <w:numPr>
          <w:ilvl w:val="0"/>
          <w:numId w:val="420"/>
        </w:numPr>
        <w:spacing w:after="0" w:afterAutospacing="0" w:before="240" w:lineRule="auto"/>
        <w:ind w:left="720" w:hanging="360"/>
      </w:pPr>
      <w:r w:rsidDel="00000000" w:rsidR="00000000" w:rsidRPr="00000000">
        <w:rPr>
          <w:b w:val="1"/>
          <w:bCs w:val="1"/>
          <w:sz w:val="34"/>
          <w:szCs w:val="34"/>
          <w:rtl w:val="0"/>
        </w:rPr>
        <w:t xml:space="preserve">Ingredients:</w:t>
        <w:br w:type="textWrapping"/>
      </w:r>
    </w:p>
    <w:p w:rsidR="00000000" w:rsidDel="00000000" w:rsidP="00000000" w:rsidRDefault="00000000" w:rsidRPr="00000000" w14:paraId="000000C1">
      <w:pPr>
        <w:numPr>
          <w:ilvl w:val="0"/>
          <w:numId w:val="420"/>
        </w:numPr>
        <w:spacing w:after="0" w:afterAutospacing="0" w:before="0" w:beforeAutospacing="0" w:lineRule="auto"/>
        <w:ind w:left="720" w:hanging="360"/>
      </w:pPr>
      <w:r w:rsidDel="00000000" w:rsidR="00000000" w:rsidRPr="00000000">
        <w:rPr>
          <w:b w:val="1"/>
          <w:bCs w:val="1"/>
          <w:sz w:val="34"/>
          <w:szCs w:val="34"/>
          <w:rtl w:val="0"/>
        </w:rPr>
        <w:t xml:space="preserve">Sourcing:</w:t>
        <w:br w:type="textWrapping"/>
      </w:r>
    </w:p>
    <w:p w:rsidR="00000000" w:rsidDel="00000000" w:rsidP="00000000" w:rsidRDefault="00000000" w:rsidRPr="00000000" w14:paraId="000000C2">
      <w:pPr>
        <w:numPr>
          <w:ilvl w:val="0"/>
          <w:numId w:val="420"/>
        </w:numPr>
        <w:spacing w:after="0" w:afterAutospacing="0" w:before="0" w:beforeAutospacing="0" w:lineRule="auto"/>
        <w:ind w:left="720" w:hanging="360"/>
      </w:pPr>
      <w:r w:rsidDel="00000000" w:rsidR="00000000" w:rsidRPr="00000000">
        <w:rPr>
          <w:b w:val="1"/>
          <w:bCs w:val="1"/>
          <w:sz w:val="34"/>
          <w:szCs w:val="34"/>
          <w:rtl w:val="0"/>
        </w:rPr>
        <w:t xml:space="preserve">Taste tradeoffs:</w:t>
        <w:br w:type="textWrapping"/>
      </w:r>
    </w:p>
    <w:p w:rsidR="00000000" w:rsidDel="00000000" w:rsidP="00000000" w:rsidRDefault="00000000" w:rsidRPr="00000000" w14:paraId="000000C3">
      <w:pPr>
        <w:numPr>
          <w:ilvl w:val="0"/>
          <w:numId w:val="420"/>
        </w:numPr>
        <w:spacing w:after="240" w:before="0" w:beforeAutospacing="0" w:lineRule="auto"/>
        <w:ind w:left="720" w:hanging="360"/>
      </w:pPr>
      <w:r w:rsidDel="00000000" w:rsidR="00000000" w:rsidRPr="00000000">
        <w:rPr>
          <w:b w:val="1"/>
          <w:bCs w:val="1"/>
          <w:sz w:val="34"/>
          <w:szCs w:val="34"/>
          <w:rtl w:val="0"/>
        </w:rPr>
        <w:t xml:space="preserve">Pricing logic:</w:t>
        <w:br w:type="textWrapping"/>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65zqd0198sgc" w:id="75"/>
      <w:bookmarkEnd w:id="75"/>
      <w:r w:rsidDel="00000000" w:rsidR="00000000" w:rsidRPr="00000000">
        <w:rPr>
          <w:b w:val="1"/>
          <w:bCs w:val="1"/>
          <w:sz w:val="34"/>
          <w:szCs w:val="34"/>
          <w:rtl w:val="0"/>
        </w:rPr>
        <w:t xml:space="preserve">What radical transparency looks like in practice:</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s8f8v77d7gsz" w:id="76"/>
      <w:bookmarkEnd w:id="76"/>
      <w:r w:rsidDel="00000000" w:rsidR="00000000" w:rsidRPr="00000000">
        <w:rPr>
          <w:b w:val="1"/>
          <w:bCs w:val="1"/>
          <w:sz w:val="34"/>
          <w:szCs w:val="34"/>
          <w:rtl w:val="0"/>
        </w:rPr>
        <w:t xml:space="preserve">6. Core Message Stack</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36n4zepphy01" w:id="77"/>
      <w:bookmarkEnd w:id="77"/>
      <w:r w:rsidDel="00000000" w:rsidR="00000000" w:rsidRPr="00000000">
        <w:rPr>
          <w:b w:val="1"/>
          <w:bCs w:val="1"/>
          <w:color w:val="000000"/>
          <w:sz w:val="26"/>
          <w:szCs w:val="26"/>
          <w:rtl w:val="0"/>
        </w:rPr>
        <w:t xml:space="preserve">6.1 Primary Message</w:t>
      </w:r>
    </w:p>
    <w:p w:rsidR="00000000" w:rsidDel="00000000" w:rsidP="00000000" w:rsidRDefault="00000000" w:rsidRPr="00000000" w14:paraId="000000C8">
      <w:pPr>
        <w:numPr>
          <w:ilvl w:val="0"/>
          <w:numId w:val="8"/>
        </w:numPr>
        <w:spacing w:after="240" w:before="240" w:lineRule="auto"/>
        <w:ind w:left="720" w:hanging="360"/>
      </w:pP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ayc2brnnlae5" w:id="78"/>
      <w:bookmarkEnd w:id="78"/>
      <w:r w:rsidDel="00000000" w:rsidR="00000000" w:rsidRPr="00000000">
        <w:rPr>
          <w:b w:val="1"/>
          <w:bCs w:val="1"/>
          <w:color w:val="000000"/>
          <w:sz w:val="26"/>
          <w:szCs w:val="26"/>
          <w:rtl w:val="0"/>
        </w:rPr>
        <w:t xml:space="preserve">6.2 Supporting Messages</w:t>
      </w:r>
    </w:p>
    <w:p w:rsidR="00000000" w:rsidDel="00000000" w:rsidP="00000000" w:rsidRDefault="00000000" w:rsidRPr="00000000" w14:paraId="000000CA">
      <w:pPr>
        <w:numPr>
          <w:ilvl w:val="0"/>
          <w:numId w:val="15"/>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CB">
      <w:pPr>
        <w:numPr>
          <w:ilvl w:val="0"/>
          <w:numId w:val="1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C">
      <w:pPr>
        <w:numPr>
          <w:ilvl w:val="0"/>
          <w:numId w:val="1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kvkpnyfczu9b" w:id="79"/>
      <w:bookmarkEnd w:id="79"/>
      <w:r w:rsidDel="00000000" w:rsidR="00000000" w:rsidRPr="00000000">
        <w:rPr>
          <w:b w:val="1"/>
          <w:bCs w:val="1"/>
          <w:color w:val="000000"/>
          <w:sz w:val="26"/>
          <w:szCs w:val="26"/>
          <w:rtl w:val="0"/>
        </w:rPr>
        <w:t xml:space="preserve">6.3 Proof Points</w:t>
      </w:r>
    </w:p>
    <w:p w:rsidR="00000000" w:rsidDel="00000000" w:rsidP="00000000" w:rsidRDefault="00000000" w:rsidRPr="00000000" w14:paraId="000000CE">
      <w:pPr>
        <w:numPr>
          <w:ilvl w:val="0"/>
          <w:numId w:val="749"/>
        </w:numPr>
        <w:spacing w:after="0" w:afterAutospacing="0" w:before="240" w:lineRule="auto"/>
        <w:ind w:left="720" w:hanging="360"/>
      </w:pPr>
      <w:ins w:author="rick@witzllc.com" w:id="9" w:date="2025-12-28T16:52:01Z">
        <w:r w:rsidDel="00000000" w:rsidR="00000000" w:rsidRPr="00000000">
          <w:rPr>
            <w:rtl w:val="0"/>
          </w:rPr>
          <w:t xml:space="preserve">Remember the 4 out of 5 doctors recommend?  Can we bring doctor testimonials here</w:t>
        </w:r>
      </w:ins>
      <w:r w:rsidDel="00000000" w:rsidR="00000000" w:rsidRPr="00000000">
        <w:rPr>
          <w:rtl w:val="0"/>
        </w:rPr>
        <w:t xml:space="preserve">?</w:t>
      </w:r>
    </w:p>
    <w:p w:rsidR="00000000" w:rsidDel="00000000" w:rsidP="00000000" w:rsidRDefault="00000000" w:rsidRPr="00000000" w14:paraId="000000CF">
      <w:pPr>
        <w:numPr>
          <w:ilvl w:val="0"/>
          <w:numId w:val="74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D0">
      <w:pPr>
        <w:numPr>
          <w:ilvl w:val="0"/>
          <w:numId w:val="74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g9ik5r3g8usw" w:id="80"/>
      <w:bookmarkEnd w:id="80"/>
      <w:r w:rsidDel="00000000" w:rsidR="00000000" w:rsidRPr="00000000">
        <w:rPr>
          <w:b w:val="1"/>
          <w:bCs w:val="1"/>
          <w:sz w:val="34"/>
          <w:szCs w:val="34"/>
          <w:rtl w:val="0"/>
        </w:rPr>
        <w:t xml:space="preserve">7. Dr. Safdi Narrative Integration</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aoh9yfq8ugq3" w:id="81"/>
      <w:bookmarkEnd w:id="81"/>
      <w:r w:rsidDel="00000000" w:rsidR="00000000" w:rsidRPr="00000000">
        <w:rPr>
          <w:b w:val="1"/>
          <w:bCs w:val="1"/>
          <w:sz w:val="34"/>
          <w:szCs w:val="34"/>
          <w:rtl w:val="0"/>
        </w:rPr>
        <w:t xml:space="preserve">Core belief to reinforce:</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uueetnf3buh0" w:id="82"/>
      <w:bookmarkEnd w:id="82"/>
      <w:r w:rsidDel="00000000" w:rsidR="00000000" w:rsidRPr="00000000">
        <w:rPr>
          <w:b w:val="1"/>
          <w:bCs w:val="1"/>
          <w:sz w:val="34"/>
          <w:szCs w:val="34"/>
          <w:rtl w:val="0"/>
        </w:rPr>
        <w:t xml:space="preserve">Role in the brand:</w:t>
      </w:r>
    </w:p>
    <w:p w:rsidR="00000000" w:rsidDel="00000000" w:rsidP="00000000" w:rsidRDefault="00000000" w:rsidRPr="00000000" w14:paraId="000000D5">
      <w:pPr>
        <w:numPr>
          <w:ilvl w:val="0"/>
          <w:numId w:val="26"/>
        </w:numPr>
        <w:spacing w:after="0" w:afterAutospacing="0" w:before="240" w:lineRule="auto"/>
        <w:ind w:left="720" w:hanging="360"/>
      </w:pPr>
      <w:r w:rsidDel="00000000" w:rsidR="00000000" w:rsidRPr="00000000">
        <w:rPr>
          <w:rtl w:val="0"/>
        </w:rPr>
        <w:t xml:space="preserve">Educator</w:t>
        <w:br w:type="textWrapping"/>
      </w:r>
    </w:p>
    <w:p w:rsidR="00000000" w:rsidDel="00000000" w:rsidP="00000000" w:rsidRDefault="00000000" w:rsidRPr="00000000" w14:paraId="000000D6">
      <w:pPr>
        <w:numPr>
          <w:ilvl w:val="0"/>
          <w:numId w:val="26"/>
        </w:numPr>
        <w:spacing w:after="0" w:afterAutospacing="0" w:before="0" w:beforeAutospacing="0" w:lineRule="auto"/>
        <w:ind w:left="720" w:hanging="360"/>
      </w:pPr>
      <w:r w:rsidDel="00000000" w:rsidR="00000000" w:rsidRPr="00000000">
        <w:rPr>
          <w:rtl w:val="0"/>
        </w:rPr>
        <w:t xml:space="preserve">Authority</w:t>
        <w:br w:type="textWrapping"/>
      </w:r>
    </w:p>
    <w:p w:rsidR="00000000" w:rsidDel="00000000" w:rsidP="00000000" w:rsidRDefault="00000000" w:rsidRPr="00000000" w14:paraId="000000D7">
      <w:pPr>
        <w:numPr>
          <w:ilvl w:val="0"/>
          <w:numId w:val="26"/>
        </w:numPr>
        <w:spacing w:after="0" w:afterAutospacing="0" w:before="0" w:beforeAutospacing="0" w:lineRule="auto"/>
        <w:ind w:left="720" w:hanging="360"/>
      </w:pPr>
      <w:r w:rsidDel="00000000" w:rsidR="00000000" w:rsidRPr="00000000">
        <w:rPr>
          <w:rtl w:val="0"/>
        </w:rPr>
        <w:t xml:space="preserve">Translator</w:t>
        <w:br w:type="textWrapping"/>
      </w:r>
    </w:p>
    <w:p w:rsidR="00000000" w:rsidDel="00000000" w:rsidP="00000000" w:rsidRDefault="00000000" w:rsidRPr="00000000" w14:paraId="000000D8">
      <w:pPr>
        <w:numPr>
          <w:ilvl w:val="0"/>
          <w:numId w:val="26"/>
        </w:numPr>
        <w:spacing w:after="240" w:before="0" w:beforeAutospacing="0" w:lineRule="auto"/>
        <w:ind w:left="720" w:hanging="360"/>
      </w:pPr>
      <w:r w:rsidDel="00000000" w:rsidR="00000000" w:rsidRPr="00000000">
        <w:rPr>
          <w:rtl w:val="0"/>
        </w:rPr>
        <w:t xml:space="preserve">Challenger of the system</w:t>
      </w:r>
      <w:ins w:author="rick@witzllc.com" w:id="10" w:date="2025-12-28T16:52:49Z">
        <w:r w:rsidDel="00000000" w:rsidR="00000000" w:rsidRPr="00000000">
          <w:rPr>
            <w:rtl w:val="0"/>
          </w:rPr>
          <w:t xml:space="preserve"> [Is he an anomaly or the face of a movement in the medical community that has put his money where his mouth is?</w:t>
        </w:r>
      </w:ins>
      <w:r w:rsidDel="00000000" w:rsidR="00000000" w:rsidRPr="00000000">
        <w:rPr>
          <w:rtl w:val="0"/>
        </w:rPr>
        <w:t xml:space="preserve">]</w:t>
        <w:br w:type="textWrapping"/>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9ma08xqldw06" w:id="83"/>
      <w:bookmarkEnd w:id="83"/>
      <w:r w:rsidDel="00000000" w:rsidR="00000000" w:rsidRPr="00000000">
        <w:rPr>
          <w:b w:val="1"/>
          <w:bCs w:val="1"/>
          <w:sz w:val="34"/>
          <w:szCs w:val="34"/>
          <w:rtl w:val="0"/>
        </w:rPr>
        <w:t xml:space="preserve">Lines we lean into repeatedly:</w:t>
      </w:r>
    </w:p>
    <w:p w:rsidR="00000000" w:rsidDel="00000000" w:rsidP="00000000" w:rsidRDefault="00000000" w:rsidRPr="00000000" w14:paraId="000000DA">
      <w:pPr>
        <w:numPr>
          <w:ilvl w:val="0"/>
          <w:numId w:val="247"/>
        </w:numPr>
        <w:spacing w:after="240" w:before="240" w:lineRule="auto"/>
        <w:ind w:left="720" w:hanging="360"/>
      </w:pP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n82z28wly9ju" w:id="84"/>
      <w:bookmarkEnd w:id="84"/>
      <w:r w:rsidDel="00000000" w:rsidR="00000000" w:rsidRPr="00000000">
        <w:rPr>
          <w:b w:val="1"/>
          <w:bCs w:val="1"/>
          <w:sz w:val="34"/>
          <w:szCs w:val="34"/>
          <w:rtl w:val="0"/>
        </w:rPr>
        <w:t xml:space="preserve">Lines we avoid:</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g65krhegchrq" w:id="85"/>
      <w:bookmarkEnd w:id="85"/>
      <w:r w:rsidDel="00000000" w:rsidR="00000000" w:rsidRPr="00000000">
        <w:rPr>
          <w:b w:val="1"/>
          <w:bCs w:val="1"/>
          <w:sz w:val="34"/>
          <w:szCs w:val="34"/>
          <w:rtl w:val="0"/>
        </w:rPr>
        <w:t xml:space="preserve">8. Competitive Exposure Strategy</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vuxmtoo3bepk" w:id="86"/>
      <w:bookmarkEnd w:id="86"/>
      <w:r w:rsidDel="00000000" w:rsidR="00000000" w:rsidRPr="00000000">
        <w:rPr>
          <w:b w:val="1"/>
          <w:bCs w:val="1"/>
          <w:sz w:val="34"/>
          <w:szCs w:val="34"/>
          <w:rtl w:val="0"/>
        </w:rPr>
        <w:t xml:space="preserve">How competitors expose themselves through their own marketing:</w:t>
      </w:r>
    </w:p>
    <w:p w:rsidR="00000000" w:rsidDel="00000000" w:rsidP="00000000" w:rsidRDefault="00000000" w:rsidRPr="00000000" w14:paraId="000000DF">
      <w:pPr>
        <w:numPr>
          <w:ilvl w:val="0"/>
          <w:numId w:val="661"/>
        </w:numPr>
        <w:spacing w:after="240" w:before="240" w:lineRule="auto"/>
        <w:ind w:left="720" w:hanging="360"/>
      </w:pP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r1nlkdhvlan5" w:id="87"/>
      <w:bookmarkEnd w:id="87"/>
      <w:r w:rsidDel="00000000" w:rsidR="00000000" w:rsidRPr="00000000">
        <w:rPr>
          <w:b w:val="1"/>
          <w:bCs w:val="1"/>
          <w:sz w:val="34"/>
          <w:szCs w:val="34"/>
          <w:rtl w:val="0"/>
        </w:rPr>
        <w:t xml:space="preserve">Where we contrast (without attacking):</w:t>
      </w:r>
    </w:p>
    <w:p w:rsidR="00000000" w:rsidDel="00000000" w:rsidP="00000000" w:rsidRDefault="00000000" w:rsidRPr="00000000" w14:paraId="000000E1">
      <w:pPr>
        <w:numPr>
          <w:ilvl w:val="0"/>
          <w:numId w:val="21"/>
        </w:numPr>
        <w:spacing w:after="240" w:before="240" w:lineRule="auto"/>
        <w:ind w:left="720" w:hanging="360"/>
      </w:pPr>
      <w:r w:rsidDel="00000000" w:rsidR="00000000" w:rsidRPr="00000000">
        <w:rPr>
          <w:rtl w:val="0"/>
        </w:rPr>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Formats to execute this:</w:t>
      </w:r>
    </w:p>
    <w:p w:rsidR="00000000" w:rsidDel="00000000" w:rsidP="00000000" w:rsidRDefault="00000000" w:rsidRPr="00000000" w14:paraId="000000E3">
      <w:pPr>
        <w:numPr>
          <w:ilvl w:val="0"/>
          <w:numId w:val="932"/>
        </w:numPr>
        <w:spacing w:after="0" w:afterAutospacing="0" w:before="240" w:lineRule="auto"/>
        <w:ind w:left="720" w:hanging="360"/>
      </w:pPr>
      <w:r w:rsidDel="00000000" w:rsidR="00000000" w:rsidRPr="00000000">
        <w:rPr>
          <w:rtl w:val="0"/>
        </w:rPr>
        <w:t xml:space="preserve">Charts</w:t>
        <w:br w:type="textWrapping"/>
      </w:r>
    </w:p>
    <w:p w:rsidR="00000000" w:rsidDel="00000000" w:rsidP="00000000" w:rsidRDefault="00000000" w:rsidRPr="00000000" w14:paraId="000000E4">
      <w:pPr>
        <w:numPr>
          <w:ilvl w:val="0"/>
          <w:numId w:val="932"/>
        </w:numPr>
        <w:spacing w:after="0" w:afterAutospacing="0" w:before="0" w:beforeAutospacing="0" w:lineRule="auto"/>
        <w:ind w:left="720" w:hanging="360"/>
      </w:pPr>
      <w:r w:rsidDel="00000000" w:rsidR="00000000" w:rsidRPr="00000000">
        <w:rPr>
          <w:rtl w:val="0"/>
        </w:rPr>
        <w:t xml:space="preserve">Side-by-sides</w:t>
        <w:br w:type="textWrapping"/>
      </w:r>
    </w:p>
    <w:p w:rsidR="00000000" w:rsidDel="00000000" w:rsidP="00000000" w:rsidRDefault="00000000" w:rsidRPr="00000000" w14:paraId="000000E5">
      <w:pPr>
        <w:numPr>
          <w:ilvl w:val="0"/>
          <w:numId w:val="932"/>
        </w:numPr>
        <w:spacing w:after="0" w:afterAutospacing="0" w:before="0" w:beforeAutospacing="0" w:lineRule="auto"/>
        <w:ind w:left="720" w:hanging="360"/>
      </w:pPr>
      <w:r w:rsidDel="00000000" w:rsidR="00000000" w:rsidRPr="00000000">
        <w:rPr>
          <w:rtl w:val="0"/>
        </w:rPr>
        <w:t xml:space="preserve">Ingredient callouts</w:t>
        <w:br w:type="textWrapping"/>
      </w:r>
    </w:p>
    <w:p w:rsidR="00000000" w:rsidDel="00000000" w:rsidP="00000000" w:rsidRDefault="00000000" w:rsidRPr="00000000" w14:paraId="000000E6">
      <w:pPr>
        <w:numPr>
          <w:ilvl w:val="0"/>
          <w:numId w:val="932"/>
        </w:numPr>
        <w:spacing w:after="0" w:afterAutospacing="0" w:before="0" w:beforeAutospacing="0" w:lineRule="auto"/>
        <w:ind w:left="720" w:hanging="360"/>
        <w:rPr>
          <w:ins w:author="rick@witzllc.com" w:id="11" w:date="2025-12-28T16:53:50Z"/>
        </w:rPr>
      </w:pPr>
      <w:r w:rsidDel="00000000" w:rsidR="00000000" w:rsidRPr="00000000">
        <w:rPr>
          <w:rtl w:val="0"/>
        </w:rPr>
        <w:t xml:space="preserve">Marketing claim breakdowns</w:t>
      </w:r>
      <w:ins w:author="rick@witzllc.com" w:id="11" w:date="2025-12-28T16:53:50Z">
        <w:r w:rsidDel="00000000" w:rsidR="00000000" w:rsidRPr="00000000">
          <w:rPr>
            <w:rtl w:val="0"/>
          </w:rPr>
        </w:r>
      </w:ins>
    </w:p>
    <w:p w:rsidR="00000000" w:rsidDel="00000000" w:rsidP="00000000" w:rsidRDefault="00000000" w:rsidRPr="00000000" w14:paraId="000000E7">
      <w:pPr>
        <w:numPr>
          <w:ilvl w:val="0"/>
          <w:numId w:val="932"/>
        </w:numPr>
        <w:spacing w:after="0" w:afterAutospacing="0" w:before="0" w:beforeAutospacing="0" w:lineRule="auto"/>
        <w:ind w:left="720" w:hanging="360"/>
      </w:pPr>
      <w:ins w:author="rick@witzllc.com" w:id="11" w:date="2025-12-28T16:53:50Z">
        <w:r w:rsidDel="00000000" w:rsidR="00000000" w:rsidRPr="00000000">
          <w:rPr>
            <w:rtl w:val="0"/>
          </w:rPr>
          <w:t xml:space="preserve">Testimonials from authorities</w:t>
        </w:r>
      </w:ins>
      <w:r w:rsidDel="00000000" w:rsidR="00000000" w:rsidRPr="00000000">
        <w:rPr>
          <w:rtl w:val="0"/>
        </w:rPr>
        <w:t xml:space="preserve"> / Case studies</w:t>
      </w:r>
    </w:p>
    <w:p w:rsidR="00000000" w:rsidDel="00000000" w:rsidP="00000000" w:rsidRDefault="00000000" w:rsidRPr="00000000" w14:paraId="000000E8">
      <w:pPr>
        <w:numPr>
          <w:ilvl w:val="0"/>
          <w:numId w:val="932"/>
        </w:numPr>
        <w:spacing w:after="240" w:before="0" w:beforeAutospacing="0" w:lineRule="auto"/>
        <w:ind w:left="720" w:hanging="360"/>
      </w:pPr>
      <w:r w:rsidDel="00000000" w:rsidR="00000000" w:rsidRPr="00000000">
        <w:rPr>
          <w:rtl w:val="0"/>
        </w:rPr>
        <w:t xml:space="preserve">PAins Claims Gains</w:t>
        <w:br w:type="textWrapping"/>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ep5mworuetah" w:id="88"/>
      <w:bookmarkEnd w:id="88"/>
      <w:r w:rsidDel="00000000" w:rsidR="00000000" w:rsidRPr="00000000">
        <w:rPr>
          <w:b w:val="1"/>
          <w:bCs w:val="1"/>
          <w:sz w:val="34"/>
          <w:szCs w:val="34"/>
          <w:rtl w:val="0"/>
        </w:rPr>
        <w:t xml:space="preserve">9. Audience Segmentation (To Be Filled Per Thread)</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4jj0n9wib6g7" w:id="89"/>
      <w:bookmarkEnd w:id="89"/>
      <w:r w:rsidDel="00000000" w:rsidR="00000000" w:rsidRPr="00000000">
        <w:rPr>
          <w:b w:val="1"/>
          <w:bCs w:val="1"/>
          <w:sz w:val="34"/>
          <w:szCs w:val="34"/>
          <w:rtl w:val="0"/>
        </w:rPr>
        <w:t xml:space="preserve">Audience Name:</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mfupv666pmz9" w:id="90"/>
      <w:bookmarkEnd w:id="90"/>
      <w:r w:rsidDel="00000000" w:rsidR="00000000" w:rsidRPr="00000000">
        <w:rPr>
          <w:b w:val="1"/>
          <w:bCs w:val="1"/>
          <w:sz w:val="34"/>
          <w:szCs w:val="34"/>
          <w:rtl w:val="0"/>
        </w:rPr>
        <w:t xml:space="preserve">Core pain:</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7ef3gh4bm2kg" w:id="91"/>
      <w:bookmarkEnd w:id="91"/>
      <w:r w:rsidDel="00000000" w:rsidR="00000000" w:rsidRPr="00000000">
        <w:rPr>
          <w:b w:val="1"/>
          <w:bCs w:val="1"/>
          <w:sz w:val="34"/>
          <w:szCs w:val="34"/>
          <w:rtl w:val="0"/>
        </w:rPr>
        <w:t xml:space="preserve">What they currently believe:</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w9a3wzzdxin4" w:id="92"/>
      <w:bookmarkEnd w:id="92"/>
      <w:r w:rsidDel="00000000" w:rsidR="00000000" w:rsidRPr="00000000">
        <w:rPr>
          <w:b w:val="1"/>
          <w:bCs w:val="1"/>
          <w:sz w:val="34"/>
          <w:szCs w:val="34"/>
          <w:rtl w:val="0"/>
        </w:rPr>
        <w:t xml:space="preserve">What we need them to believe instead:</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evcr5mgi24gb" w:id="93"/>
      <w:bookmarkEnd w:id="93"/>
      <w:r w:rsidDel="00000000" w:rsidR="00000000" w:rsidRPr="00000000">
        <w:rPr>
          <w:b w:val="1"/>
          <w:bCs w:val="1"/>
          <w:sz w:val="34"/>
          <w:szCs w:val="34"/>
          <w:rtl w:val="0"/>
        </w:rPr>
        <w:t xml:space="preserve">Primary hook:</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raff0xyizr63" w:id="94"/>
      <w:bookmarkEnd w:id="94"/>
      <w:r w:rsidDel="00000000" w:rsidR="00000000" w:rsidRPr="00000000">
        <w:rPr>
          <w:b w:val="1"/>
          <w:bCs w:val="1"/>
          <w:sz w:val="34"/>
          <w:szCs w:val="34"/>
          <w:rtl w:val="0"/>
        </w:rPr>
        <w:t xml:space="preserve">10. Channel Strategy (Framework Only)</w:t>
      </w:r>
    </w:p>
    <w:p w:rsidR="00000000" w:rsidDel="00000000" w:rsidP="00000000" w:rsidRDefault="00000000" w:rsidRPr="00000000" w14:paraId="000000F2">
      <w:pPr>
        <w:spacing w:after="240" w:before="240" w:lineRule="auto"/>
        <w:rPr>
          <w:i w:val="1"/>
          <w:iCs w:val="1"/>
        </w:rPr>
      </w:pPr>
      <w:r w:rsidDel="00000000" w:rsidR="00000000" w:rsidRPr="00000000">
        <w:rPr>
          <w:i w:val="1"/>
          <w:iCs w:val="1"/>
          <w:rtl w:val="0"/>
        </w:rPr>
        <w:t xml:space="preserve">(Fill per channel in separate threads)</w:t>
      </w:r>
    </w:p>
    <w:p w:rsidR="00000000" w:rsidDel="00000000" w:rsidP="00000000" w:rsidRDefault="00000000" w:rsidRPr="00000000" w14:paraId="000000F3">
      <w:pPr>
        <w:numPr>
          <w:ilvl w:val="0"/>
          <w:numId w:val="541"/>
        </w:numPr>
        <w:spacing w:after="0" w:afterAutospacing="0" w:before="240" w:lineRule="auto"/>
        <w:ind w:left="720" w:hanging="360"/>
      </w:pPr>
      <w:r w:rsidDel="00000000" w:rsidR="00000000" w:rsidRPr="00000000">
        <w:rPr>
          <w:rtl w:val="0"/>
        </w:rPr>
        <w:t xml:space="preserve">Website:</w:t>
        <w:br w:type="textWrapping"/>
      </w:r>
    </w:p>
    <w:p w:rsidR="00000000" w:rsidDel="00000000" w:rsidP="00000000" w:rsidRDefault="00000000" w:rsidRPr="00000000" w14:paraId="000000F4">
      <w:pPr>
        <w:numPr>
          <w:ilvl w:val="0"/>
          <w:numId w:val="541"/>
        </w:numPr>
        <w:spacing w:after="0" w:afterAutospacing="0" w:before="0" w:beforeAutospacing="0" w:lineRule="auto"/>
        <w:ind w:left="720" w:hanging="360"/>
      </w:pPr>
      <w:r w:rsidDel="00000000" w:rsidR="00000000" w:rsidRPr="00000000">
        <w:rPr>
          <w:rtl w:val="0"/>
        </w:rPr>
        <w:t xml:space="preserve">Paid Social:</w:t>
        <w:br w:type="textWrapping"/>
      </w:r>
    </w:p>
    <w:p w:rsidR="00000000" w:rsidDel="00000000" w:rsidP="00000000" w:rsidRDefault="00000000" w:rsidRPr="00000000" w14:paraId="000000F5">
      <w:pPr>
        <w:numPr>
          <w:ilvl w:val="0"/>
          <w:numId w:val="541"/>
        </w:numPr>
        <w:spacing w:after="0" w:afterAutospacing="0" w:before="0" w:beforeAutospacing="0" w:lineRule="auto"/>
        <w:ind w:left="720" w:hanging="360"/>
      </w:pPr>
      <w:r w:rsidDel="00000000" w:rsidR="00000000" w:rsidRPr="00000000">
        <w:rPr>
          <w:rtl w:val="0"/>
        </w:rPr>
        <w:t xml:space="preserve">Organic Social:  We need to discuss the situation with Russel Brand</w:t>
      </w:r>
    </w:p>
    <w:p w:rsidR="00000000" w:rsidDel="00000000" w:rsidP="00000000" w:rsidRDefault="00000000" w:rsidRPr="00000000" w14:paraId="000000F6">
      <w:pPr>
        <w:numPr>
          <w:ilvl w:val="0"/>
          <w:numId w:val="541"/>
        </w:numPr>
        <w:spacing w:after="0" w:afterAutospacing="0" w:before="0" w:beforeAutospacing="0" w:lineRule="auto"/>
        <w:ind w:left="720" w:hanging="360"/>
      </w:pPr>
      <w:r w:rsidDel="00000000" w:rsidR="00000000" w:rsidRPr="00000000">
        <w:rPr>
          <w:rtl w:val="0"/>
        </w:rPr>
        <w:t xml:space="preserve">Email:</w:t>
        <w:br w:type="textWrapping"/>
      </w:r>
    </w:p>
    <w:p w:rsidR="00000000" w:rsidDel="00000000" w:rsidP="00000000" w:rsidRDefault="00000000" w:rsidRPr="00000000" w14:paraId="000000F7">
      <w:pPr>
        <w:numPr>
          <w:ilvl w:val="0"/>
          <w:numId w:val="541"/>
        </w:numPr>
        <w:spacing w:after="0" w:afterAutospacing="0" w:before="0" w:beforeAutospacing="0" w:lineRule="auto"/>
        <w:ind w:left="720" w:hanging="360"/>
      </w:pPr>
      <w:r w:rsidDel="00000000" w:rsidR="00000000" w:rsidRPr="00000000">
        <w:rPr>
          <w:rtl w:val="0"/>
        </w:rPr>
        <w:t xml:space="preserve">Retail / In-Store:</w:t>
        <w:br w:type="textWrapping"/>
      </w:r>
    </w:p>
    <w:p w:rsidR="00000000" w:rsidDel="00000000" w:rsidP="00000000" w:rsidRDefault="00000000" w:rsidRPr="00000000" w14:paraId="000000F8">
      <w:pPr>
        <w:numPr>
          <w:ilvl w:val="0"/>
          <w:numId w:val="541"/>
        </w:numPr>
        <w:spacing w:after="0" w:afterAutospacing="0" w:before="0" w:beforeAutospacing="0" w:lineRule="auto"/>
        <w:ind w:left="720" w:hanging="360"/>
      </w:pPr>
      <w:r w:rsidDel="00000000" w:rsidR="00000000" w:rsidRPr="00000000">
        <w:rPr>
          <w:rtl w:val="0"/>
        </w:rPr>
        <w:t xml:space="preserve">Partnerships:</w:t>
        <w:br w:type="textWrapping"/>
      </w:r>
    </w:p>
    <w:p w:rsidR="00000000" w:rsidDel="00000000" w:rsidP="00000000" w:rsidRDefault="00000000" w:rsidRPr="00000000" w14:paraId="000000F9">
      <w:pPr>
        <w:numPr>
          <w:ilvl w:val="0"/>
          <w:numId w:val="541"/>
        </w:numPr>
        <w:spacing w:after="240" w:before="0" w:beforeAutospacing="0" w:lineRule="auto"/>
        <w:ind w:left="720" w:hanging="360"/>
      </w:pPr>
      <w:r w:rsidDel="00000000" w:rsidR="00000000" w:rsidRPr="00000000">
        <w:rPr>
          <w:rtl w:val="0"/>
        </w:rPr>
        <w:t xml:space="preserve">PR / Earned Media:</w:t>
        <w:br w:type="textWrapping"/>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gbt8ojoqpbt9" w:id="95"/>
      <w:bookmarkEnd w:id="95"/>
      <w:r w:rsidDel="00000000" w:rsidR="00000000" w:rsidRPr="00000000">
        <w:rPr>
          <w:b w:val="1"/>
          <w:bCs w:val="1"/>
          <w:sz w:val="34"/>
          <w:szCs w:val="34"/>
          <w:rtl w:val="0"/>
        </w:rPr>
        <w:t xml:space="preserve">11. Content Buckets</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cip6rlh6ioo6" w:id="96"/>
      <w:bookmarkEnd w:id="96"/>
      <w:r w:rsidDel="00000000" w:rsidR="00000000" w:rsidRPr="00000000">
        <w:rPr>
          <w:b w:val="1"/>
          <w:bCs w:val="1"/>
          <w:sz w:val="34"/>
          <w:szCs w:val="34"/>
          <w:rtl w:val="0"/>
        </w:rPr>
        <w:t xml:space="preserve">Education:</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xk8sdy3dzvkb" w:id="97"/>
      <w:bookmarkEnd w:id="97"/>
      <w:r w:rsidDel="00000000" w:rsidR="00000000" w:rsidRPr="00000000">
        <w:rPr>
          <w:rFonts w:ascii="Arial Unicode MS" w:cs="Arial Unicode MS" w:eastAsia="Arial Unicode MS" w:hAnsi="Arial Unicode MS"/>
          <w:b w:val="1"/>
          <w:bCs w:val="1"/>
          <w:sz w:val="34"/>
          <w:szCs w:val="34"/>
          <w:rtl w:val="0"/>
        </w:rPr>
        <w:t xml:space="preserve">Fear → Relief:</w:t>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tdlx91y6xry" w:id="98"/>
      <w:bookmarkEnd w:id="98"/>
      <w:r w:rsidDel="00000000" w:rsidR="00000000" w:rsidRPr="00000000">
        <w:rPr>
          <w:b w:val="1"/>
          <w:bCs w:val="1"/>
          <w:sz w:val="34"/>
          <w:szCs w:val="34"/>
          <w:rtl w:val="0"/>
        </w:rPr>
        <w:t xml:space="preserve">Transparency:</w:t>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f92awt6rcegz" w:id="99"/>
      <w:bookmarkEnd w:id="99"/>
      <w:r w:rsidDel="00000000" w:rsidR="00000000" w:rsidRPr="00000000">
        <w:rPr>
          <w:b w:val="1"/>
          <w:bCs w:val="1"/>
          <w:sz w:val="34"/>
          <w:szCs w:val="34"/>
          <w:rtl w:val="0"/>
        </w:rPr>
        <w:t xml:space="preserve">Comparison:</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mn4vqs59ap5n" w:id="100"/>
      <w:bookmarkEnd w:id="100"/>
      <w:r w:rsidDel="00000000" w:rsidR="00000000" w:rsidRPr="00000000">
        <w:rPr>
          <w:b w:val="1"/>
          <w:bCs w:val="1"/>
          <w:sz w:val="34"/>
          <w:szCs w:val="34"/>
          <w:rtl w:val="0"/>
        </w:rPr>
        <w:t xml:space="preserve">Mission-driven storytelling:</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y4fmw0bhznci" w:id="101"/>
      <w:bookmarkEnd w:id="101"/>
      <w:r w:rsidDel="00000000" w:rsidR="00000000" w:rsidRPr="00000000">
        <w:rPr>
          <w:b w:val="1"/>
          <w:bCs w:val="1"/>
          <w:sz w:val="34"/>
          <w:szCs w:val="34"/>
          <w:rtl w:val="0"/>
        </w:rPr>
        <w:t xml:space="preserve">12. Success Metrics (Define Later)</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93eyjk55p7v9" w:id="102"/>
      <w:bookmarkEnd w:id="102"/>
      <w:r w:rsidDel="00000000" w:rsidR="00000000" w:rsidRPr="00000000">
        <w:rPr>
          <w:b w:val="1"/>
          <w:bCs w:val="1"/>
          <w:sz w:val="34"/>
          <w:szCs w:val="34"/>
          <w:rtl w:val="0"/>
        </w:rPr>
        <w:t xml:space="preserve">Short-term signals:</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94izyv55qwja" w:id="103"/>
      <w:bookmarkEnd w:id="103"/>
      <w:r w:rsidDel="00000000" w:rsidR="00000000" w:rsidRPr="00000000">
        <w:rPr>
          <w:b w:val="1"/>
          <w:bCs w:val="1"/>
          <w:sz w:val="34"/>
          <w:szCs w:val="34"/>
          <w:rtl w:val="0"/>
        </w:rPr>
        <w:t xml:space="preserve">Mid-term signals:</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iehlafcdgoz8" w:id="104"/>
      <w:bookmarkEnd w:id="104"/>
      <w:r w:rsidDel="00000000" w:rsidR="00000000" w:rsidRPr="00000000">
        <w:rPr>
          <w:b w:val="1"/>
          <w:bCs w:val="1"/>
          <w:sz w:val="34"/>
          <w:szCs w:val="34"/>
          <w:rtl w:val="0"/>
        </w:rPr>
        <w:t xml:space="preserve">Long-term signals:</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qmxcf1fbj2sf" w:id="105"/>
      <w:bookmarkEnd w:id="105"/>
      <w:r w:rsidDel="00000000" w:rsidR="00000000" w:rsidRPr="00000000">
        <w:rPr>
          <w:b w:val="1"/>
          <w:bCs w:val="1"/>
          <w:sz w:val="34"/>
          <w:szCs w:val="34"/>
          <w:rtl w:val="0"/>
        </w:rPr>
        <w:t xml:space="preserve">13. Open Questions / Assumptions</w:t>
      </w:r>
    </w:p>
    <w:p w:rsidR="00000000" w:rsidDel="00000000" w:rsidP="00000000" w:rsidRDefault="00000000" w:rsidRPr="00000000" w14:paraId="00000108">
      <w:pPr>
        <w:spacing w:after="240" w:before="240" w:lineRule="auto"/>
        <w:rPr>
          <w:i w:val="1"/>
          <w:iCs w:val="1"/>
        </w:rPr>
      </w:pPr>
      <w:r w:rsidDel="00000000" w:rsidR="00000000" w:rsidRPr="00000000">
        <w:rPr>
          <w:i w:val="1"/>
          <w:iCs w:val="1"/>
          <w:rtl w:val="0"/>
        </w:rPr>
        <w:t xml:space="preserve">(Explicitly list what’s unknown so nothing gets buried)</w:t>
      </w:r>
    </w:p>
    <w:p w:rsidR="00000000" w:rsidDel="00000000" w:rsidP="00000000" w:rsidRDefault="00000000" w:rsidRPr="00000000" w14:paraId="00000109">
      <w:pPr>
        <w:numPr>
          <w:ilvl w:val="0"/>
          <w:numId w:val="726"/>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10A">
      <w:pPr>
        <w:numPr>
          <w:ilvl w:val="0"/>
          <w:numId w:val="72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0B">
      <w:pPr>
        <w:numPr>
          <w:ilvl w:val="0"/>
          <w:numId w:val="72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66f1tap08de" w:id="106"/>
      <w:bookmarkEnd w:id="1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Dr. Safdi</w:t>
      </w:r>
      <w:r w:rsidDel="00000000" w:rsidR="00000000" w:rsidRPr="00000000">
        <w:rPr>
          <w:rtl w:val="0"/>
        </w:rPr>
      </w:r>
    </w:p>
    <w:p w:rsidR="00000000" w:rsidDel="00000000" w:rsidP="00000000" w:rsidRDefault="00000000" w:rsidRPr="00000000" w14:paraId="000001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n8xhpje88gw" w:id="107"/>
      <w:bookmarkEnd w:id="1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Comprehensive Profile</w:t>
      </w:r>
      <w:r w:rsidDel="00000000" w:rsidR="00000000" w:rsidRPr="00000000">
        <w:rPr>
          <w:rtl w:val="0"/>
        </w:rPr>
      </w:r>
    </w:p>
    <w:p w:rsidR="00000000" w:rsidDel="00000000" w:rsidP="00000000" w:rsidRDefault="00000000" w:rsidRPr="00000000" w14:paraId="00000110">
      <w:pPr>
        <w:pStyle w:val="Heading1"/>
        <w:keepNext w:val="0"/>
        <w:keepLines w:val="0"/>
        <w:pBdr>
          <w:bottom w:color="auto" w:space="7" w:sz="0" w:val="none"/>
        </w:pBdr>
        <w:shd w:fill="ffffff" w:val="clear"/>
        <w:spacing w:after="240" w:before="0" w:line="300" w:lineRule="auto"/>
        <w:rPr>
          <w:b w:val="1"/>
          <w:bCs w:val="1"/>
          <w:color w:val="1f2328"/>
          <w:sz w:val="48"/>
          <w:szCs w:val="48"/>
        </w:rPr>
      </w:pPr>
      <w:bookmarkStart w:colFirst="0" w:colLast="0" w:name="_q313x6oj5zff" w:id="108"/>
      <w:bookmarkEnd w:id="108"/>
      <w:r w:rsidDel="00000000" w:rsidR="00000000" w:rsidRPr="00000000">
        <w:rPr>
          <w:b w:val="1"/>
          <w:bCs w:val="1"/>
          <w:color w:val="1f2328"/>
          <w:sz w:val="48"/>
          <w:szCs w:val="48"/>
          <w:rtl w:val="0"/>
        </w:rPr>
        <w:t xml:space="preserve">Dr. Alan V. Safdi, MD, FACG</w:t>
      </w:r>
    </w:p>
    <w:p w:rsidR="00000000" w:rsidDel="00000000" w:rsidP="00000000" w:rsidRDefault="00000000" w:rsidRPr="00000000" w14:paraId="00000111">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jnuet5dsww0z" w:id="109"/>
      <w:bookmarkEnd w:id="109"/>
      <w:r w:rsidDel="00000000" w:rsidR="00000000" w:rsidRPr="00000000">
        <w:rPr>
          <w:b w:val="1"/>
          <w:bCs w:val="1"/>
          <w:color w:val="1f2328"/>
          <w:sz w:val="36"/>
          <w:szCs w:val="36"/>
          <w:rtl w:val="0"/>
        </w:rPr>
        <w:t xml:space="preserve">Comprehensive Profile for MD Health Marketing Plan</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haap2icai24d" w:id="110"/>
      <w:bookmarkEnd w:id="110"/>
      <w:r w:rsidDel="00000000" w:rsidR="00000000" w:rsidRPr="00000000">
        <w:rPr>
          <w:b w:val="1"/>
          <w:bCs w:val="1"/>
          <w:color w:val="1f2328"/>
          <w:sz w:val="36"/>
          <w:szCs w:val="36"/>
          <w:rtl w:val="0"/>
        </w:rPr>
        <w:t xml:space="preserve">Executive Summary</w:t>
      </w:r>
    </w:p>
    <w:p w:rsidR="00000000" w:rsidDel="00000000" w:rsidP="00000000" w:rsidRDefault="00000000" w:rsidRPr="00000000" w14:paraId="00000114">
      <w:pPr>
        <w:shd w:fill="ffffff" w:val="clear"/>
        <w:spacing w:after="240" w:lineRule="auto"/>
        <w:rPr>
          <w:color w:val="1f2328"/>
          <w:sz w:val="24"/>
          <w:szCs w:val="24"/>
        </w:rPr>
      </w:pPr>
      <w:r w:rsidDel="00000000" w:rsidR="00000000" w:rsidRPr="00000000">
        <w:rPr>
          <w:color w:val="1f2328"/>
          <w:sz w:val="24"/>
          <w:szCs w:val="24"/>
          <w:rtl w:val="0"/>
        </w:rPr>
        <w:t xml:space="preserve">Dr. Alan V. Safdi, MD, FACG  is a world-renowned gastroenterologist, entrepreneur, researcher, and wellness advocate with over 47 years of medical experience. He is the CEO of MD Health and serves as a key figure in the health/nutrition bar venture. His extensive credentials, research background, and passion for preventative medicine make him a powerful authority figure for marketing health-focused nutrition products.</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y3h9meqg79ce" w:id="111"/>
      <w:bookmarkEnd w:id="111"/>
      <w:r w:rsidDel="00000000" w:rsidR="00000000" w:rsidRPr="00000000">
        <w:rPr>
          <w:b w:val="1"/>
          <w:bCs w:val="1"/>
          <w:color w:val="1f2328"/>
          <w:sz w:val="36"/>
          <w:szCs w:val="36"/>
          <w:rtl w:val="0"/>
        </w:rPr>
        <w:t xml:space="preserve">Basic Information</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540"/>
        <w:tblGridChange w:id="0">
          <w:tblGrid>
            <w:gridCol w:w="2580"/>
            <w:gridCol w:w="6540"/>
          </w:tblGrid>
        </w:tblGridChange>
      </w:tblGrid>
      <w:tr>
        <w:trPr>
          <w:cantSplit w:val="0"/>
          <w:trHeight w:val="465" w:hRule="atLeast"/>
          <w:tblHeader w:val="0"/>
        </w:trPr>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17">
            <w:pPr>
              <w:spacing w:after="240" w:lineRule="auto"/>
              <w:jc w:val="center"/>
              <w:rPr>
                <w:color w:val="1f2328"/>
                <w:sz w:val="24"/>
                <w:szCs w:val="24"/>
                <w:highlight w:val="white"/>
              </w:rPr>
            </w:pPr>
            <w:r w:rsidDel="00000000" w:rsidR="00000000" w:rsidRPr="00000000">
              <w:rPr>
                <w:b w:val="1"/>
                <w:bCs w:val="1"/>
                <w:color w:val="1f2328"/>
                <w:sz w:val="24"/>
                <w:szCs w:val="24"/>
                <w:highlight w:val="white"/>
                <w:rtl w:val="0"/>
              </w:rPr>
              <w:t xml:space="preserve">Field</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18">
            <w:pPr>
              <w:spacing w:after="240" w:lineRule="auto"/>
              <w:jc w:val="center"/>
              <w:rPr>
                <w:color w:val="1f2328"/>
                <w:sz w:val="24"/>
                <w:szCs w:val="24"/>
                <w:highlight w:val="white"/>
              </w:rPr>
            </w:pPr>
            <w:r w:rsidDel="00000000" w:rsidR="00000000" w:rsidRPr="00000000">
              <w:rPr>
                <w:b w:val="1"/>
                <w:bCs w:val="1"/>
                <w:color w:val="1f2328"/>
                <w:sz w:val="24"/>
                <w:szCs w:val="24"/>
                <w:highlight w:val="white"/>
                <w:rtl w:val="0"/>
              </w:rPr>
              <w:t xml:space="preserve">Details</w:t>
            </w:r>
            <w:r w:rsidDel="00000000" w:rsidR="00000000" w:rsidRPr="00000000">
              <w:rPr>
                <w:rtl w:val="0"/>
              </w:rPr>
            </w:r>
          </w:p>
        </w:tc>
      </w:tr>
      <w:tr>
        <w:trPr>
          <w:cantSplit w:val="0"/>
          <w:trHeight w:val="465" w:hRule="atLeast"/>
          <w:tblHeader w:val="0"/>
        </w:trPr>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19">
            <w:pPr>
              <w:spacing w:after="240" w:lineRule="auto"/>
              <w:rPr>
                <w:color w:val="1f2328"/>
                <w:sz w:val="24"/>
                <w:szCs w:val="24"/>
                <w:highlight w:val="white"/>
              </w:rPr>
            </w:pPr>
            <w:r w:rsidDel="00000000" w:rsidR="00000000" w:rsidRPr="00000000">
              <w:rPr>
                <w:color w:val="1f2328"/>
                <w:sz w:val="24"/>
                <w:szCs w:val="24"/>
                <w:highlight w:val="white"/>
                <w:rtl w:val="0"/>
              </w:rPr>
              <w:t xml:space="preserve">Full Name</w:t>
            </w:r>
          </w:p>
        </w:tc>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1A">
            <w:pPr>
              <w:spacing w:after="240" w:lineRule="auto"/>
              <w:rPr>
                <w:color w:val="1f2328"/>
                <w:sz w:val="24"/>
                <w:szCs w:val="24"/>
                <w:highlight w:val="white"/>
              </w:rPr>
            </w:pPr>
            <w:r w:rsidDel="00000000" w:rsidR="00000000" w:rsidRPr="00000000">
              <w:rPr>
                <w:color w:val="1f2328"/>
                <w:sz w:val="24"/>
                <w:szCs w:val="24"/>
                <w:highlight w:val="white"/>
                <w:rtl w:val="0"/>
              </w:rPr>
              <w:t xml:space="preserve">Dr. Alan Victor Safdi</w:t>
            </w:r>
          </w:p>
        </w:tc>
      </w:tr>
      <w:tr>
        <w:trPr>
          <w:cantSplit w:val="0"/>
          <w:trHeight w:val="735" w:hRule="atLeast"/>
          <w:tblHeader w:val="0"/>
        </w:trPr>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1B">
            <w:pPr>
              <w:spacing w:after="240" w:lineRule="auto"/>
              <w:rPr>
                <w:color w:val="1f2328"/>
                <w:sz w:val="24"/>
                <w:szCs w:val="24"/>
                <w:highlight w:val="white"/>
              </w:rPr>
            </w:pPr>
            <w:r w:rsidDel="00000000" w:rsidR="00000000" w:rsidRPr="00000000">
              <w:rPr>
                <w:color w:val="1f2328"/>
                <w:sz w:val="24"/>
                <w:szCs w:val="24"/>
                <w:highlight w:val="white"/>
                <w:rtl w:val="0"/>
              </w:rPr>
              <w:t xml:space="preserve">Credentials</w:t>
            </w:r>
          </w:p>
        </w:tc>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1C">
            <w:pPr>
              <w:spacing w:after="240" w:lineRule="auto"/>
              <w:rPr>
                <w:color w:val="1f2328"/>
                <w:sz w:val="24"/>
                <w:szCs w:val="24"/>
                <w:highlight w:val="white"/>
              </w:rPr>
            </w:pPr>
            <w:r w:rsidDel="00000000" w:rsidR="00000000" w:rsidRPr="00000000">
              <w:rPr>
                <w:color w:val="1f2328"/>
                <w:sz w:val="24"/>
                <w:szCs w:val="24"/>
                <w:highlight w:val="white"/>
                <w:rtl w:val="0"/>
              </w:rPr>
              <w:t xml:space="preserve">MD, FACG (Fellow of the American College of Gastroenterology)</w:t>
            </w:r>
          </w:p>
        </w:tc>
      </w:tr>
      <w:tr>
        <w:trPr>
          <w:cantSplit w:val="0"/>
          <w:trHeight w:val="465" w:hRule="atLeast"/>
          <w:tblHeader w:val="0"/>
        </w:trPr>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1D">
            <w:pPr>
              <w:spacing w:after="240" w:lineRule="auto"/>
              <w:rPr>
                <w:color w:val="1f2328"/>
                <w:sz w:val="24"/>
                <w:szCs w:val="24"/>
                <w:highlight w:val="white"/>
              </w:rPr>
            </w:pPr>
            <w:r w:rsidDel="00000000" w:rsidR="00000000" w:rsidRPr="00000000">
              <w:rPr>
                <w:color w:val="1f2328"/>
                <w:sz w:val="24"/>
                <w:szCs w:val="24"/>
                <w:highlight w:val="white"/>
                <w:rtl w:val="0"/>
              </w:rPr>
              <w:t xml:space="preserve">Primary Specialty</w:t>
            </w:r>
          </w:p>
        </w:tc>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1E">
            <w:pPr>
              <w:spacing w:after="240" w:lineRule="auto"/>
              <w:rPr>
                <w:color w:val="1f2328"/>
                <w:sz w:val="24"/>
                <w:szCs w:val="24"/>
                <w:highlight w:val="white"/>
              </w:rPr>
            </w:pPr>
            <w:r w:rsidDel="00000000" w:rsidR="00000000" w:rsidRPr="00000000">
              <w:rPr>
                <w:color w:val="1f2328"/>
                <w:sz w:val="24"/>
                <w:szCs w:val="24"/>
                <w:highlight w:val="white"/>
                <w:rtl w:val="0"/>
              </w:rPr>
              <w:t xml:space="preserve">Gastroenterology</w:t>
            </w:r>
          </w:p>
        </w:tc>
      </w:tr>
      <w:tr>
        <w:trPr>
          <w:cantSplit w:val="0"/>
          <w:trHeight w:val="735" w:hRule="atLeast"/>
          <w:tblHeader w:val="0"/>
        </w:trPr>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1F">
            <w:pPr>
              <w:spacing w:after="240" w:lineRule="auto"/>
              <w:rPr>
                <w:color w:val="1f2328"/>
                <w:sz w:val="24"/>
                <w:szCs w:val="24"/>
                <w:highlight w:val="white"/>
              </w:rPr>
            </w:pPr>
            <w:r w:rsidDel="00000000" w:rsidR="00000000" w:rsidRPr="00000000">
              <w:rPr>
                <w:color w:val="1f2328"/>
                <w:sz w:val="24"/>
                <w:szCs w:val="24"/>
                <w:highlight w:val="white"/>
                <w:rtl w:val="0"/>
              </w:rPr>
              <w:t xml:space="preserve">Secondary Specialty</w:t>
            </w:r>
          </w:p>
        </w:tc>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20">
            <w:pPr>
              <w:spacing w:after="240" w:lineRule="auto"/>
              <w:rPr>
                <w:color w:val="1f2328"/>
                <w:sz w:val="24"/>
                <w:szCs w:val="24"/>
                <w:highlight w:val="white"/>
              </w:rPr>
            </w:pPr>
            <w:r w:rsidDel="00000000" w:rsidR="00000000" w:rsidRPr="00000000">
              <w:rPr>
                <w:color w:val="1f2328"/>
                <w:sz w:val="24"/>
                <w:szCs w:val="24"/>
                <w:highlight w:val="white"/>
                <w:rtl w:val="0"/>
              </w:rPr>
              <w:t xml:space="preserve">Internal Medicine</w:t>
            </w:r>
          </w:p>
        </w:tc>
      </w:tr>
      <w:tr>
        <w:trPr>
          <w:cantSplit w:val="0"/>
          <w:trHeight w:val="465" w:hRule="atLeast"/>
          <w:tblHeader w:val="0"/>
        </w:trPr>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21">
            <w:pPr>
              <w:spacing w:after="240" w:lineRule="auto"/>
              <w:rPr>
                <w:color w:val="1f2328"/>
                <w:sz w:val="24"/>
                <w:szCs w:val="24"/>
                <w:highlight w:val="white"/>
              </w:rPr>
            </w:pPr>
            <w:r w:rsidDel="00000000" w:rsidR="00000000" w:rsidRPr="00000000">
              <w:rPr>
                <w:color w:val="1f2328"/>
                <w:sz w:val="24"/>
                <w:szCs w:val="24"/>
                <w:highlight w:val="white"/>
                <w:rtl w:val="0"/>
              </w:rPr>
              <w:t xml:space="preserve">Current Location</w:t>
            </w:r>
          </w:p>
        </w:tc>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22">
            <w:pPr>
              <w:spacing w:after="240" w:lineRule="auto"/>
              <w:rPr>
                <w:color w:val="1f2328"/>
                <w:sz w:val="24"/>
                <w:szCs w:val="24"/>
                <w:highlight w:val="white"/>
              </w:rPr>
            </w:pPr>
            <w:r w:rsidDel="00000000" w:rsidR="00000000" w:rsidRPr="00000000">
              <w:rPr>
                <w:color w:val="1f2328"/>
                <w:sz w:val="24"/>
                <w:szCs w:val="24"/>
                <w:highlight w:val="white"/>
                <w:rtl w:val="0"/>
              </w:rPr>
              <w:t xml:space="preserve">Telluride, Colorado (part-time) / Cincinnati, Ohio/ Bay area, California</w:t>
            </w:r>
          </w:p>
        </w:tc>
      </w:tr>
      <w:tr>
        <w:trPr>
          <w:cantSplit w:val="0"/>
          <w:trHeight w:val="465" w:hRule="atLeast"/>
          <w:tblHeader w:val="0"/>
        </w:trPr>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23">
            <w:pPr>
              <w:spacing w:after="240" w:lineRule="auto"/>
              <w:rPr>
                <w:color w:val="1f2328"/>
                <w:sz w:val="24"/>
                <w:szCs w:val="24"/>
                <w:highlight w:val="white"/>
              </w:rPr>
            </w:pPr>
            <w:r w:rsidDel="00000000" w:rsidR="00000000" w:rsidRPr="00000000">
              <w:rPr>
                <w:color w:val="1f2328"/>
                <w:sz w:val="24"/>
                <w:szCs w:val="24"/>
                <w:highlight w:val="white"/>
                <w:rtl w:val="0"/>
              </w:rPr>
              <w:t xml:space="preserve">Years in Practice</w:t>
            </w:r>
          </w:p>
        </w:tc>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24">
            <w:pPr>
              <w:spacing w:after="240" w:lineRule="auto"/>
              <w:rPr>
                <w:color w:val="1f2328"/>
                <w:sz w:val="24"/>
                <w:szCs w:val="24"/>
                <w:highlight w:val="white"/>
              </w:rPr>
            </w:pPr>
            <w:r w:rsidDel="00000000" w:rsidR="00000000" w:rsidRPr="00000000">
              <w:rPr>
                <w:color w:val="1f2328"/>
                <w:sz w:val="24"/>
                <w:szCs w:val="24"/>
                <w:highlight w:val="white"/>
                <w:rtl w:val="0"/>
              </w:rPr>
              <w:t xml:space="preserve">47+ years</w:t>
            </w:r>
          </w:p>
        </w:tc>
      </w:tr>
    </w:tbl>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k7rqci8bflvg" w:id="112"/>
      <w:bookmarkEnd w:id="112"/>
      <w:r w:rsidDel="00000000" w:rsidR="00000000" w:rsidRPr="00000000">
        <w:rPr>
          <w:b w:val="1"/>
          <w:bCs w:val="1"/>
          <w:color w:val="1f2328"/>
          <w:sz w:val="36"/>
          <w:szCs w:val="36"/>
          <w:rtl w:val="0"/>
        </w:rPr>
        <w:t xml:space="preserve">Education &amp; Academic Honors</w:t>
      </w:r>
    </w:p>
    <w:p w:rsidR="00000000" w:rsidDel="00000000" w:rsidP="00000000" w:rsidRDefault="00000000" w:rsidRPr="00000000" w14:paraId="00000127">
      <w:pPr>
        <w:pStyle w:val="Heading3"/>
        <w:keepNext w:val="0"/>
        <w:keepLines w:val="0"/>
        <w:shd w:fill="ffffff" w:val="clear"/>
        <w:spacing w:after="240" w:before="360" w:line="300" w:lineRule="auto"/>
        <w:rPr>
          <w:b w:val="1"/>
          <w:bCs w:val="1"/>
          <w:color w:val="1f2328"/>
          <w:sz w:val="35"/>
          <w:szCs w:val="35"/>
        </w:rPr>
      </w:pPr>
      <w:bookmarkStart w:colFirst="0" w:colLast="0" w:name="_k5lxoj60cwkv" w:id="113"/>
      <w:bookmarkEnd w:id="113"/>
      <w:r w:rsidDel="00000000" w:rsidR="00000000" w:rsidRPr="00000000">
        <w:rPr>
          <w:b w:val="1"/>
          <w:bCs w:val="1"/>
          <w:color w:val="1f2328"/>
          <w:sz w:val="35"/>
          <w:szCs w:val="35"/>
          <w:rtl w:val="0"/>
        </w:rPr>
        <w:t xml:space="preserve">Undergraduate</w:t>
      </w:r>
    </w:p>
    <w:p w:rsidR="00000000" w:rsidDel="00000000" w:rsidP="00000000" w:rsidRDefault="00000000" w:rsidRPr="00000000" w14:paraId="00000128">
      <w:pPr>
        <w:numPr>
          <w:ilvl w:val="0"/>
          <w:numId w:val="1160"/>
        </w:numPr>
        <w:shd w:fill="ffffff" w:val="clear"/>
        <w:spacing w:after="0" w:afterAutospacing="0" w:lineRule="auto"/>
        <w:ind w:left="720" w:hanging="360"/>
      </w:pPr>
      <w:r w:rsidDel="00000000" w:rsidR="00000000" w:rsidRPr="00000000">
        <w:rPr>
          <w:color w:val="1f2328"/>
          <w:sz w:val="24"/>
          <w:szCs w:val="24"/>
          <w:rtl w:val="0"/>
        </w:rPr>
        <w:t xml:space="preserve">Northwestern University (1971-1974)</w:t>
      </w:r>
    </w:p>
    <w:p w:rsidR="00000000" w:rsidDel="00000000" w:rsidP="00000000" w:rsidRDefault="00000000" w:rsidRPr="00000000" w14:paraId="00000129">
      <w:pPr>
        <w:numPr>
          <w:ilvl w:val="1"/>
          <w:numId w:val="1160"/>
        </w:numPr>
        <w:spacing w:after="0" w:afterAutospacing="0" w:lineRule="auto"/>
        <w:ind w:left="1440" w:hanging="360"/>
      </w:pPr>
      <w:r w:rsidDel="00000000" w:rsidR="00000000" w:rsidRPr="00000000">
        <w:rPr>
          <w:color w:val="1f2328"/>
          <w:sz w:val="24"/>
          <w:szCs w:val="24"/>
          <w:rtl w:val="0"/>
        </w:rPr>
        <w:t xml:space="preserve">BA in Biology</w:t>
      </w:r>
    </w:p>
    <w:p w:rsidR="00000000" w:rsidDel="00000000" w:rsidP="00000000" w:rsidRDefault="00000000" w:rsidRPr="00000000" w14:paraId="0000012A">
      <w:pPr>
        <w:numPr>
          <w:ilvl w:val="1"/>
          <w:numId w:val="1160"/>
        </w:numPr>
        <w:spacing w:after="0" w:afterAutospacing="0" w:before="0" w:beforeAutospacing="0" w:lineRule="auto"/>
        <w:ind w:left="1440" w:hanging="360"/>
      </w:pPr>
      <w:r w:rsidDel="00000000" w:rsidR="00000000" w:rsidRPr="00000000">
        <w:rPr>
          <w:color w:val="1f2328"/>
          <w:sz w:val="24"/>
          <w:szCs w:val="24"/>
          <w:rtl w:val="0"/>
        </w:rPr>
        <w:t xml:space="preserve">Graduated in 3 years (accelerated)</w:t>
      </w:r>
    </w:p>
    <w:p w:rsidR="00000000" w:rsidDel="00000000" w:rsidP="00000000" w:rsidRDefault="00000000" w:rsidRPr="00000000" w14:paraId="0000012B">
      <w:pPr>
        <w:numPr>
          <w:ilvl w:val="1"/>
          <w:numId w:val="1160"/>
        </w:numPr>
        <w:spacing w:after="240" w:before="0" w:beforeAutospacing="0" w:lineRule="auto"/>
        <w:ind w:left="1440" w:hanging="360"/>
      </w:pPr>
      <w:r w:rsidDel="00000000" w:rsidR="00000000" w:rsidRPr="00000000">
        <w:rPr>
          <w:color w:val="1f2328"/>
          <w:sz w:val="24"/>
          <w:szCs w:val="24"/>
          <w:rtl w:val="0"/>
        </w:rPr>
        <w:t xml:space="preserve">Phi Beta Kappa honors</w:t>
      </w:r>
    </w:p>
    <w:p w:rsidR="00000000" w:rsidDel="00000000" w:rsidP="00000000" w:rsidRDefault="00000000" w:rsidRPr="00000000" w14:paraId="0000012C">
      <w:pPr>
        <w:pStyle w:val="Heading3"/>
        <w:keepNext w:val="0"/>
        <w:keepLines w:val="0"/>
        <w:shd w:fill="ffffff" w:val="clear"/>
        <w:spacing w:after="240" w:before="360" w:line="300" w:lineRule="auto"/>
        <w:rPr>
          <w:b w:val="1"/>
          <w:bCs w:val="1"/>
          <w:color w:val="1f2328"/>
          <w:sz w:val="35"/>
          <w:szCs w:val="35"/>
        </w:rPr>
      </w:pPr>
      <w:bookmarkStart w:colFirst="0" w:colLast="0" w:name="_lag12nvehxuq" w:id="114"/>
      <w:bookmarkEnd w:id="114"/>
      <w:r w:rsidDel="00000000" w:rsidR="00000000" w:rsidRPr="00000000">
        <w:rPr>
          <w:b w:val="1"/>
          <w:bCs w:val="1"/>
          <w:color w:val="1f2328"/>
          <w:sz w:val="35"/>
          <w:szCs w:val="35"/>
          <w:rtl w:val="0"/>
        </w:rPr>
        <w:t xml:space="preserve">Medical School</w:t>
      </w:r>
    </w:p>
    <w:p w:rsidR="00000000" w:rsidDel="00000000" w:rsidP="00000000" w:rsidRDefault="00000000" w:rsidRPr="00000000" w14:paraId="0000012D">
      <w:pPr>
        <w:numPr>
          <w:ilvl w:val="0"/>
          <w:numId w:val="1112"/>
        </w:numPr>
        <w:shd w:fill="ffffff" w:val="clear"/>
        <w:spacing w:after="0" w:afterAutospacing="0" w:lineRule="auto"/>
        <w:ind w:left="720" w:hanging="360"/>
      </w:pPr>
      <w:r w:rsidDel="00000000" w:rsidR="00000000" w:rsidRPr="00000000">
        <w:rPr>
          <w:color w:val="1f2328"/>
          <w:sz w:val="24"/>
          <w:szCs w:val="24"/>
          <w:rtl w:val="0"/>
        </w:rPr>
        <w:t xml:space="preserve">University of Cincinnati College of Medicine (Class of 1978)</w:t>
      </w:r>
    </w:p>
    <w:p w:rsidR="00000000" w:rsidDel="00000000" w:rsidP="00000000" w:rsidRDefault="00000000" w:rsidRPr="00000000" w14:paraId="0000012E">
      <w:pPr>
        <w:numPr>
          <w:ilvl w:val="1"/>
          <w:numId w:val="1112"/>
        </w:numPr>
        <w:spacing w:after="0" w:afterAutospacing="0" w:lineRule="auto"/>
        <w:ind w:left="1440" w:hanging="360"/>
      </w:pPr>
      <w:r w:rsidDel="00000000" w:rsidR="00000000" w:rsidRPr="00000000">
        <w:rPr>
          <w:color w:val="1f2328"/>
          <w:sz w:val="24"/>
          <w:szCs w:val="24"/>
          <w:rtl w:val="0"/>
        </w:rPr>
        <w:t xml:space="preserve">Elected to Alpha Omega Alpha (AOA) Medical Honor Society in third year</w:t>
      </w:r>
    </w:p>
    <w:p w:rsidR="00000000" w:rsidDel="00000000" w:rsidP="00000000" w:rsidRDefault="00000000" w:rsidRPr="00000000" w14:paraId="0000012F">
      <w:pPr>
        <w:numPr>
          <w:ilvl w:val="1"/>
          <w:numId w:val="1112"/>
        </w:numPr>
        <w:spacing w:after="240" w:before="0" w:beforeAutospacing="0" w:lineRule="auto"/>
        <w:ind w:left="1440" w:hanging="360"/>
      </w:pPr>
      <w:r w:rsidDel="00000000" w:rsidR="00000000" w:rsidRPr="00000000">
        <w:rPr>
          <w:color w:val="1f2328"/>
          <w:sz w:val="24"/>
          <w:szCs w:val="24"/>
          <w:rtl w:val="0"/>
        </w:rPr>
        <w:t xml:space="preserve">AOA is the most prestigious medical honor society in the United States</w:t>
      </w:r>
    </w:p>
    <w:p w:rsidR="00000000" w:rsidDel="00000000" w:rsidP="00000000" w:rsidRDefault="00000000" w:rsidRPr="00000000" w14:paraId="00000130">
      <w:pPr>
        <w:pStyle w:val="Heading3"/>
        <w:keepNext w:val="0"/>
        <w:keepLines w:val="0"/>
        <w:shd w:fill="ffffff" w:val="clear"/>
        <w:spacing w:after="240" w:before="360" w:line="300" w:lineRule="auto"/>
        <w:rPr>
          <w:b w:val="1"/>
          <w:bCs w:val="1"/>
          <w:color w:val="1f2328"/>
          <w:sz w:val="35"/>
          <w:szCs w:val="35"/>
        </w:rPr>
      </w:pPr>
      <w:bookmarkStart w:colFirst="0" w:colLast="0" w:name="_g0pqh7hr26s" w:id="115"/>
      <w:bookmarkEnd w:id="115"/>
      <w:r w:rsidDel="00000000" w:rsidR="00000000" w:rsidRPr="00000000">
        <w:rPr>
          <w:b w:val="1"/>
          <w:bCs w:val="1"/>
          <w:color w:val="1f2328"/>
          <w:sz w:val="35"/>
          <w:szCs w:val="35"/>
          <w:rtl w:val="0"/>
        </w:rPr>
        <w:t xml:space="preserve">Residency</w:t>
      </w:r>
    </w:p>
    <w:p w:rsidR="00000000" w:rsidDel="00000000" w:rsidP="00000000" w:rsidRDefault="00000000" w:rsidRPr="00000000" w14:paraId="00000131">
      <w:pPr>
        <w:numPr>
          <w:ilvl w:val="0"/>
          <w:numId w:val="883"/>
        </w:numPr>
        <w:shd w:fill="ffffff" w:val="clear"/>
        <w:spacing w:after="0" w:afterAutospacing="0" w:lineRule="auto"/>
        <w:ind w:left="720" w:hanging="360"/>
      </w:pPr>
      <w:r w:rsidDel="00000000" w:rsidR="00000000" w:rsidRPr="00000000">
        <w:rPr>
          <w:color w:val="1f2328"/>
          <w:sz w:val="24"/>
          <w:szCs w:val="24"/>
          <w:rtl w:val="0"/>
        </w:rPr>
        <w:t xml:space="preserve">University of California San Diego Medical Center (1978-1981)</w:t>
      </w:r>
    </w:p>
    <w:p w:rsidR="00000000" w:rsidDel="00000000" w:rsidP="00000000" w:rsidRDefault="00000000" w:rsidRPr="00000000" w14:paraId="00000132">
      <w:pPr>
        <w:numPr>
          <w:ilvl w:val="1"/>
          <w:numId w:val="883"/>
        </w:numPr>
        <w:spacing w:after="240" w:lineRule="auto"/>
        <w:ind w:left="1440" w:hanging="360"/>
      </w:pPr>
      <w:r w:rsidDel="00000000" w:rsidR="00000000" w:rsidRPr="00000000">
        <w:rPr>
          <w:color w:val="1f2328"/>
          <w:sz w:val="24"/>
          <w:szCs w:val="24"/>
          <w:rtl w:val="0"/>
        </w:rPr>
        <w:t xml:space="preserve">Internal Medicine Residency</w:t>
      </w:r>
    </w:p>
    <w:p w:rsidR="00000000" w:rsidDel="00000000" w:rsidP="00000000" w:rsidRDefault="00000000" w:rsidRPr="00000000" w14:paraId="00000133">
      <w:pPr>
        <w:pStyle w:val="Heading3"/>
        <w:keepNext w:val="0"/>
        <w:keepLines w:val="0"/>
        <w:shd w:fill="ffffff" w:val="clear"/>
        <w:spacing w:after="240" w:before="360" w:line="300" w:lineRule="auto"/>
        <w:rPr>
          <w:b w:val="1"/>
          <w:bCs w:val="1"/>
          <w:color w:val="1f2328"/>
          <w:sz w:val="35"/>
          <w:szCs w:val="35"/>
        </w:rPr>
      </w:pPr>
      <w:bookmarkStart w:colFirst="0" w:colLast="0" w:name="_3zmq3sbyzkwg" w:id="116"/>
      <w:bookmarkEnd w:id="116"/>
      <w:r w:rsidDel="00000000" w:rsidR="00000000" w:rsidRPr="00000000">
        <w:rPr>
          <w:b w:val="1"/>
          <w:bCs w:val="1"/>
          <w:color w:val="1f2328"/>
          <w:sz w:val="35"/>
          <w:szCs w:val="35"/>
          <w:rtl w:val="0"/>
        </w:rPr>
        <w:t xml:space="preserve">Fellowship</w:t>
      </w:r>
    </w:p>
    <w:p w:rsidR="00000000" w:rsidDel="00000000" w:rsidP="00000000" w:rsidRDefault="00000000" w:rsidRPr="00000000" w14:paraId="00000134">
      <w:pPr>
        <w:numPr>
          <w:ilvl w:val="0"/>
          <w:numId w:val="149"/>
        </w:numPr>
        <w:shd w:fill="ffffff" w:val="clear"/>
        <w:spacing w:after="0" w:afterAutospacing="0" w:lineRule="auto"/>
        <w:ind w:left="720" w:hanging="360"/>
      </w:pPr>
      <w:r w:rsidDel="00000000" w:rsidR="00000000" w:rsidRPr="00000000">
        <w:rPr>
          <w:color w:val="1f2328"/>
          <w:sz w:val="24"/>
          <w:szCs w:val="24"/>
          <w:rtl w:val="0"/>
        </w:rPr>
        <w:t xml:space="preserve">University of Cincinnati Medical Center (1981-1983)</w:t>
      </w:r>
    </w:p>
    <w:p w:rsidR="00000000" w:rsidDel="00000000" w:rsidP="00000000" w:rsidRDefault="00000000" w:rsidRPr="00000000" w14:paraId="00000135">
      <w:pPr>
        <w:numPr>
          <w:ilvl w:val="1"/>
          <w:numId w:val="149"/>
        </w:numPr>
        <w:spacing w:after="240" w:lineRule="auto"/>
        <w:ind w:left="1440" w:hanging="360"/>
      </w:pPr>
      <w:r w:rsidDel="00000000" w:rsidR="00000000" w:rsidRPr="00000000">
        <w:rPr>
          <w:color w:val="1f2328"/>
          <w:sz w:val="24"/>
          <w:szCs w:val="24"/>
          <w:rtl w:val="0"/>
        </w:rPr>
        <w:t xml:space="preserve">Gastroenterology Fellowship</w:t>
      </w:r>
    </w:p>
    <w:p w:rsidR="00000000" w:rsidDel="00000000" w:rsidP="00000000" w:rsidRDefault="00000000" w:rsidRPr="00000000" w14:paraId="00000136">
      <w:pPr>
        <w:pStyle w:val="Heading3"/>
        <w:keepNext w:val="0"/>
        <w:keepLines w:val="0"/>
        <w:shd w:fill="ffffff" w:val="clear"/>
        <w:spacing w:after="240" w:before="360" w:line="300" w:lineRule="auto"/>
        <w:rPr>
          <w:b w:val="1"/>
          <w:bCs w:val="1"/>
          <w:color w:val="1f2328"/>
          <w:sz w:val="35"/>
          <w:szCs w:val="35"/>
        </w:rPr>
      </w:pPr>
      <w:bookmarkStart w:colFirst="0" w:colLast="0" w:name="_ev2jwfvj1zb6" w:id="117"/>
      <w:bookmarkEnd w:id="117"/>
      <w:r w:rsidDel="00000000" w:rsidR="00000000" w:rsidRPr="00000000">
        <w:rPr>
          <w:b w:val="1"/>
          <w:bCs w:val="1"/>
          <w:color w:val="1f2328"/>
          <w:sz w:val="35"/>
          <w:szCs w:val="35"/>
          <w:rtl w:val="0"/>
        </w:rPr>
        <w:t xml:space="preserve">Board Certifications</w:t>
      </w:r>
    </w:p>
    <w:p w:rsidR="00000000" w:rsidDel="00000000" w:rsidP="00000000" w:rsidRDefault="00000000" w:rsidRPr="00000000" w14:paraId="00000137">
      <w:pPr>
        <w:numPr>
          <w:ilvl w:val="0"/>
          <w:numId w:val="375"/>
        </w:numPr>
        <w:shd w:fill="ffffff" w:val="clear"/>
        <w:spacing w:after="0" w:afterAutospacing="0" w:lineRule="auto"/>
        <w:ind w:left="720" w:hanging="360"/>
      </w:pPr>
      <w:r w:rsidDel="00000000" w:rsidR="00000000" w:rsidRPr="00000000">
        <w:rPr>
          <w:color w:val="1f2328"/>
          <w:sz w:val="24"/>
          <w:szCs w:val="24"/>
          <w:rtl w:val="0"/>
        </w:rPr>
        <w:t xml:space="preserve">Board Certified in Internal Medicine</w:t>
      </w:r>
    </w:p>
    <w:p w:rsidR="00000000" w:rsidDel="00000000" w:rsidP="00000000" w:rsidRDefault="00000000" w:rsidRPr="00000000" w14:paraId="00000138">
      <w:pPr>
        <w:numPr>
          <w:ilvl w:val="0"/>
          <w:numId w:val="375"/>
        </w:numPr>
        <w:shd w:fill="ffffff" w:val="clear"/>
        <w:spacing w:after="0" w:afterAutospacing="0" w:before="0" w:beforeAutospacing="0" w:lineRule="auto"/>
        <w:ind w:left="720" w:hanging="360"/>
      </w:pPr>
      <w:r w:rsidDel="00000000" w:rsidR="00000000" w:rsidRPr="00000000">
        <w:rPr>
          <w:color w:val="1f2328"/>
          <w:sz w:val="24"/>
          <w:szCs w:val="24"/>
          <w:rtl w:val="0"/>
        </w:rPr>
        <w:t xml:space="preserve">Board Certified in Gastroenterology</w:t>
      </w:r>
    </w:p>
    <w:p w:rsidR="00000000" w:rsidDel="00000000" w:rsidP="00000000" w:rsidRDefault="00000000" w:rsidRPr="00000000" w14:paraId="00000139">
      <w:pPr>
        <w:numPr>
          <w:ilvl w:val="0"/>
          <w:numId w:val="375"/>
        </w:numPr>
        <w:shd w:fill="ffffff" w:val="clear"/>
        <w:spacing w:after="240" w:before="0" w:beforeAutospacing="0" w:lineRule="auto"/>
        <w:ind w:left="720" w:hanging="360"/>
      </w:pPr>
      <w:r w:rsidDel="00000000" w:rsidR="00000000" w:rsidRPr="00000000">
        <w:rPr>
          <w:color w:val="1f2328"/>
          <w:sz w:val="24"/>
          <w:szCs w:val="24"/>
          <w:rtl w:val="0"/>
        </w:rPr>
        <w:t xml:space="preserve">Fellow of the American College of Gastroenterology (FACG)</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jlwebvwiqzvs" w:id="118"/>
      <w:bookmarkEnd w:id="118"/>
      <w:r w:rsidDel="00000000" w:rsidR="00000000" w:rsidRPr="00000000">
        <w:rPr>
          <w:b w:val="1"/>
          <w:bCs w:val="1"/>
          <w:color w:val="1f2328"/>
          <w:sz w:val="36"/>
          <w:szCs w:val="36"/>
          <w:rtl w:val="0"/>
        </w:rPr>
        <w:t xml:space="preserve">Current Leadership Positions</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985"/>
        <w:gridCol w:w="3855"/>
        <w:tblGridChange w:id="0">
          <w:tblGrid>
            <w:gridCol w:w="2280"/>
            <w:gridCol w:w="2985"/>
            <w:gridCol w:w="3855"/>
          </w:tblGrid>
        </w:tblGridChange>
      </w:tblGrid>
      <w:tr>
        <w:trPr>
          <w:cantSplit w:val="0"/>
          <w:trHeight w:val="465" w:hRule="atLeast"/>
          <w:tblHeader w:val="0"/>
        </w:trPr>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3C">
            <w:pPr>
              <w:spacing w:after="240" w:lineRule="auto"/>
              <w:jc w:val="center"/>
              <w:rPr>
                <w:color w:val="1f2328"/>
                <w:sz w:val="24"/>
                <w:szCs w:val="24"/>
                <w:highlight w:val="white"/>
              </w:rPr>
            </w:pPr>
            <w:r w:rsidDel="00000000" w:rsidR="00000000" w:rsidRPr="00000000">
              <w:rPr>
                <w:b w:val="1"/>
                <w:bCs w:val="1"/>
                <w:color w:val="1f2328"/>
                <w:sz w:val="24"/>
                <w:szCs w:val="24"/>
                <w:highlight w:val="white"/>
                <w:rtl w:val="0"/>
              </w:rPr>
              <w:t xml:space="preserve">Role</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3D">
            <w:pPr>
              <w:spacing w:after="240" w:lineRule="auto"/>
              <w:jc w:val="center"/>
              <w:rPr>
                <w:color w:val="1f2328"/>
                <w:sz w:val="24"/>
                <w:szCs w:val="24"/>
                <w:highlight w:val="white"/>
              </w:rPr>
            </w:pPr>
            <w:r w:rsidDel="00000000" w:rsidR="00000000" w:rsidRPr="00000000">
              <w:rPr>
                <w:b w:val="1"/>
                <w:bCs w:val="1"/>
                <w:color w:val="1f2328"/>
                <w:sz w:val="24"/>
                <w:szCs w:val="24"/>
                <w:highlight w:val="white"/>
                <w:rtl w:val="0"/>
              </w:rPr>
              <w:t xml:space="preserve">Organization</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3E">
            <w:pPr>
              <w:spacing w:after="240" w:lineRule="auto"/>
              <w:jc w:val="center"/>
              <w:rPr>
                <w:color w:val="1f2328"/>
                <w:sz w:val="24"/>
                <w:szCs w:val="24"/>
                <w:highlight w:val="white"/>
              </w:rPr>
            </w:pPr>
            <w:r w:rsidDel="00000000" w:rsidR="00000000" w:rsidRPr="00000000">
              <w:rPr>
                <w:b w:val="1"/>
                <w:bCs w:val="1"/>
                <w:color w:val="1f2328"/>
                <w:sz w:val="24"/>
                <w:szCs w:val="24"/>
                <w:highlight w:val="white"/>
                <w:rtl w:val="0"/>
              </w:rPr>
              <w:t xml:space="preserve">Notes</w:t>
            </w:r>
            <w:r w:rsidDel="00000000" w:rsidR="00000000" w:rsidRPr="00000000">
              <w:rPr>
                <w:rtl w:val="0"/>
              </w:rPr>
            </w:r>
          </w:p>
        </w:tc>
      </w:tr>
      <w:tr>
        <w:trPr>
          <w:cantSplit w:val="0"/>
          <w:trHeight w:val="735" w:hRule="atLeast"/>
          <w:tblHeader w:val="0"/>
        </w:trPr>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3F">
            <w:pPr>
              <w:spacing w:after="240" w:lineRule="auto"/>
              <w:rPr>
                <w:color w:val="1f2328"/>
                <w:sz w:val="24"/>
                <w:szCs w:val="24"/>
                <w:highlight w:val="white"/>
              </w:rPr>
            </w:pPr>
            <w:r w:rsidDel="00000000" w:rsidR="00000000" w:rsidRPr="00000000">
              <w:rPr>
                <w:color w:val="1f2328"/>
                <w:sz w:val="24"/>
                <w:szCs w:val="24"/>
                <w:highlight w:val="white"/>
                <w:rtl w:val="0"/>
              </w:rPr>
              <w:t xml:space="preserve">Chief Executive Officer</w:t>
            </w:r>
          </w:p>
        </w:tc>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40">
            <w:pPr>
              <w:spacing w:after="240" w:lineRule="auto"/>
              <w:rPr>
                <w:color w:val="1f2328"/>
                <w:sz w:val="24"/>
                <w:szCs w:val="24"/>
                <w:highlight w:val="white"/>
              </w:rPr>
            </w:pPr>
            <w:r w:rsidDel="00000000" w:rsidR="00000000" w:rsidRPr="00000000">
              <w:rPr>
                <w:color w:val="1f2328"/>
                <w:sz w:val="24"/>
                <w:szCs w:val="24"/>
                <w:highlight w:val="white"/>
                <w:rtl w:val="0"/>
              </w:rPr>
              <w:t xml:space="preserve">MD Health</w:t>
            </w:r>
          </w:p>
        </w:tc>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41">
            <w:pPr>
              <w:spacing w:after="240" w:lineRule="auto"/>
              <w:rPr>
                <w:color w:val="1f2328"/>
                <w:sz w:val="24"/>
                <w:szCs w:val="24"/>
                <w:highlight w:val="white"/>
              </w:rPr>
            </w:pPr>
            <w:r w:rsidDel="00000000" w:rsidR="00000000" w:rsidRPr="00000000">
              <w:rPr>
                <w:color w:val="1f2328"/>
                <w:sz w:val="24"/>
                <w:szCs w:val="24"/>
                <w:highlight w:val="white"/>
                <w:rtl w:val="0"/>
              </w:rPr>
              <w:t xml:space="preserve">The nutrition bar company</w:t>
            </w:r>
          </w:p>
        </w:tc>
      </w:tr>
      <w:tr>
        <w:trPr>
          <w:cantSplit w:val="0"/>
          <w:trHeight w:val="735" w:hRule="atLeast"/>
          <w:tblHeader w:val="0"/>
        </w:trPr>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42">
            <w:pPr>
              <w:spacing w:after="240" w:lineRule="auto"/>
              <w:rPr>
                <w:color w:val="1f2328"/>
                <w:sz w:val="24"/>
                <w:szCs w:val="24"/>
                <w:highlight w:val="white"/>
              </w:rPr>
            </w:pPr>
            <w:r w:rsidDel="00000000" w:rsidR="00000000" w:rsidRPr="00000000">
              <w:rPr>
                <w:color w:val="1f2328"/>
                <w:sz w:val="24"/>
                <w:szCs w:val="24"/>
                <w:highlight w:val="white"/>
                <w:rtl w:val="0"/>
              </w:rPr>
              <w:t xml:space="preserve">Chief Medical Officer</w:t>
            </w:r>
          </w:p>
        </w:tc>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43">
            <w:pPr>
              <w:spacing w:after="240" w:lineRule="auto"/>
              <w:rPr>
                <w:color w:val="1f2328"/>
                <w:sz w:val="24"/>
                <w:szCs w:val="24"/>
                <w:highlight w:val="white"/>
              </w:rPr>
            </w:pPr>
            <w:r w:rsidDel="00000000" w:rsidR="00000000" w:rsidRPr="00000000">
              <w:rPr>
                <w:color w:val="1f2328"/>
                <w:sz w:val="24"/>
                <w:szCs w:val="24"/>
                <w:highlight w:val="white"/>
                <w:rtl w:val="0"/>
              </w:rPr>
              <w:t xml:space="preserve">Quadrant Health</w:t>
            </w:r>
          </w:p>
        </w:tc>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44">
            <w:pPr>
              <w:spacing w:after="240" w:lineRule="auto"/>
              <w:rPr>
                <w:color w:val="1f2328"/>
                <w:sz w:val="24"/>
                <w:szCs w:val="24"/>
                <w:highlight w:val="white"/>
              </w:rPr>
            </w:pPr>
            <w:r w:rsidDel="00000000" w:rsidR="00000000" w:rsidRPr="00000000">
              <w:rPr>
                <w:color w:val="1f2328"/>
                <w:sz w:val="24"/>
                <w:szCs w:val="24"/>
                <w:highlight w:val="white"/>
                <w:rtl w:val="0"/>
              </w:rPr>
              <w:t xml:space="preserve">Co-owned by Stanford University and Mayo Clinic</w:t>
            </w:r>
          </w:p>
        </w:tc>
      </w:tr>
      <w:tr>
        <w:trPr>
          <w:cantSplit w:val="0"/>
          <w:trHeight w:val="735" w:hRule="atLeast"/>
          <w:tblHeader w:val="0"/>
        </w:trPr>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45">
            <w:pPr>
              <w:spacing w:after="240" w:lineRule="auto"/>
              <w:rPr>
                <w:color w:val="1f2328"/>
                <w:sz w:val="24"/>
                <w:szCs w:val="24"/>
                <w:highlight w:val="white"/>
              </w:rPr>
            </w:pPr>
            <w:r w:rsidDel="00000000" w:rsidR="00000000" w:rsidRPr="00000000">
              <w:rPr>
                <w:color w:val="1f2328"/>
                <w:sz w:val="24"/>
                <w:szCs w:val="24"/>
                <w:highlight w:val="white"/>
                <w:rtl w:val="0"/>
              </w:rPr>
              <w:t xml:space="preserve">Medical Director</w:t>
            </w:r>
          </w:p>
        </w:tc>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46">
            <w:pPr>
              <w:spacing w:after="240" w:lineRule="auto"/>
              <w:rPr>
                <w:color w:val="1f2328"/>
                <w:sz w:val="24"/>
                <w:szCs w:val="24"/>
                <w:highlight w:val="white"/>
              </w:rPr>
            </w:pPr>
            <w:r w:rsidDel="00000000" w:rsidR="00000000" w:rsidRPr="00000000">
              <w:rPr>
                <w:color w:val="1f2328"/>
                <w:sz w:val="24"/>
                <w:szCs w:val="24"/>
                <w:highlight w:val="white"/>
                <w:rtl w:val="0"/>
              </w:rPr>
              <w:t xml:space="preserve">Telluride Longevity Institute</w:t>
            </w:r>
          </w:p>
        </w:tc>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47">
            <w:pPr>
              <w:spacing w:after="240" w:lineRule="auto"/>
              <w:rPr>
                <w:color w:val="1f2328"/>
                <w:sz w:val="24"/>
                <w:szCs w:val="24"/>
                <w:highlight w:val="white"/>
              </w:rPr>
            </w:pPr>
            <w:r w:rsidDel="00000000" w:rsidR="00000000" w:rsidRPr="00000000">
              <w:rPr>
                <w:color w:val="1f2328"/>
                <w:sz w:val="24"/>
                <w:szCs w:val="24"/>
                <w:highlight w:val="white"/>
                <w:rtl w:val="0"/>
              </w:rPr>
              <w:t xml:space="preserve">Wellness and longevity focused</w:t>
            </w:r>
          </w:p>
        </w:tc>
      </w:tr>
      <w:tr>
        <w:trPr>
          <w:cantSplit w:val="0"/>
          <w:trHeight w:val="1369.74609375" w:hRule="atLeast"/>
          <w:tblHeader w:val="0"/>
        </w:trPr>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48">
            <w:pPr>
              <w:spacing w:after="240" w:lineRule="auto"/>
              <w:rPr>
                <w:color w:val="1f2328"/>
                <w:sz w:val="24"/>
                <w:szCs w:val="24"/>
                <w:highlight w:val="white"/>
              </w:rPr>
            </w:pPr>
            <w:r w:rsidDel="00000000" w:rsidR="00000000" w:rsidRPr="00000000">
              <w:rPr>
                <w:color w:val="1f2328"/>
                <w:sz w:val="24"/>
                <w:szCs w:val="24"/>
                <w:highlight w:val="white"/>
                <w:rtl w:val="0"/>
              </w:rPr>
              <w:t xml:space="preserve">President</w:t>
            </w:r>
          </w:p>
        </w:tc>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49">
            <w:pPr>
              <w:spacing w:after="240" w:lineRule="auto"/>
              <w:rPr>
                <w:color w:val="1f2328"/>
                <w:sz w:val="24"/>
                <w:szCs w:val="24"/>
                <w:highlight w:val="white"/>
              </w:rPr>
            </w:pPr>
            <w:r w:rsidDel="00000000" w:rsidR="00000000" w:rsidRPr="00000000">
              <w:rPr>
                <w:color w:val="1f2328"/>
                <w:sz w:val="24"/>
                <w:szCs w:val="24"/>
                <w:highlight w:val="white"/>
                <w:rtl w:val="0"/>
              </w:rPr>
              <w:t xml:space="preserve">Consultants for Clinical Research</w:t>
            </w:r>
          </w:p>
          <w:p w:rsidR="00000000" w:rsidDel="00000000" w:rsidP="00000000" w:rsidRDefault="00000000" w:rsidRPr="00000000" w14:paraId="0000014A">
            <w:pPr>
              <w:spacing w:after="240" w:lineRule="auto"/>
              <w:rPr>
                <w:color w:val="1f2328"/>
                <w:sz w:val="24"/>
                <w:szCs w:val="24"/>
                <w:highlight w:val="white"/>
              </w:rPr>
            </w:pP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4B">
            <w:pPr>
              <w:spacing w:after="240" w:lineRule="auto"/>
              <w:rPr>
                <w:color w:val="1f2328"/>
                <w:sz w:val="24"/>
                <w:szCs w:val="24"/>
                <w:highlight w:val="white"/>
              </w:rPr>
            </w:pPr>
            <w:r w:rsidDel="00000000" w:rsidR="00000000" w:rsidRPr="00000000">
              <w:rPr>
                <w:color w:val="1f2328"/>
                <w:sz w:val="24"/>
                <w:szCs w:val="24"/>
                <w:highlight w:val="white"/>
                <w:rtl w:val="0"/>
              </w:rPr>
              <w:t xml:space="preserve">Clinical research organization</w:t>
            </w:r>
          </w:p>
        </w:tc>
      </w:tr>
      <w:tr>
        <w:trPr>
          <w:cantSplit w:val="0"/>
          <w:trHeight w:val="1369.74609375" w:hRule="atLeast"/>
          <w:tblHeader w:val="0"/>
        </w:trPr>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4C">
            <w:pPr>
              <w:spacing w:after="240" w:lineRule="auto"/>
              <w:rPr>
                <w:color w:val="1f2328"/>
                <w:sz w:val="24"/>
                <w:szCs w:val="24"/>
                <w:highlight w:val="white"/>
              </w:rPr>
            </w:pPr>
            <w:r w:rsidDel="00000000" w:rsidR="00000000" w:rsidRPr="00000000">
              <w:rPr>
                <w:color w:val="1f2328"/>
                <w:sz w:val="24"/>
                <w:szCs w:val="24"/>
                <w:highlight w:val="white"/>
                <w:rtl w:val="0"/>
              </w:rPr>
              <w:t xml:space="preserve">Medical Director</w:t>
            </w:r>
          </w:p>
        </w:tc>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4D">
            <w:pPr>
              <w:spacing w:after="240" w:lineRule="auto"/>
              <w:rPr>
                <w:color w:val="1f2328"/>
                <w:sz w:val="24"/>
                <w:szCs w:val="24"/>
                <w:highlight w:val="white"/>
              </w:rPr>
            </w:pPr>
            <w:r w:rsidDel="00000000" w:rsidR="00000000" w:rsidRPr="00000000">
              <w:rPr>
                <w:color w:val="1f2328"/>
                <w:sz w:val="24"/>
                <w:szCs w:val="24"/>
                <w:highlight w:val="white"/>
                <w:rtl w:val="0"/>
              </w:rPr>
              <w:t xml:space="preserve">Evidence Medical Podcasts</w:t>
            </w:r>
          </w:p>
        </w:tc>
        <w:tc>
          <w:tcPr>
            <w:tcBorders>
              <w:top w:color="d1d9e0" w:space="0" w:sz="6" w:val="single"/>
              <w:left w:color="d1d9e0" w:space="0" w:sz="6" w:val="single"/>
              <w:bottom w:color="d1d9e0" w:space="0" w:sz="6" w:val="single"/>
              <w:right w:color="d1d9e0" w:space="0" w:sz="6" w:val="single"/>
            </w:tcBorders>
            <w:tcMar>
              <w:left w:w="200.0" w:type="dxa"/>
              <w:right w:w="200.0" w:type="dxa"/>
            </w:tcMar>
          </w:tcPr>
          <w:p w:rsidR="00000000" w:rsidDel="00000000" w:rsidP="00000000" w:rsidRDefault="00000000" w:rsidRPr="00000000" w14:paraId="0000014E">
            <w:pPr>
              <w:spacing w:after="240" w:lineRule="auto"/>
              <w:rPr>
                <w:color w:val="1f2328"/>
                <w:sz w:val="24"/>
                <w:szCs w:val="24"/>
                <w:highlight w:val="white"/>
              </w:rPr>
            </w:pPr>
            <w:r w:rsidDel="00000000" w:rsidR="00000000" w:rsidRPr="00000000">
              <w:rPr>
                <w:color w:val="1f2328"/>
                <w:sz w:val="24"/>
                <w:szCs w:val="24"/>
                <w:highlight w:val="white"/>
                <w:rtl w:val="0"/>
              </w:rPr>
              <w:t xml:space="preserve">Educational Podcasts that Are Evidence Based</w:t>
            </w:r>
          </w:p>
        </w:tc>
      </w:tr>
    </w:tbl>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gq8e079nqu9d" w:id="119"/>
      <w:bookmarkEnd w:id="119"/>
      <w:r w:rsidDel="00000000" w:rsidR="00000000" w:rsidRPr="00000000">
        <w:rPr>
          <w:b w:val="1"/>
          <w:bCs w:val="1"/>
          <w:color w:val="1f2328"/>
          <w:sz w:val="36"/>
          <w:szCs w:val="36"/>
          <w:rtl w:val="0"/>
        </w:rPr>
        <w:t xml:space="preserve">Past Leadership Positions</w:t>
      </w:r>
    </w:p>
    <w:p w:rsidR="00000000" w:rsidDel="00000000" w:rsidP="00000000" w:rsidRDefault="00000000" w:rsidRPr="00000000" w14:paraId="00000151">
      <w:pPr>
        <w:numPr>
          <w:ilvl w:val="0"/>
          <w:numId w:val="568"/>
        </w:numPr>
        <w:shd w:fill="ffffff" w:val="clear"/>
        <w:spacing w:after="0" w:afterAutospacing="0" w:lineRule="auto"/>
        <w:ind w:left="720" w:hanging="360"/>
      </w:pPr>
      <w:r w:rsidDel="00000000" w:rsidR="00000000" w:rsidRPr="00000000">
        <w:rPr>
          <w:color w:val="1f2328"/>
          <w:sz w:val="24"/>
          <w:szCs w:val="24"/>
          <w:rtl w:val="0"/>
        </w:rPr>
        <w:t xml:space="preserve">Past Chairman, Section of Gastroenterology, Deaconess Hospital (Cincinnati)</w:t>
      </w:r>
    </w:p>
    <w:p w:rsidR="00000000" w:rsidDel="00000000" w:rsidP="00000000" w:rsidRDefault="00000000" w:rsidRPr="00000000" w14:paraId="00000152">
      <w:pPr>
        <w:numPr>
          <w:ilvl w:val="0"/>
          <w:numId w:val="568"/>
        </w:numPr>
        <w:shd w:fill="ffffff" w:val="clear"/>
        <w:spacing w:after="0" w:afterAutospacing="0" w:before="0" w:beforeAutospacing="0" w:lineRule="auto"/>
        <w:ind w:left="720" w:hanging="360"/>
      </w:pPr>
      <w:r w:rsidDel="00000000" w:rsidR="00000000" w:rsidRPr="00000000">
        <w:rPr>
          <w:color w:val="1f2328"/>
          <w:sz w:val="24"/>
          <w:szCs w:val="24"/>
          <w:rtl w:val="0"/>
        </w:rPr>
        <w:t xml:space="preserve">Chairman and President, Ohio Gastroenterology and Liver Institute</w:t>
      </w:r>
    </w:p>
    <w:p w:rsidR="00000000" w:rsidDel="00000000" w:rsidP="00000000" w:rsidRDefault="00000000" w:rsidRPr="00000000" w14:paraId="00000153">
      <w:pPr>
        <w:numPr>
          <w:ilvl w:val="0"/>
          <w:numId w:val="568"/>
        </w:numPr>
        <w:shd w:fill="ffffff" w:val="clear"/>
        <w:spacing w:after="0" w:afterAutospacing="0" w:before="0" w:beforeAutospacing="0" w:lineRule="auto"/>
        <w:ind w:left="720" w:hanging="360"/>
      </w:pPr>
      <w:r w:rsidDel="00000000" w:rsidR="00000000" w:rsidRPr="00000000">
        <w:rPr>
          <w:color w:val="1f2328"/>
          <w:sz w:val="24"/>
          <w:szCs w:val="24"/>
          <w:rtl w:val="0"/>
        </w:rPr>
        <w:t xml:space="preserve">President, Ohio Gastroenterology Society (elected to represent the State of Ohio)</w:t>
      </w:r>
    </w:p>
    <w:p w:rsidR="00000000" w:rsidDel="00000000" w:rsidP="00000000" w:rsidRDefault="00000000" w:rsidRPr="00000000" w14:paraId="00000154">
      <w:pPr>
        <w:numPr>
          <w:ilvl w:val="0"/>
          <w:numId w:val="568"/>
        </w:numPr>
        <w:shd w:fill="ffffff" w:val="clear"/>
        <w:spacing w:after="0" w:afterAutospacing="0" w:before="0" w:beforeAutospacing="0" w:lineRule="auto"/>
        <w:ind w:left="720" w:hanging="360"/>
      </w:pPr>
      <w:r w:rsidDel="00000000" w:rsidR="00000000" w:rsidRPr="00000000">
        <w:rPr>
          <w:color w:val="1f2328"/>
          <w:sz w:val="24"/>
          <w:szCs w:val="24"/>
          <w:rtl w:val="0"/>
        </w:rPr>
        <w:t xml:space="preserve">National Board Member, Digestive Disease National Coalition</w:t>
      </w:r>
    </w:p>
    <w:p w:rsidR="00000000" w:rsidDel="00000000" w:rsidP="00000000" w:rsidRDefault="00000000" w:rsidRPr="00000000" w14:paraId="00000155">
      <w:pPr>
        <w:numPr>
          <w:ilvl w:val="0"/>
          <w:numId w:val="568"/>
        </w:numPr>
        <w:shd w:fill="ffffff" w:val="clear"/>
        <w:spacing w:after="0" w:afterAutospacing="0" w:before="0" w:beforeAutospacing="0" w:lineRule="auto"/>
        <w:ind w:left="720" w:hanging="360"/>
      </w:pPr>
      <w:r w:rsidDel="00000000" w:rsidR="00000000" w:rsidRPr="00000000">
        <w:rPr>
          <w:color w:val="1f2328"/>
          <w:sz w:val="24"/>
          <w:szCs w:val="24"/>
          <w:rtl w:val="0"/>
        </w:rPr>
        <w:t xml:space="preserve">Past Chairman, Cincinnati Medical Advisory Committee, Crohn's and Colitis Foundation</w:t>
      </w:r>
    </w:p>
    <w:p w:rsidR="00000000" w:rsidDel="00000000" w:rsidP="00000000" w:rsidRDefault="00000000" w:rsidRPr="00000000" w14:paraId="00000156">
      <w:pPr>
        <w:numPr>
          <w:ilvl w:val="0"/>
          <w:numId w:val="568"/>
        </w:numPr>
        <w:shd w:fill="ffffff" w:val="clear"/>
        <w:spacing w:after="0" w:afterAutospacing="0" w:before="0" w:beforeAutospacing="0" w:lineRule="auto"/>
        <w:ind w:left="720" w:hanging="360"/>
      </w:pPr>
      <w:r w:rsidDel="00000000" w:rsidR="00000000" w:rsidRPr="00000000">
        <w:rPr>
          <w:color w:val="1f2328"/>
          <w:sz w:val="24"/>
          <w:szCs w:val="24"/>
          <w:rtl w:val="0"/>
        </w:rPr>
        <w:t xml:space="preserve">President, Treasurer, and Secretary, Southwest Ohio Digestive Disease Society</w:t>
      </w:r>
    </w:p>
    <w:p w:rsidR="00000000" w:rsidDel="00000000" w:rsidP="00000000" w:rsidRDefault="00000000" w:rsidRPr="00000000" w14:paraId="00000157">
      <w:pPr>
        <w:numPr>
          <w:ilvl w:val="0"/>
          <w:numId w:val="568"/>
        </w:numPr>
        <w:shd w:fill="ffffff" w:val="clear"/>
        <w:spacing w:after="0" w:afterAutospacing="0" w:before="0" w:beforeAutospacing="0" w:lineRule="auto"/>
        <w:ind w:left="720" w:hanging="360"/>
      </w:pPr>
      <w:r w:rsidDel="00000000" w:rsidR="00000000" w:rsidRPr="00000000">
        <w:rPr>
          <w:color w:val="1f2328"/>
          <w:sz w:val="24"/>
          <w:szCs w:val="24"/>
          <w:rtl w:val="0"/>
        </w:rPr>
        <w:t xml:space="preserve">Served as President of the Consultants for Clinical Research</w:t>
      </w:r>
    </w:p>
    <w:p w:rsidR="00000000" w:rsidDel="00000000" w:rsidP="00000000" w:rsidRDefault="00000000" w:rsidRPr="00000000" w14:paraId="00000158">
      <w:pPr>
        <w:numPr>
          <w:ilvl w:val="0"/>
          <w:numId w:val="568"/>
        </w:numPr>
        <w:shd w:fill="ffffff" w:val="clear"/>
        <w:spacing w:after="0" w:afterAutospacing="0" w:before="0" w:beforeAutospacing="0" w:lineRule="auto"/>
        <w:ind w:left="720" w:hanging="360"/>
      </w:pPr>
      <w:r w:rsidDel="00000000" w:rsidR="00000000" w:rsidRPr="00000000">
        <w:rPr>
          <w:color w:val="1f2328"/>
          <w:sz w:val="24"/>
          <w:szCs w:val="24"/>
          <w:rtl w:val="0"/>
        </w:rPr>
        <w:t xml:space="preserve">Medical Director Tri-State Endoscopy Center</w:t>
      </w:r>
    </w:p>
    <w:p w:rsidR="00000000" w:rsidDel="00000000" w:rsidP="00000000" w:rsidRDefault="00000000" w:rsidRPr="00000000" w14:paraId="00000159">
      <w:pPr>
        <w:numPr>
          <w:ilvl w:val="0"/>
          <w:numId w:val="568"/>
        </w:numPr>
        <w:shd w:fill="ffffff" w:val="clear"/>
        <w:spacing w:after="0" w:afterAutospacing="0" w:before="0" w:beforeAutospacing="0" w:lineRule="auto"/>
        <w:ind w:left="720" w:hanging="360"/>
      </w:pPr>
      <w:r w:rsidDel="00000000" w:rsidR="00000000" w:rsidRPr="00000000">
        <w:rPr>
          <w:color w:val="1f2328"/>
          <w:sz w:val="24"/>
          <w:szCs w:val="24"/>
          <w:rtl w:val="0"/>
        </w:rPr>
        <w:t xml:space="preserve">Medical Ambassador to Multiple Countries through People to People</w:t>
      </w:r>
    </w:p>
    <w:p w:rsidR="00000000" w:rsidDel="00000000" w:rsidP="00000000" w:rsidRDefault="00000000" w:rsidRPr="00000000" w14:paraId="0000015A">
      <w:pPr>
        <w:numPr>
          <w:ilvl w:val="0"/>
          <w:numId w:val="568"/>
        </w:numPr>
        <w:shd w:fill="ffffff" w:val="clear"/>
        <w:spacing w:after="240" w:before="0" w:beforeAutospacing="0" w:lineRule="auto"/>
        <w:ind w:left="720" w:hanging="360"/>
      </w:pPr>
      <w:r w:rsidDel="00000000" w:rsidR="00000000" w:rsidRPr="00000000">
        <w:rPr>
          <w:color w:val="1f2328"/>
          <w:sz w:val="24"/>
          <w:szCs w:val="24"/>
          <w:rtl w:val="0"/>
        </w:rPr>
        <w:t xml:space="preserve">Co-founder and past President eMerge, A command driven voice operative computer company</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nrbbdz23wk59" w:id="120"/>
      <w:bookmarkEnd w:id="120"/>
      <w:r w:rsidDel="00000000" w:rsidR="00000000" w:rsidRPr="00000000">
        <w:rPr>
          <w:b w:val="1"/>
          <w:bCs w:val="1"/>
          <w:color w:val="1f2328"/>
          <w:sz w:val="36"/>
          <w:szCs w:val="36"/>
          <w:rtl w:val="0"/>
        </w:rPr>
        <w:t xml:space="preserve">Entrepreneurial Ventures &amp; Companies Founded</w:t>
      </w:r>
    </w:p>
    <w:p w:rsidR="00000000" w:rsidDel="00000000" w:rsidP="00000000" w:rsidRDefault="00000000" w:rsidRPr="00000000" w14:paraId="0000015D">
      <w:pPr>
        <w:shd w:fill="ffffff" w:val="clear"/>
        <w:spacing w:after="240" w:lineRule="auto"/>
        <w:rPr>
          <w:color w:val="1f2328"/>
          <w:sz w:val="24"/>
          <w:szCs w:val="24"/>
        </w:rPr>
      </w:pPr>
      <w:r w:rsidDel="00000000" w:rsidR="00000000" w:rsidRPr="00000000">
        <w:rPr>
          <w:color w:val="1f2328"/>
          <w:sz w:val="24"/>
          <w:szCs w:val="24"/>
          <w:rtl w:val="0"/>
        </w:rPr>
        <w:t xml:space="preserve">Dr. Safdi has a strong track record of building successful healthcare companies:</w:t>
      </w:r>
    </w:p>
    <w:p w:rsidR="00000000" w:rsidDel="00000000" w:rsidP="00000000" w:rsidRDefault="00000000" w:rsidRPr="00000000" w14:paraId="0000015E">
      <w:pPr>
        <w:numPr>
          <w:ilvl w:val="0"/>
          <w:numId w:val="342"/>
        </w:numPr>
        <w:shd w:fill="ffffff" w:val="clear"/>
        <w:spacing w:after="0" w:afterAutospacing="0" w:lineRule="auto"/>
        <w:ind w:left="720" w:hanging="360"/>
      </w:pPr>
      <w:r w:rsidDel="00000000" w:rsidR="00000000" w:rsidRPr="00000000">
        <w:rPr>
          <w:color w:val="1f2328"/>
          <w:sz w:val="24"/>
          <w:szCs w:val="24"/>
          <w:rtl w:val="0"/>
        </w:rPr>
        <w:t xml:space="preserve">MD Health - CEO (current nutrition bar company)</w:t>
      </w:r>
    </w:p>
    <w:p w:rsidR="00000000" w:rsidDel="00000000" w:rsidP="00000000" w:rsidRDefault="00000000" w:rsidRPr="00000000" w14:paraId="0000015F">
      <w:pPr>
        <w:numPr>
          <w:ilvl w:val="0"/>
          <w:numId w:val="342"/>
        </w:numPr>
        <w:shd w:fill="ffffff" w:val="clear"/>
        <w:spacing w:after="0" w:afterAutospacing="0" w:before="0" w:beforeAutospacing="0" w:lineRule="auto"/>
        <w:ind w:left="720" w:hanging="360"/>
      </w:pPr>
      <w:r w:rsidDel="00000000" w:rsidR="00000000" w:rsidRPr="00000000">
        <w:rPr>
          <w:color w:val="1f2328"/>
          <w:sz w:val="24"/>
          <w:szCs w:val="24"/>
          <w:rtl w:val="0"/>
        </w:rPr>
        <w:t xml:space="preserve">Quadrant Health - CMO (AI-powered patient safety, backed by Stanford/Mayo)</w:t>
      </w:r>
    </w:p>
    <w:p w:rsidR="00000000" w:rsidDel="00000000" w:rsidP="00000000" w:rsidRDefault="00000000" w:rsidRPr="00000000" w14:paraId="00000160">
      <w:pPr>
        <w:numPr>
          <w:ilvl w:val="0"/>
          <w:numId w:val="342"/>
        </w:numPr>
        <w:shd w:fill="ffffff" w:val="clear"/>
        <w:spacing w:after="0" w:afterAutospacing="0" w:before="0" w:beforeAutospacing="0" w:lineRule="auto"/>
        <w:ind w:left="720" w:hanging="360"/>
      </w:pPr>
      <w:r w:rsidDel="00000000" w:rsidR="00000000" w:rsidRPr="00000000">
        <w:rPr>
          <w:color w:val="1f2328"/>
          <w:sz w:val="24"/>
          <w:szCs w:val="24"/>
          <w:rtl w:val="0"/>
        </w:rPr>
        <w:t xml:space="preserve">eMerge Health Solutions - Co-founder &amp; CEO (founded 2006)</w:t>
      </w:r>
    </w:p>
    <w:p w:rsidR="00000000" w:rsidDel="00000000" w:rsidP="00000000" w:rsidRDefault="00000000" w:rsidRPr="00000000" w14:paraId="00000161">
      <w:pPr>
        <w:numPr>
          <w:ilvl w:val="1"/>
          <w:numId w:val="342"/>
        </w:numPr>
        <w:spacing w:after="0" w:afterAutospacing="0" w:before="0" w:beforeAutospacing="0" w:lineRule="auto"/>
        <w:ind w:left="1440" w:hanging="360"/>
      </w:pPr>
      <w:r w:rsidDel="00000000" w:rsidR="00000000" w:rsidRPr="00000000">
        <w:rPr>
          <w:color w:val="1f2328"/>
          <w:sz w:val="24"/>
          <w:szCs w:val="24"/>
          <w:rtl w:val="0"/>
        </w:rPr>
        <w:t xml:space="preserve">HIPAA-compliant workflow and documentation systems</w:t>
      </w:r>
    </w:p>
    <w:p w:rsidR="00000000" w:rsidDel="00000000" w:rsidP="00000000" w:rsidRDefault="00000000" w:rsidRPr="00000000" w14:paraId="00000162">
      <w:pPr>
        <w:numPr>
          <w:ilvl w:val="1"/>
          <w:numId w:val="342"/>
        </w:numPr>
        <w:spacing w:after="0" w:afterAutospacing="0" w:before="0" w:beforeAutospacing="0" w:lineRule="auto"/>
        <w:ind w:left="1440" w:hanging="360"/>
      </w:pPr>
      <w:r w:rsidDel="00000000" w:rsidR="00000000" w:rsidRPr="00000000">
        <w:rPr>
          <w:color w:val="1f2328"/>
          <w:sz w:val="24"/>
          <w:szCs w:val="24"/>
          <w:rtl w:val="0"/>
        </w:rPr>
        <w:t xml:space="preserve">Raised $850K from investors led by CincyTech</w:t>
      </w:r>
    </w:p>
    <w:p w:rsidR="00000000" w:rsidDel="00000000" w:rsidP="00000000" w:rsidRDefault="00000000" w:rsidRPr="00000000" w14:paraId="00000163">
      <w:pPr>
        <w:numPr>
          <w:ilvl w:val="1"/>
          <w:numId w:val="342"/>
        </w:numPr>
        <w:spacing w:after="0" w:afterAutospacing="0" w:before="0" w:beforeAutospacing="0" w:lineRule="auto"/>
        <w:ind w:left="1440" w:hanging="360"/>
      </w:pPr>
      <w:r w:rsidDel="00000000" w:rsidR="00000000" w:rsidRPr="00000000">
        <w:rPr>
          <w:color w:val="1f2328"/>
          <w:sz w:val="24"/>
          <w:szCs w:val="24"/>
          <w:rtl w:val="0"/>
        </w:rPr>
        <w:t xml:space="preserve">Co-founded with Dr. Michael Safdi, Dr. Pradeep Bekal, Dan Walker, and Bharat Saini</w:t>
      </w:r>
    </w:p>
    <w:p w:rsidR="00000000" w:rsidDel="00000000" w:rsidP="00000000" w:rsidRDefault="00000000" w:rsidRPr="00000000" w14:paraId="00000164">
      <w:pPr>
        <w:numPr>
          <w:ilvl w:val="0"/>
          <w:numId w:val="342"/>
        </w:numPr>
        <w:shd w:fill="ffffff" w:val="clear"/>
        <w:spacing w:after="0" w:afterAutospacing="0" w:before="0" w:beforeAutospacing="0" w:lineRule="auto"/>
        <w:ind w:left="720" w:hanging="360"/>
      </w:pPr>
      <w:r w:rsidDel="00000000" w:rsidR="00000000" w:rsidRPr="00000000">
        <w:rPr>
          <w:color w:val="1f2328"/>
          <w:sz w:val="24"/>
          <w:szCs w:val="24"/>
          <w:rtl w:val="0"/>
        </w:rPr>
        <w:t xml:space="preserve">Ohio GI and Liver Institute - Co-founder</w:t>
      </w:r>
    </w:p>
    <w:p w:rsidR="00000000" w:rsidDel="00000000" w:rsidP="00000000" w:rsidRDefault="00000000" w:rsidRPr="00000000" w14:paraId="00000165">
      <w:pPr>
        <w:numPr>
          <w:ilvl w:val="0"/>
          <w:numId w:val="342"/>
        </w:numPr>
        <w:shd w:fill="ffffff" w:val="clear"/>
        <w:spacing w:after="0" w:afterAutospacing="0" w:before="0" w:beforeAutospacing="0" w:lineRule="auto"/>
        <w:ind w:left="720" w:hanging="360"/>
      </w:pPr>
      <w:r w:rsidDel="00000000" w:rsidR="00000000" w:rsidRPr="00000000">
        <w:rPr>
          <w:color w:val="1f2328"/>
          <w:sz w:val="24"/>
          <w:szCs w:val="24"/>
          <w:rtl w:val="0"/>
        </w:rPr>
        <w:t xml:space="preserve">Consultants for Clinical Research - Co-founder</w:t>
      </w:r>
    </w:p>
    <w:p w:rsidR="00000000" w:rsidDel="00000000" w:rsidP="00000000" w:rsidRDefault="00000000" w:rsidRPr="00000000" w14:paraId="00000166">
      <w:pPr>
        <w:numPr>
          <w:ilvl w:val="0"/>
          <w:numId w:val="342"/>
        </w:numPr>
        <w:shd w:fill="ffffff" w:val="clear"/>
        <w:spacing w:after="0" w:afterAutospacing="0" w:before="0" w:beforeAutospacing="0" w:lineRule="auto"/>
        <w:ind w:left="720" w:hanging="360"/>
      </w:pPr>
      <w:r w:rsidDel="00000000" w:rsidR="00000000" w:rsidRPr="00000000">
        <w:rPr>
          <w:color w:val="1f2328"/>
          <w:sz w:val="24"/>
          <w:szCs w:val="24"/>
          <w:rtl w:val="0"/>
        </w:rPr>
        <w:t xml:space="preserve">Telluride Longevity Institute - Co-founder</w:t>
      </w:r>
    </w:p>
    <w:p w:rsidR="00000000" w:rsidDel="00000000" w:rsidP="00000000" w:rsidRDefault="00000000" w:rsidRPr="00000000" w14:paraId="00000167">
      <w:pPr>
        <w:numPr>
          <w:ilvl w:val="0"/>
          <w:numId w:val="342"/>
        </w:numPr>
        <w:shd w:fill="ffffff" w:val="clear"/>
        <w:spacing w:after="0" w:afterAutospacing="0" w:before="0" w:beforeAutospacing="0" w:lineRule="auto"/>
        <w:ind w:left="720" w:hanging="360"/>
      </w:pPr>
      <w:r w:rsidDel="00000000" w:rsidR="00000000" w:rsidRPr="00000000">
        <w:rPr>
          <w:color w:val="1f2328"/>
          <w:sz w:val="24"/>
          <w:szCs w:val="24"/>
          <w:rtl w:val="0"/>
        </w:rPr>
        <w:t xml:space="preserve">CME Adventures - Co-founder</w:t>
      </w:r>
    </w:p>
    <w:p w:rsidR="00000000" w:rsidDel="00000000" w:rsidP="00000000" w:rsidRDefault="00000000" w:rsidRPr="00000000" w14:paraId="00000168">
      <w:pPr>
        <w:numPr>
          <w:ilvl w:val="0"/>
          <w:numId w:val="342"/>
        </w:numPr>
        <w:shd w:fill="ffffff" w:val="clear"/>
        <w:spacing w:after="0" w:afterAutospacing="0" w:before="0" w:beforeAutospacing="0" w:lineRule="auto"/>
        <w:ind w:left="720" w:hanging="360"/>
      </w:pPr>
      <w:r w:rsidDel="00000000" w:rsidR="00000000" w:rsidRPr="00000000">
        <w:rPr>
          <w:color w:val="1f2328"/>
          <w:sz w:val="24"/>
          <w:szCs w:val="24"/>
          <w:rtl w:val="0"/>
        </w:rPr>
        <w:t xml:space="preserve">Veterinary Endo Institute - Co-founder</w:t>
      </w:r>
    </w:p>
    <w:p w:rsidR="00000000" w:rsidDel="00000000" w:rsidP="00000000" w:rsidRDefault="00000000" w:rsidRPr="00000000" w14:paraId="00000169">
      <w:pPr>
        <w:numPr>
          <w:ilvl w:val="0"/>
          <w:numId w:val="342"/>
        </w:numPr>
        <w:shd w:fill="ffffff" w:val="clear"/>
        <w:spacing w:after="0" w:afterAutospacing="0" w:before="0" w:beforeAutospacing="0" w:lineRule="auto"/>
        <w:ind w:left="720" w:hanging="360"/>
      </w:pPr>
      <w:r w:rsidDel="00000000" w:rsidR="00000000" w:rsidRPr="00000000">
        <w:rPr>
          <w:color w:val="1f2328"/>
          <w:sz w:val="24"/>
          <w:szCs w:val="24"/>
          <w:rtl w:val="0"/>
        </w:rPr>
        <w:t xml:space="preserve">Multiple Outpatient Endoscopy Centers - Co-founded one of the first free-standing outpatient endoscopy centers in the United States (sold to national company within 3 years)</w:t>
      </w:r>
    </w:p>
    <w:p w:rsidR="00000000" w:rsidDel="00000000" w:rsidP="00000000" w:rsidRDefault="00000000" w:rsidRPr="00000000" w14:paraId="0000016A">
      <w:pPr>
        <w:numPr>
          <w:ilvl w:val="0"/>
          <w:numId w:val="342"/>
        </w:numPr>
        <w:shd w:fill="ffffff" w:val="clear"/>
        <w:spacing w:after="0" w:afterAutospacing="0" w:before="0" w:beforeAutospacing="0" w:lineRule="auto"/>
        <w:ind w:left="720" w:hanging="360"/>
      </w:pPr>
      <w:r w:rsidDel="00000000" w:rsidR="00000000" w:rsidRPr="00000000">
        <w:rPr>
          <w:color w:val="1f2328"/>
          <w:sz w:val="24"/>
          <w:szCs w:val="24"/>
          <w:rtl w:val="0"/>
        </w:rPr>
        <w:t xml:space="preserve">Tri-State Endo - Co-founder</w:t>
      </w:r>
    </w:p>
    <w:p w:rsidR="00000000" w:rsidDel="00000000" w:rsidP="00000000" w:rsidRDefault="00000000" w:rsidRPr="00000000" w14:paraId="0000016B">
      <w:pPr>
        <w:numPr>
          <w:ilvl w:val="0"/>
          <w:numId w:val="342"/>
        </w:numPr>
        <w:shd w:fill="ffffff" w:val="clear"/>
        <w:spacing w:after="240" w:before="0" w:beforeAutospacing="0" w:lineRule="auto"/>
        <w:ind w:left="720" w:hanging="360"/>
      </w:pPr>
      <w:r w:rsidDel="00000000" w:rsidR="00000000" w:rsidRPr="00000000">
        <w:rPr>
          <w:color w:val="1f2328"/>
          <w:sz w:val="24"/>
          <w:szCs w:val="24"/>
          <w:rtl w:val="0"/>
        </w:rPr>
        <w:t xml:space="preserve">Pathology and Anesthesia Outpatient Programs - Co-founder</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txaq86seiz5" w:id="121"/>
      <w:bookmarkEnd w:id="121"/>
      <w:r w:rsidDel="00000000" w:rsidR="00000000" w:rsidRPr="00000000">
        <w:rPr>
          <w:b w:val="1"/>
          <w:bCs w:val="1"/>
          <w:color w:val="1f2328"/>
          <w:sz w:val="36"/>
          <w:szCs w:val="36"/>
          <w:rtl w:val="0"/>
        </w:rPr>
        <w:t xml:space="preserve">Research &amp; Publications</w:t>
      </w:r>
    </w:p>
    <w:p w:rsidR="00000000" w:rsidDel="00000000" w:rsidP="00000000" w:rsidRDefault="00000000" w:rsidRPr="00000000" w14:paraId="0000016E">
      <w:pPr>
        <w:pStyle w:val="Heading3"/>
        <w:keepNext w:val="0"/>
        <w:keepLines w:val="0"/>
        <w:shd w:fill="ffffff" w:val="clear"/>
        <w:spacing w:after="240" w:before="360" w:line="300" w:lineRule="auto"/>
        <w:rPr>
          <w:b w:val="1"/>
          <w:bCs w:val="1"/>
          <w:color w:val="1f2328"/>
          <w:sz w:val="35"/>
          <w:szCs w:val="35"/>
        </w:rPr>
      </w:pPr>
      <w:bookmarkStart w:colFirst="0" w:colLast="0" w:name="_h33yyeu1j08h" w:id="122"/>
      <w:bookmarkEnd w:id="122"/>
      <w:r w:rsidDel="00000000" w:rsidR="00000000" w:rsidRPr="00000000">
        <w:rPr>
          <w:b w:val="1"/>
          <w:bCs w:val="1"/>
          <w:color w:val="1f2328"/>
          <w:sz w:val="35"/>
          <w:szCs w:val="35"/>
          <w:rtl w:val="0"/>
        </w:rPr>
        <w:t xml:space="preserve">Research Volume</w:t>
      </w:r>
    </w:p>
    <w:p w:rsidR="00000000" w:rsidDel="00000000" w:rsidP="00000000" w:rsidRDefault="00000000" w:rsidRPr="00000000" w14:paraId="0000016F">
      <w:pPr>
        <w:numPr>
          <w:ilvl w:val="0"/>
          <w:numId w:val="182"/>
        </w:numPr>
        <w:shd w:fill="ffffff" w:val="clear"/>
        <w:spacing w:after="0" w:afterAutospacing="0" w:lineRule="auto"/>
        <w:ind w:left="720" w:hanging="360"/>
      </w:pPr>
      <w:r w:rsidDel="00000000" w:rsidR="00000000" w:rsidRPr="00000000">
        <w:rPr>
          <w:color w:val="1f2328"/>
          <w:sz w:val="24"/>
          <w:szCs w:val="24"/>
          <w:rtl w:val="0"/>
        </w:rPr>
        <w:t xml:space="preserve">Principal Investigator in 291 clinical research studies</w:t>
      </w:r>
    </w:p>
    <w:p w:rsidR="00000000" w:rsidDel="00000000" w:rsidP="00000000" w:rsidRDefault="00000000" w:rsidRPr="00000000" w14:paraId="00000170">
      <w:pPr>
        <w:numPr>
          <w:ilvl w:val="0"/>
          <w:numId w:val="182"/>
        </w:numPr>
        <w:shd w:fill="ffffff" w:val="clear"/>
        <w:spacing w:after="0" w:afterAutospacing="0" w:before="0" w:beforeAutospacing="0" w:lineRule="auto"/>
        <w:ind w:left="720" w:hanging="360"/>
      </w:pPr>
      <w:r w:rsidDel="00000000" w:rsidR="00000000" w:rsidRPr="00000000">
        <w:rPr>
          <w:color w:val="1f2328"/>
          <w:sz w:val="24"/>
          <w:szCs w:val="24"/>
          <w:rtl w:val="0"/>
        </w:rPr>
        <w:t xml:space="preserve">Co-Investigator in 845 clinical research studies</w:t>
      </w:r>
    </w:p>
    <w:p w:rsidR="00000000" w:rsidDel="00000000" w:rsidP="00000000" w:rsidRDefault="00000000" w:rsidRPr="00000000" w14:paraId="00000171">
      <w:pPr>
        <w:numPr>
          <w:ilvl w:val="0"/>
          <w:numId w:val="182"/>
        </w:numPr>
        <w:shd w:fill="ffffff" w:val="clear"/>
        <w:spacing w:after="240" w:before="0" w:beforeAutospacing="0" w:lineRule="auto"/>
        <w:ind w:left="720" w:hanging="360"/>
      </w:pPr>
      <w:r w:rsidDel="00000000" w:rsidR="00000000" w:rsidRPr="00000000">
        <w:rPr>
          <w:color w:val="1f2328"/>
          <w:sz w:val="24"/>
          <w:szCs w:val="24"/>
          <w:rtl w:val="0"/>
        </w:rPr>
        <w:t xml:space="preserve">Total involvement: 900+ research protocols over 35+ years</w:t>
      </w:r>
    </w:p>
    <w:p w:rsidR="00000000" w:rsidDel="00000000" w:rsidP="00000000" w:rsidRDefault="00000000" w:rsidRPr="00000000" w14:paraId="00000172">
      <w:pPr>
        <w:pStyle w:val="Heading3"/>
        <w:keepNext w:val="0"/>
        <w:keepLines w:val="0"/>
        <w:shd w:fill="ffffff" w:val="clear"/>
        <w:spacing w:after="240" w:before="360" w:line="300" w:lineRule="auto"/>
        <w:rPr>
          <w:b w:val="1"/>
          <w:bCs w:val="1"/>
          <w:color w:val="1f2328"/>
          <w:sz w:val="35"/>
          <w:szCs w:val="35"/>
        </w:rPr>
      </w:pPr>
      <w:bookmarkStart w:colFirst="0" w:colLast="0" w:name="_l38lstuwogrx" w:id="123"/>
      <w:bookmarkEnd w:id="123"/>
      <w:r w:rsidDel="00000000" w:rsidR="00000000" w:rsidRPr="00000000">
        <w:rPr>
          <w:b w:val="1"/>
          <w:bCs w:val="1"/>
          <w:color w:val="1f2328"/>
          <w:sz w:val="35"/>
          <w:szCs w:val="35"/>
          <w:rtl w:val="0"/>
        </w:rPr>
        <w:t xml:space="preserve">Publication Venues</w:t>
      </w:r>
    </w:p>
    <w:p w:rsidR="00000000" w:rsidDel="00000000" w:rsidP="00000000" w:rsidRDefault="00000000" w:rsidRPr="00000000" w14:paraId="00000173">
      <w:pPr>
        <w:numPr>
          <w:ilvl w:val="0"/>
          <w:numId w:val="276"/>
        </w:numPr>
        <w:shd w:fill="ffffff" w:val="clear"/>
        <w:spacing w:after="0" w:afterAutospacing="0" w:lineRule="auto"/>
        <w:ind w:left="720" w:hanging="360"/>
      </w:pPr>
      <w:r w:rsidDel="00000000" w:rsidR="00000000" w:rsidRPr="00000000">
        <w:rPr>
          <w:color w:val="1f2328"/>
          <w:sz w:val="24"/>
          <w:szCs w:val="24"/>
          <w:rtl w:val="0"/>
        </w:rPr>
        <w:t xml:space="preserve">American Journal of Medicine</w:t>
      </w:r>
    </w:p>
    <w:p w:rsidR="00000000" w:rsidDel="00000000" w:rsidP="00000000" w:rsidRDefault="00000000" w:rsidRPr="00000000" w14:paraId="00000174">
      <w:pPr>
        <w:numPr>
          <w:ilvl w:val="0"/>
          <w:numId w:val="276"/>
        </w:numPr>
        <w:shd w:fill="ffffff" w:val="clear"/>
        <w:spacing w:after="0" w:afterAutospacing="0" w:before="0" w:beforeAutospacing="0" w:lineRule="auto"/>
        <w:ind w:left="720" w:hanging="360"/>
      </w:pPr>
      <w:r w:rsidDel="00000000" w:rsidR="00000000" w:rsidRPr="00000000">
        <w:rPr>
          <w:color w:val="1f2328"/>
          <w:sz w:val="24"/>
          <w:szCs w:val="24"/>
          <w:rtl w:val="0"/>
        </w:rPr>
        <w:t xml:space="preserve">American Journal of Gastroenterology</w:t>
      </w:r>
    </w:p>
    <w:p w:rsidR="00000000" w:rsidDel="00000000" w:rsidP="00000000" w:rsidRDefault="00000000" w:rsidRPr="00000000" w14:paraId="00000175">
      <w:pPr>
        <w:numPr>
          <w:ilvl w:val="0"/>
          <w:numId w:val="276"/>
        </w:numPr>
        <w:shd w:fill="ffffff" w:val="clear"/>
        <w:spacing w:after="0" w:afterAutospacing="0" w:before="0" w:beforeAutospacing="0" w:lineRule="auto"/>
        <w:ind w:left="720" w:hanging="360"/>
      </w:pPr>
      <w:r w:rsidDel="00000000" w:rsidR="00000000" w:rsidRPr="00000000">
        <w:rPr>
          <w:color w:val="1f2328"/>
          <w:sz w:val="24"/>
          <w:szCs w:val="24"/>
          <w:rtl w:val="0"/>
        </w:rPr>
        <w:t xml:space="preserve">Annals of Internal Medicine</w:t>
      </w:r>
    </w:p>
    <w:p w:rsidR="00000000" w:rsidDel="00000000" w:rsidP="00000000" w:rsidRDefault="00000000" w:rsidRPr="00000000" w14:paraId="00000176">
      <w:pPr>
        <w:numPr>
          <w:ilvl w:val="0"/>
          <w:numId w:val="276"/>
        </w:numPr>
        <w:shd w:fill="ffffff" w:val="clear"/>
        <w:spacing w:after="0" w:afterAutospacing="0" w:before="0" w:beforeAutospacing="0" w:lineRule="auto"/>
        <w:ind w:left="720" w:hanging="360"/>
      </w:pPr>
      <w:r w:rsidDel="00000000" w:rsidR="00000000" w:rsidRPr="00000000">
        <w:rPr>
          <w:color w:val="1f2328"/>
          <w:sz w:val="24"/>
          <w:szCs w:val="24"/>
          <w:rtl w:val="0"/>
        </w:rPr>
        <w:t xml:space="preserve">Alimentary Pharmacology &amp; Therapeutics</w:t>
      </w:r>
    </w:p>
    <w:p w:rsidR="00000000" w:rsidDel="00000000" w:rsidP="00000000" w:rsidRDefault="00000000" w:rsidRPr="00000000" w14:paraId="00000177">
      <w:pPr>
        <w:numPr>
          <w:ilvl w:val="0"/>
          <w:numId w:val="276"/>
        </w:numPr>
        <w:shd w:fill="ffffff" w:val="clear"/>
        <w:spacing w:after="240" w:before="0" w:beforeAutospacing="0" w:lineRule="auto"/>
        <w:ind w:left="720" w:hanging="360"/>
      </w:pPr>
      <w:r w:rsidDel="00000000" w:rsidR="00000000" w:rsidRPr="00000000">
        <w:rPr>
          <w:color w:val="1f2328"/>
          <w:sz w:val="24"/>
          <w:szCs w:val="24"/>
          <w:rtl w:val="0"/>
        </w:rPr>
        <w:t xml:space="preserve">Numerous other prominent medical journals</w:t>
      </w:r>
    </w:p>
    <w:p w:rsidR="00000000" w:rsidDel="00000000" w:rsidP="00000000" w:rsidRDefault="00000000" w:rsidRPr="00000000" w14:paraId="00000178">
      <w:pPr>
        <w:pStyle w:val="Heading3"/>
        <w:keepNext w:val="0"/>
        <w:keepLines w:val="0"/>
        <w:shd w:fill="ffffff" w:val="clear"/>
        <w:spacing w:after="240" w:before="360" w:line="300" w:lineRule="auto"/>
        <w:rPr>
          <w:b w:val="1"/>
          <w:bCs w:val="1"/>
          <w:color w:val="1f2328"/>
          <w:sz w:val="35"/>
          <w:szCs w:val="35"/>
        </w:rPr>
      </w:pPr>
      <w:bookmarkStart w:colFirst="0" w:colLast="0" w:name="_tes41n90cd5l" w:id="124"/>
      <w:bookmarkEnd w:id="124"/>
      <w:r w:rsidDel="00000000" w:rsidR="00000000" w:rsidRPr="00000000">
        <w:rPr>
          <w:b w:val="1"/>
          <w:bCs w:val="1"/>
          <w:color w:val="1f2328"/>
          <w:sz w:val="35"/>
          <w:szCs w:val="35"/>
          <w:rtl w:val="0"/>
        </w:rPr>
        <w:t xml:space="preserve">Notable Publications</w:t>
      </w:r>
    </w:p>
    <w:p w:rsidR="00000000" w:rsidDel="00000000" w:rsidP="00000000" w:rsidRDefault="00000000" w:rsidRPr="00000000" w14:paraId="00000179">
      <w:pPr>
        <w:numPr>
          <w:ilvl w:val="0"/>
          <w:numId w:val="721"/>
        </w:numPr>
        <w:shd w:fill="ffffff" w:val="clear"/>
        <w:spacing w:after="0" w:afterAutospacing="0" w:lineRule="auto"/>
        <w:ind w:left="720" w:hanging="360"/>
      </w:pPr>
      <w:r w:rsidDel="00000000" w:rsidR="00000000" w:rsidRPr="00000000">
        <w:rPr>
          <w:color w:val="1f2328"/>
          <w:sz w:val="24"/>
          <w:szCs w:val="24"/>
          <w:rtl w:val="0"/>
        </w:rPr>
        <w:t xml:space="preserve">"Superiority of Lansoprazole vs Ranitidine in Healing Nonsteroidal Anti-inflammatory Drug–Associated Gastric Ulcers" - Double-blind, randomized, multicenter study</w:t>
      </w:r>
    </w:p>
    <w:p w:rsidR="00000000" w:rsidDel="00000000" w:rsidP="00000000" w:rsidRDefault="00000000" w:rsidRPr="00000000" w14:paraId="0000017A">
      <w:pPr>
        <w:numPr>
          <w:ilvl w:val="0"/>
          <w:numId w:val="721"/>
        </w:numPr>
        <w:shd w:fill="ffffff" w:val="clear"/>
        <w:spacing w:after="0" w:afterAutospacing="0" w:before="0" w:beforeAutospacing="0" w:lineRule="auto"/>
        <w:ind w:left="720" w:hanging="360"/>
      </w:pPr>
      <w:r w:rsidDel="00000000" w:rsidR="00000000" w:rsidRPr="00000000">
        <w:rPr>
          <w:color w:val="1f2328"/>
          <w:sz w:val="24"/>
          <w:szCs w:val="24"/>
          <w:rtl w:val="0"/>
        </w:rPr>
        <w:t xml:space="preserve">"Increasing the Dose of Oral Mesalazine Therapy for Active Ulcerative Colitis Does Not Improve Remission Rates" (Alimentary Pharmacology &amp; Therapeutics, 2007)</w:t>
      </w:r>
    </w:p>
    <w:p w:rsidR="00000000" w:rsidDel="00000000" w:rsidP="00000000" w:rsidRDefault="00000000" w:rsidRPr="00000000" w14:paraId="0000017B">
      <w:pPr>
        <w:numPr>
          <w:ilvl w:val="0"/>
          <w:numId w:val="721"/>
        </w:numPr>
        <w:shd w:fill="ffffff" w:val="clear"/>
        <w:spacing w:after="0" w:afterAutospacing="0" w:before="0" w:beforeAutospacing="0" w:lineRule="auto"/>
        <w:ind w:left="720" w:hanging="360"/>
      </w:pPr>
      <w:r w:rsidDel="00000000" w:rsidR="00000000" w:rsidRPr="00000000">
        <w:rPr>
          <w:color w:val="1f2328"/>
          <w:sz w:val="24"/>
          <w:szCs w:val="24"/>
          <w:rtl w:val="0"/>
        </w:rPr>
        <w:t xml:space="preserve">"Residue-free sodium phosphate tablets (OsmoPrep) versus Visicol for colon cleansing"</w:t>
      </w:r>
    </w:p>
    <w:p w:rsidR="00000000" w:rsidDel="00000000" w:rsidP="00000000" w:rsidRDefault="00000000" w:rsidRPr="00000000" w14:paraId="0000017C">
      <w:pPr>
        <w:numPr>
          <w:ilvl w:val="0"/>
          <w:numId w:val="721"/>
        </w:numPr>
        <w:shd w:fill="ffffff" w:val="clear"/>
        <w:spacing w:after="240" w:before="0" w:beforeAutospacing="0" w:lineRule="auto"/>
        <w:ind w:left="720" w:hanging="360"/>
      </w:pPr>
      <w:r w:rsidDel="00000000" w:rsidR="00000000" w:rsidRPr="00000000">
        <w:rPr>
          <w:color w:val="1f2328"/>
          <w:sz w:val="24"/>
          <w:szCs w:val="24"/>
          <w:rtl w:val="0"/>
        </w:rPr>
        <w:t xml:space="preserve">"Misoprostol in the treatment of duodenal ulcer refractory to H2-blocker therapy" - Placebo-controlled, multicenter, double-blind, randomized trial</w:t>
      </w:r>
    </w:p>
    <w:p w:rsidR="00000000" w:rsidDel="00000000" w:rsidP="00000000" w:rsidRDefault="00000000" w:rsidRPr="00000000" w14:paraId="0000017D">
      <w:pPr>
        <w:pStyle w:val="Heading3"/>
        <w:keepNext w:val="0"/>
        <w:keepLines w:val="0"/>
        <w:shd w:fill="ffffff" w:val="clear"/>
        <w:spacing w:after="240" w:before="360" w:line="300" w:lineRule="auto"/>
        <w:rPr>
          <w:b w:val="1"/>
          <w:bCs w:val="1"/>
          <w:color w:val="1f2328"/>
          <w:sz w:val="35"/>
          <w:szCs w:val="35"/>
        </w:rPr>
      </w:pPr>
      <w:bookmarkStart w:colFirst="0" w:colLast="0" w:name="_b7vrxvup3eaz" w:id="125"/>
      <w:bookmarkEnd w:id="125"/>
      <w:r w:rsidDel="00000000" w:rsidR="00000000" w:rsidRPr="00000000">
        <w:rPr>
          <w:b w:val="1"/>
          <w:bCs w:val="1"/>
          <w:color w:val="1f2328"/>
          <w:sz w:val="35"/>
          <w:szCs w:val="35"/>
          <w:rtl w:val="0"/>
        </w:rPr>
        <w:t xml:space="preserve">Research Focus Areas</w:t>
      </w:r>
    </w:p>
    <w:p w:rsidR="00000000" w:rsidDel="00000000" w:rsidP="00000000" w:rsidRDefault="00000000" w:rsidRPr="00000000" w14:paraId="0000017E">
      <w:pPr>
        <w:numPr>
          <w:ilvl w:val="0"/>
          <w:numId w:val="654"/>
        </w:numPr>
        <w:shd w:fill="ffffff" w:val="clear"/>
        <w:spacing w:after="0" w:afterAutospacing="0" w:lineRule="auto"/>
        <w:ind w:left="720" w:hanging="360"/>
      </w:pPr>
      <w:r w:rsidDel="00000000" w:rsidR="00000000" w:rsidRPr="00000000">
        <w:rPr>
          <w:color w:val="1f2328"/>
          <w:sz w:val="24"/>
          <w:szCs w:val="24"/>
          <w:rtl w:val="0"/>
        </w:rPr>
        <w:t xml:space="preserve">Nutrition and Gastroenterology</w:t>
      </w:r>
    </w:p>
    <w:p w:rsidR="00000000" w:rsidDel="00000000" w:rsidP="00000000" w:rsidRDefault="00000000" w:rsidRPr="00000000" w14:paraId="0000017F">
      <w:pPr>
        <w:numPr>
          <w:ilvl w:val="0"/>
          <w:numId w:val="65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Functional dyspepsia</w:t>
      </w:r>
    </w:p>
    <w:p w:rsidR="00000000" w:rsidDel="00000000" w:rsidP="00000000" w:rsidRDefault="00000000" w:rsidRPr="00000000" w14:paraId="00000180">
      <w:pPr>
        <w:numPr>
          <w:ilvl w:val="0"/>
          <w:numId w:val="65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Disease prevention</w:t>
      </w:r>
    </w:p>
    <w:p w:rsidR="00000000" w:rsidDel="00000000" w:rsidP="00000000" w:rsidRDefault="00000000" w:rsidRPr="00000000" w14:paraId="00000181">
      <w:pPr>
        <w:numPr>
          <w:ilvl w:val="0"/>
          <w:numId w:val="65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Health and wellness</w:t>
      </w:r>
    </w:p>
    <w:p w:rsidR="00000000" w:rsidDel="00000000" w:rsidP="00000000" w:rsidRDefault="00000000" w:rsidRPr="00000000" w14:paraId="00000182">
      <w:pPr>
        <w:numPr>
          <w:ilvl w:val="0"/>
          <w:numId w:val="65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Gastroesophageal reflux</w:t>
      </w:r>
    </w:p>
    <w:p w:rsidR="00000000" w:rsidDel="00000000" w:rsidP="00000000" w:rsidRDefault="00000000" w:rsidRPr="00000000" w14:paraId="00000183">
      <w:pPr>
        <w:numPr>
          <w:ilvl w:val="0"/>
          <w:numId w:val="65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Inflammatory bowel disease (IBD)</w:t>
      </w:r>
    </w:p>
    <w:p w:rsidR="00000000" w:rsidDel="00000000" w:rsidP="00000000" w:rsidRDefault="00000000" w:rsidRPr="00000000" w14:paraId="00000184">
      <w:pPr>
        <w:numPr>
          <w:ilvl w:val="0"/>
          <w:numId w:val="65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Pancreatic cancer</w:t>
      </w:r>
    </w:p>
    <w:p w:rsidR="00000000" w:rsidDel="00000000" w:rsidP="00000000" w:rsidRDefault="00000000" w:rsidRPr="00000000" w14:paraId="00000185">
      <w:pPr>
        <w:numPr>
          <w:ilvl w:val="0"/>
          <w:numId w:val="65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Colon cancer and prevention</w:t>
      </w:r>
    </w:p>
    <w:p w:rsidR="00000000" w:rsidDel="00000000" w:rsidP="00000000" w:rsidRDefault="00000000" w:rsidRPr="00000000" w14:paraId="00000186">
      <w:pPr>
        <w:numPr>
          <w:ilvl w:val="0"/>
          <w:numId w:val="65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Irritable bowel syndrome</w:t>
      </w:r>
    </w:p>
    <w:p w:rsidR="00000000" w:rsidDel="00000000" w:rsidP="00000000" w:rsidRDefault="00000000" w:rsidRPr="00000000" w14:paraId="00000187">
      <w:pPr>
        <w:numPr>
          <w:ilvl w:val="0"/>
          <w:numId w:val="65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Osteoarthritis</w:t>
      </w:r>
    </w:p>
    <w:p w:rsidR="00000000" w:rsidDel="00000000" w:rsidP="00000000" w:rsidRDefault="00000000" w:rsidRPr="00000000" w14:paraId="00000188">
      <w:pPr>
        <w:numPr>
          <w:ilvl w:val="0"/>
          <w:numId w:val="65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Homeopathic research</w:t>
      </w:r>
    </w:p>
    <w:p w:rsidR="00000000" w:rsidDel="00000000" w:rsidP="00000000" w:rsidRDefault="00000000" w:rsidRPr="00000000" w14:paraId="00000189">
      <w:pPr>
        <w:numPr>
          <w:ilvl w:val="0"/>
          <w:numId w:val="654"/>
        </w:numPr>
        <w:shd w:fill="ffffff" w:val="clear"/>
        <w:spacing w:after="240" w:before="0" w:beforeAutospacing="0" w:lineRule="auto"/>
        <w:ind w:left="720" w:hanging="360"/>
      </w:pPr>
      <w:r w:rsidDel="00000000" w:rsidR="00000000" w:rsidRPr="00000000">
        <w:rPr>
          <w:color w:val="1f2328"/>
          <w:sz w:val="24"/>
          <w:szCs w:val="24"/>
          <w:rtl w:val="0"/>
        </w:rPr>
        <w:t xml:space="preserve">Peptic ulcer disease</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xcicn9jo6981" w:id="126"/>
      <w:bookmarkEnd w:id="126"/>
      <w:r w:rsidDel="00000000" w:rsidR="00000000" w:rsidRPr="00000000">
        <w:rPr>
          <w:b w:val="1"/>
          <w:bCs w:val="1"/>
          <w:color w:val="1f2328"/>
          <w:sz w:val="36"/>
          <w:szCs w:val="36"/>
          <w:rtl w:val="0"/>
        </w:rPr>
        <w:t xml:space="preserve">Media &amp; Public Presence</w:t>
      </w:r>
    </w:p>
    <w:p w:rsidR="00000000" w:rsidDel="00000000" w:rsidP="00000000" w:rsidRDefault="00000000" w:rsidRPr="00000000" w14:paraId="0000018C">
      <w:pPr>
        <w:pStyle w:val="Heading3"/>
        <w:keepNext w:val="0"/>
        <w:keepLines w:val="0"/>
        <w:shd w:fill="ffffff" w:val="clear"/>
        <w:spacing w:after="240" w:before="360" w:line="300" w:lineRule="auto"/>
        <w:rPr>
          <w:b w:val="1"/>
          <w:bCs w:val="1"/>
          <w:color w:val="1f2328"/>
          <w:sz w:val="35"/>
          <w:szCs w:val="35"/>
        </w:rPr>
      </w:pPr>
      <w:bookmarkStart w:colFirst="0" w:colLast="0" w:name="_v2tcv9wx2u3k" w:id="127"/>
      <w:bookmarkEnd w:id="127"/>
      <w:r w:rsidDel="00000000" w:rsidR="00000000" w:rsidRPr="00000000">
        <w:rPr>
          <w:b w:val="1"/>
          <w:bCs w:val="1"/>
          <w:color w:val="1f2328"/>
          <w:sz w:val="35"/>
          <w:szCs w:val="35"/>
          <w:rtl w:val="0"/>
        </w:rPr>
        <w:t xml:space="preserve">Television</w:t>
      </w:r>
    </w:p>
    <w:p w:rsidR="00000000" w:rsidDel="00000000" w:rsidP="00000000" w:rsidRDefault="00000000" w:rsidRPr="00000000" w14:paraId="0000018D">
      <w:pPr>
        <w:numPr>
          <w:ilvl w:val="0"/>
          <w:numId w:val="660"/>
        </w:numPr>
        <w:shd w:fill="ffffff" w:val="clear"/>
        <w:spacing w:after="240" w:lineRule="auto"/>
        <w:ind w:left="720" w:hanging="360"/>
      </w:pPr>
      <w:r w:rsidDel="00000000" w:rsidR="00000000" w:rsidRPr="00000000">
        <w:rPr>
          <w:color w:val="1f2328"/>
          <w:sz w:val="24"/>
          <w:szCs w:val="24"/>
          <w:rtl w:val="0"/>
        </w:rPr>
        <w:t xml:space="preserve">Featured on the national program "Medical Crossfire"</w:t>
      </w:r>
    </w:p>
    <w:p w:rsidR="00000000" w:rsidDel="00000000" w:rsidP="00000000" w:rsidRDefault="00000000" w:rsidRPr="00000000" w14:paraId="0000018E">
      <w:pPr>
        <w:pStyle w:val="Heading3"/>
        <w:keepNext w:val="0"/>
        <w:keepLines w:val="0"/>
        <w:shd w:fill="ffffff" w:val="clear"/>
        <w:spacing w:after="240" w:before="360" w:line="300" w:lineRule="auto"/>
        <w:rPr>
          <w:b w:val="1"/>
          <w:bCs w:val="1"/>
          <w:color w:val="1f2328"/>
          <w:sz w:val="35"/>
          <w:szCs w:val="35"/>
        </w:rPr>
      </w:pPr>
      <w:bookmarkStart w:colFirst="0" w:colLast="0" w:name="_uzykb4hjz0jm" w:id="128"/>
      <w:bookmarkEnd w:id="128"/>
      <w:r w:rsidDel="00000000" w:rsidR="00000000" w:rsidRPr="00000000">
        <w:rPr>
          <w:b w:val="1"/>
          <w:bCs w:val="1"/>
          <w:color w:val="1f2328"/>
          <w:sz w:val="35"/>
          <w:szCs w:val="35"/>
          <w:rtl w:val="0"/>
        </w:rPr>
        <w:t xml:space="preserve">Podcast</w:t>
      </w:r>
    </w:p>
    <w:p w:rsidR="00000000" w:rsidDel="00000000" w:rsidP="00000000" w:rsidRDefault="00000000" w:rsidRPr="00000000" w14:paraId="0000018F">
      <w:pPr>
        <w:numPr>
          <w:ilvl w:val="0"/>
          <w:numId w:val="948"/>
        </w:numPr>
        <w:shd w:fill="ffffff" w:val="clear"/>
        <w:spacing w:after="0" w:afterAutospacing="0" w:lineRule="auto"/>
        <w:ind w:left="720" w:hanging="360"/>
      </w:pPr>
      <w:r w:rsidDel="00000000" w:rsidR="00000000" w:rsidRPr="00000000">
        <w:rPr>
          <w:color w:val="1f2328"/>
          <w:sz w:val="24"/>
          <w:szCs w:val="24"/>
          <w:rtl w:val="0"/>
        </w:rPr>
        <w:t xml:space="preserve">"Wellness Evidence-Based Medicine" podcast (Apple Podcasts)</w:t>
      </w:r>
    </w:p>
    <w:p w:rsidR="00000000" w:rsidDel="00000000" w:rsidP="00000000" w:rsidRDefault="00000000" w:rsidRPr="00000000" w14:paraId="00000190">
      <w:pPr>
        <w:numPr>
          <w:ilvl w:val="1"/>
          <w:numId w:val="948"/>
        </w:numPr>
        <w:spacing w:after="0" w:afterAutospacing="0" w:lineRule="auto"/>
        <w:ind w:left="1440" w:hanging="360"/>
      </w:pPr>
      <w:r w:rsidDel="00000000" w:rsidR="00000000" w:rsidRPr="00000000">
        <w:rPr>
          <w:color w:val="1f2328"/>
          <w:sz w:val="24"/>
          <w:szCs w:val="24"/>
          <w:rtl w:val="0"/>
        </w:rPr>
        <w:t xml:space="preserve">Co-hosted with Dr. William Renner</w:t>
      </w:r>
    </w:p>
    <w:p w:rsidR="00000000" w:rsidDel="00000000" w:rsidP="00000000" w:rsidRDefault="00000000" w:rsidRPr="00000000" w14:paraId="00000191">
      <w:pPr>
        <w:numPr>
          <w:ilvl w:val="1"/>
          <w:numId w:val="948"/>
        </w:numPr>
        <w:spacing w:after="0" w:afterAutospacing="0" w:before="0" w:beforeAutospacing="0" w:lineRule="auto"/>
        <w:ind w:left="1440" w:hanging="360"/>
      </w:pPr>
      <w:r w:rsidDel="00000000" w:rsidR="00000000" w:rsidRPr="00000000">
        <w:rPr>
          <w:color w:val="1f2328"/>
          <w:sz w:val="24"/>
          <w:szCs w:val="24"/>
          <w:rtl w:val="0"/>
        </w:rPr>
        <w:t xml:space="preserve">Topics include vitamins, supplements, microbiome, sleep, exercise, and nutrition</w:t>
      </w:r>
    </w:p>
    <w:p w:rsidR="00000000" w:rsidDel="00000000" w:rsidP="00000000" w:rsidRDefault="00000000" w:rsidRPr="00000000" w14:paraId="00000192">
      <w:pPr>
        <w:numPr>
          <w:ilvl w:val="1"/>
          <w:numId w:val="948"/>
        </w:numPr>
        <w:spacing w:after="240" w:before="0" w:beforeAutospacing="0" w:lineRule="auto"/>
        <w:ind w:left="1440" w:hanging="360"/>
      </w:pPr>
      <w:r w:rsidDel="00000000" w:rsidR="00000000" w:rsidRPr="00000000">
        <w:rPr>
          <w:color w:val="1f2328"/>
          <w:sz w:val="24"/>
          <w:szCs w:val="24"/>
          <w:rtl w:val="0"/>
        </w:rPr>
        <w:t xml:space="preserve">Evidence-based approach to wellness</w:t>
      </w:r>
    </w:p>
    <w:p w:rsidR="00000000" w:rsidDel="00000000" w:rsidP="00000000" w:rsidRDefault="00000000" w:rsidRPr="00000000" w14:paraId="00000193">
      <w:pPr>
        <w:pStyle w:val="Heading3"/>
        <w:keepNext w:val="0"/>
        <w:keepLines w:val="0"/>
        <w:shd w:fill="ffffff" w:val="clear"/>
        <w:spacing w:after="240" w:before="360" w:line="300" w:lineRule="auto"/>
        <w:rPr>
          <w:b w:val="1"/>
          <w:bCs w:val="1"/>
          <w:color w:val="1f2328"/>
          <w:sz w:val="35"/>
          <w:szCs w:val="35"/>
        </w:rPr>
      </w:pPr>
      <w:bookmarkStart w:colFirst="0" w:colLast="0" w:name="_g31p8vsvcrje" w:id="129"/>
      <w:bookmarkEnd w:id="129"/>
      <w:r w:rsidDel="00000000" w:rsidR="00000000" w:rsidRPr="00000000">
        <w:rPr>
          <w:b w:val="1"/>
          <w:bCs w:val="1"/>
          <w:color w:val="1f2328"/>
          <w:sz w:val="35"/>
          <w:szCs w:val="35"/>
          <w:rtl w:val="0"/>
        </w:rPr>
        <w:t xml:space="preserve">Regular Column</w:t>
      </w:r>
    </w:p>
    <w:p w:rsidR="00000000" w:rsidDel="00000000" w:rsidP="00000000" w:rsidRDefault="00000000" w:rsidRPr="00000000" w14:paraId="00000194">
      <w:pPr>
        <w:numPr>
          <w:ilvl w:val="0"/>
          <w:numId w:val="1089"/>
        </w:numPr>
        <w:shd w:fill="ffffff" w:val="clear"/>
        <w:spacing w:after="0" w:afterAutospacing="0" w:lineRule="auto"/>
        <w:ind w:left="720" w:hanging="360"/>
      </w:pPr>
      <w:r w:rsidDel="00000000" w:rsidR="00000000" w:rsidRPr="00000000">
        <w:rPr>
          <w:color w:val="1f2328"/>
          <w:sz w:val="24"/>
          <w:szCs w:val="24"/>
          <w:rtl w:val="0"/>
        </w:rPr>
        <w:t xml:space="preserve">"To Your Health" column on </w:t>
      </w:r>
      <w:r w:rsidDel="00000000" w:rsidR="00000000" w:rsidRPr="00000000">
        <w:rPr>
          <w:i w:val="1"/>
          <w:iCs w:val="1"/>
          <w:color w:val="1f2328"/>
          <w:sz w:val="24"/>
          <w:szCs w:val="24"/>
          <w:rtl w:val="0"/>
        </w:rPr>
        <w:t xml:space="preserve">Telluride Inside... and Out</w:t>
      </w:r>
    </w:p>
    <w:p w:rsidR="00000000" w:rsidDel="00000000" w:rsidP="00000000" w:rsidRDefault="00000000" w:rsidRPr="00000000" w14:paraId="00000195">
      <w:pPr>
        <w:numPr>
          <w:ilvl w:val="1"/>
          <w:numId w:val="1089"/>
        </w:numPr>
        <w:spacing w:after="0" w:afterAutospacing="0" w:lineRule="auto"/>
        <w:ind w:left="1440" w:hanging="360"/>
      </w:pPr>
      <w:r w:rsidDel="00000000" w:rsidR="00000000" w:rsidRPr="00000000">
        <w:rPr>
          <w:color w:val="1f2328"/>
          <w:sz w:val="24"/>
          <w:szCs w:val="24"/>
          <w:rtl w:val="0"/>
        </w:rPr>
        <w:t xml:space="preserve">Regular blog posts featuring current health, wellness, and longevity information</w:t>
      </w:r>
    </w:p>
    <w:p w:rsidR="00000000" w:rsidDel="00000000" w:rsidP="00000000" w:rsidRDefault="00000000" w:rsidRPr="00000000" w14:paraId="00000196">
      <w:pPr>
        <w:numPr>
          <w:ilvl w:val="1"/>
          <w:numId w:val="1089"/>
        </w:numPr>
        <w:spacing w:after="0" w:afterAutospacing="0" w:before="0" w:beforeAutospacing="0" w:lineRule="auto"/>
        <w:ind w:left="1440" w:hanging="360"/>
      </w:pPr>
      <w:r w:rsidDel="00000000" w:rsidR="00000000" w:rsidRPr="00000000">
        <w:rPr>
          <w:color w:val="1f2328"/>
          <w:sz w:val="24"/>
          <w:szCs w:val="24"/>
          <w:rtl w:val="0"/>
        </w:rPr>
        <w:t xml:space="preserve">Topics covered:</w:t>
      </w:r>
    </w:p>
    <w:p w:rsidR="00000000" w:rsidDel="00000000" w:rsidP="00000000" w:rsidRDefault="00000000" w:rsidRPr="00000000" w14:paraId="00000197">
      <w:pPr>
        <w:numPr>
          <w:ilvl w:val="2"/>
          <w:numId w:val="1089"/>
        </w:numPr>
        <w:spacing w:after="0" w:afterAutospacing="0" w:before="0" w:beforeAutospacing="0" w:lineRule="auto"/>
        <w:ind w:left="2160" w:hanging="360"/>
      </w:pPr>
      <w:r w:rsidDel="00000000" w:rsidR="00000000" w:rsidRPr="00000000">
        <w:rPr>
          <w:color w:val="1f2328"/>
          <w:sz w:val="24"/>
          <w:szCs w:val="24"/>
          <w:rtl w:val="0"/>
        </w:rPr>
        <w:t xml:space="preserve">Sugar and health</w:t>
      </w:r>
    </w:p>
    <w:p w:rsidR="00000000" w:rsidDel="00000000" w:rsidP="00000000" w:rsidRDefault="00000000" w:rsidRPr="00000000" w14:paraId="00000198">
      <w:pPr>
        <w:numPr>
          <w:ilvl w:val="2"/>
          <w:numId w:val="1089"/>
        </w:numPr>
        <w:spacing w:after="0" w:afterAutospacing="0" w:before="0" w:beforeAutospacing="0" w:lineRule="auto"/>
        <w:ind w:left="2160" w:hanging="360"/>
      </w:pPr>
      <w:r w:rsidDel="00000000" w:rsidR="00000000" w:rsidRPr="00000000">
        <w:rPr>
          <w:color w:val="1f2328"/>
          <w:sz w:val="24"/>
          <w:szCs w:val="24"/>
          <w:rtl w:val="0"/>
        </w:rPr>
        <w:t xml:space="preserve">Omega-3 fatty acids</w:t>
      </w:r>
    </w:p>
    <w:p w:rsidR="00000000" w:rsidDel="00000000" w:rsidP="00000000" w:rsidRDefault="00000000" w:rsidRPr="00000000" w14:paraId="00000199">
      <w:pPr>
        <w:numPr>
          <w:ilvl w:val="2"/>
          <w:numId w:val="1089"/>
        </w:numPr>
        <w:spacing w:after="0" w:afterAutospacing="0" w:before="0" w:beforeAutospacing="0" w:lineRule="auto"/>
        <w:ind w:left="2160" w:hanging="360"/>
      </w:pPr>
      <w:r w:rsidDel="00000000" w:rsidR="00000000" w:rsidRPr="00000000">
        <w:rPr>
          <w:color w:val="1f2328"/>
          <w:sz w:val="24"/>
          <w:szCs w:val="24"/>
          <w:rtl w:val="0"/>
        </w:rPr>
        <w:t xml:space="preserve">COVID-19 and Vitamin D</w:t>
      </w:r>
    </w:p>
    <w:p w:rsidR="00000000" w:rsidDel="00000000" w:rsidP="00000000" w:rsidRDefault="00000000" w:rsidRPr="00000000" w14:paraId="0000019A">
      <w:pPr>
        <w:numPr>
          <w:ilvl w:val="2"/>
          <w:numId w:val="1089"/>
        </w:numPr>
        <w:spacing w:after="0" w:afterAutospacing="0" w:before="0" w:beforeAutospacing="0" w:lineRule="auto"/>
        <w:ind w:left="2160" w:hanging="360"/>
      </w:pPr>
      <w:r w:rsidDel="00000000" w:rsidR="00000000" w:rsidRPr="00000000">
        <w:rPr>
          <w:color w:val="1f2328"/>
          <w:sz w:val="24"/>
          <w:szCs w:val="24"/>
          <w:rtl w:val="0"/>
        </w:rPr>
        <w:t xml:space="preserve">Microbiome health</w:t>
      </w:r>
    </w:p>
    <w:p w:rsidR="00000000" w:rsidDel="00000000" w:rsidP="00000000" w:rsidRDefault="00000000" w:rsidRPr="00000000" w14:paraId="0000019B">
      <w:pPr>
        <w:numPr>
          <w:ilvl w:val="2"/>
          <w:numId w:val="1089"/>
        </w:numPr>
        <w:spacing w:after="0" w:afterAutospacing="0" w:before="0" w:beforeAutospacing="0" w:lineRule="auto"/>
        <w:ind w:left="2160" w:hanging="360"/>
      </w:pPr>
      <w:r w:rsidDel="00000000" w:rsidR="00000000" w:rsidRPr="00000000">
        <w:rPr>
          <w:color w:val="1f2328"/>
          <w:sz w:val="24"/>
          <w:szCs w:val="24"/>
          <w:rtl w:val="0"/>
        </w:rPr>
        <w:t xml:space="preserve">Cognitive decline prevention through diet</w:t>
      </w:r>
    </w:p>
    <w:p w:rsidR="00000000" w:rsidDel="00000000" w:rsidP="00000000" w:rsidRDefault="00000000" w:rsidRPr="00000000" w14:paraId="0000019C">
      <w:pPr>
        <w:numPr>
          <w:ilvl w:val="2"/>
          <w:numId w:val="1089"/>
        </w:numPr>
        <w:spacing w:after="0" w:afterAutospacing="0" w:before="0" w:beforeAutospacing="0" w:lineRule="auto"/>
        <w:ind w:left="2160" w:hanging="360"/>
      </w:pPr>
      <w:r w:rsidDel="00000000" w:rsidR="00000000" w:rsidRPr="00000000">
        <w:rPr>
          <w:color w:val="1f2328"/>
          <w:sz w:val="24"/>
          <w:szCs w:val="24"/>
          <w:rtl w:val="0"/>
        </w:rPr>
        <w:t xml:space="preserve">Parkinson's disease prevention through diet</w:t>
      </w:r>
    </w:p>
    <w:p w:rsidR="00000000" w:rsidDel="00000000" w:rsidP="00000000" w:rsidRDefault="00000000" w:rsidRPr="00000000" w14:paraId="0000019D">
      <w:pPr>
        <w:numPr>
          <w:ilvl w:val="2"/>
          <w:numId w:val="1089"/>
        </w:numPr>
        <w:spacing w:after="0" w:afterAutospacing="0" w:before="0" w:beforeAutospacing="0" w:lineRule="auto"/>
        <w:ind w:left="2160" w:hanging="360"/>
      </w:pPr>
      <w:r w:rsidDel="00000000" w:rsidR="00000000" w:rsidRPr="00000000">
        <w:rPr>
          <w:color w:val="1f2328"/>
          <w:sz w:val="24"/>
          <w:szCs w:val="24"/>
          <w:rtl w:val="0"/>
        </w:rPr>
        <w:t xml:space="preserve">Exercise optimization</w:t>
      </w:r>
    </w:p>
    <w:p w:rsidR="00000000" w:rsidDel="00000000" w:rsidP="00000000" w:rsidRDefault="00000000" w:rsidRPr="00000000" w14:paraId="0000019E">
      <w:pPr>
        <w:numPr>
          <w:ilvl w:val="2"/>
          <w:numId w:val="1089"/>
        </w:numPr>
        <w:spacing w:after="240" w:before="0" w:beforeAutospacing="0" w:lineRule="auto"/>
        <w:ind w:left="2160" w:hanging="360"/>
      </w:pPr>
      <w:r w:rsidDel="00000000" w:rsidR="00000000" w:rsidRPr="00000000">
        <w:rPr>
          <w:color w:val="1f2328"/>
          <w:sz w:val="24"/>
          <w:szCs w:val="24"/>
          <w:rtl w:val="0"/>
        </w:rPr>
        <w:t xml:space="preserve">Vitamins and supplements</w:t>
      </w:r>
    </w:p>
    <w:p w:rsidR="00000000" w:rsidDel="00000000" w:rsidP="00000000" w:rsidRDefault="00000000" w:rsidRPr="00000000" w14:paraId="0000019F">
      <w:pPr>
        <w:pStyle w:val="Heading3"/>
        <w:keepNext w:val="0"/>
        <w:keepLines w:val="0"/>
        <w:shd w:fill="ffffff" w:val="clear"/>
        <w:spacing w:after="240" w:before="360" w:line="300" w:lineRule="auto"/>
        <w:rPr>
          <w:b w:val="1"/>
          <w:bCs w:val="1"/>
          <w:color w:val="1f2328"/>
          <w:sz w:val="35"/>
          <w:szCs w:val="35"/>
        </w:rPr>
      </w:pPr>
      <w:bookmarkStart w:colFirst="0" w:colLast="0" w:name="_ejlbju1iezo" w:id="130"/>
      <w:bookmarkEnd w:id="130"/>
      <w:r w:rsidDel="00000000" w:rsidR="00000000" w:rsidRPr="00000000">
        <w:rPr>
          <w:b w:val="1"/>
          <w:bCs w:val="1"/>
          <w:color w:val="1f2328"/>
          <w:sz w:val="35"/>
          <w:szCs w:val="35"/>
          <w:rtl w:val="0"/>
        </w:rPr>
        <w:t xml:space="preserve">Newsletter</w:t>
      </w:r>
    </w:p>
    <w:p w:rsidR="00000000" w:rsidDel="00000000" w:rsidP="00000000" w:rsidRDefault="00000000" w:rsidRPr="00000000" w14:paraId="000001A0">
      <w:pPr>
        <w:numPr>
          <w:ilvl w:val="0"/>
          <w:numId w:val="338"/>
        </w:numPr>
        <w:shd w:fill="ffffff" w:val="clear"/>
        <w:spacing w:after="240" w:lineRule="auto"/>
        <w:ind w:left="720" w:hanging="360"/>
      </w:pPr>
      <w:r w:rsidDel="00000000" w:rsidR="00000000" w:rsidRPr="00000000">
        <w:rPr>
          <w:color w:val="1f2328"/>
          <w:sz w:val="24"/>
          <w:szCs w:val="24"/>
          <w:rtl w:val="0"/>
        </w:rPr>
        <w:t xml:space="preserve">Publishes an evidence-based wellness newsletter</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kuihjeg4ny2l" w:id="131"/>
      <w:bookmarkEnd w:id="131"/>
      <w:r w:rsidDel="00000000" w:rsidR="00000000" w:rsidRPr="00000000">
        <w:rPr>
          <w:b w:val="1"/>
          <w:bCs w:val="1"/>
          <w:color w:val="1f2328"/>
          <w:sz w:val="36"/>
          <w:szCs w:val="36"/>
          <w:rtl w:val="0"/>
        </w:rPr>
        <w:t xml:space="preserve">Speaking Engagements &amp; Lectures</w:t>
      </w:r>
    </w:p>
    <w:p w:rsidR="00000000" w:rsidDel="00000000" w:rsidP="00000000" w:rsidRDefault="00000000" w:rsidRPr="00000000" w14:paraId="000001A3">
      <w:pPr>
        <w:pStyle w:val="Heading3"/>
        <w:keepNext w:val="0"/>
        <w:keepLines w:val="0"/>
        <w:shd w:fill="ffffff" w:val="clear"/>
        <w:spacing w:after="240" w:before="360" w:line="300" w:lineRule="auto"/>
        <w:rPr>
          <w:b w:val="1"/>
          <w:bCs w:val="1"/>
          <w:color w:val="1f2328"/>
          <w:sz w:val="35"/>
          <w:szCs w:val="35"/>
        </w:rPr>
      </w:pPr>
      <w:bookmarkStart w:colFirst="0" w:colLast="0" w:name="_qadzfrq0naxz" w:id="132"/>
      <w:bookmarkEnd w:id="132"/>
      <w:r w:rsidDel="00000000" w:rsidR="00000000" w:rsidRPr="00000000">
        <w:rPr>
          <w:b w:val="1"/>
          <w:bCs w:val="1"/>
          <w:color w:val="1f2328"/>
          <w:sz w:val="35"/>
          <w:szCs w:val="35"/>
          <w:rtl w:val="0"/>
        </w:rPr>
        <w:t xml:space="preserve">Major Events</w:t>
      </w:r>
    </w:p>
    <w:p w:rsidR="00000000" w:rsidDel="00000000" w:rsidP="00000000" w:rsidRDefault="00000000" w:rsidRPr="00000000" w14:paraId="000001A4">
      <w:pPr>
        <w:numPr>
          <w:ilvl w:val="0"/>
          <w:numId w:val="876"/>
        </w:numPr>
        <w:shd w:fill="ffffff" w:val="clear"/>
        <w:spacing w:after="0" w:afterAutospacing="0" w:lineRule="auto"/>
        <w:ind w:left="720" w:hanging="360"/>
      </w:pPr>
      <w:r w:rsidDel="00000000" w:rsidR="00000000" w:rsidRPr="00000000">
        <w:rPr>
          <w:color w:val="1f2328"/>
          <w:sz w:val="24"/>
          <w:szCs w:val="24"/>
          <w:rtl w:val="0"/>
        </w:rPr>
        <w:t xml:space="preserve">Telluride Integrative Wellness Summit - Principal lecturer alongside Deepak Chopra, Jewel, and David Agus (1st and 2nd summits)</w:t>
      </w:r>
    </w:p>
    <w:p w:rsidR="00000000" w:rsidDel="00000000" w:rsidP="00000000" w:rsidRDefault="00000000" w:rsidRPr="00000000" w14:paraId="000001A5">
      <w:pPr>
        <w:numPr>
          <w:ilvl w:val="0"/>
          <w:numId w:val="876"/>
        </w:numPr>
        <w:shd w:fill="ffffff" w:val="clear"/>
        <w:spacing w:after="0" w:afterAutospacing="0" w:before="0" w:beforeAutospacing="0" w:lineRule="auto"/>
        <w:ind w:left="720" w:hanging="360"/>
      </w:pPr>
      <w:r w:rsidDel="00000000" w:rsidR="00000000" w:rsidRPr="00000000">
        <w:rPr>
          <w:color w:val="1f2328"/>
          <w:sz w:val="24"/>
          <w:szCs w:val="24"/>
          <w:rtl w:val="0"/>
        </w:rPr>
        <w:t xml:space="preserve">"Unlocking Longevity" lecture at Sheridan Opera House (March 2024) - Co-hosted by Telluride Science and Telluride Foundation</w:t>
      </w:r>
    </w:p>
    <w:p w:rsidR="00000000" w:rsidDel="00000000" w:rsidP="00000000" w:rsidRDefault="00000000" w:rsidRPr="00000000" w14:paraId="000001A6">
      <w:pPr>
        <w:numPr>
          <w:ilvl w:val="0"/>
          <w:numId w:val="876"/>
        </w:numPr>
        <w:shd w:fill="ffffff" w:val="clear"/>
        <w:spacing w:after="0" w:afterAutospacing="0" w:before="0" w:beforeAutospacing="0" w:lineRule="auto"/>
        <w:ind w:left="720" w:hanging="360"/>
      </w:pPr>
      <w:r w:rsidDel="00000000" w:rsidR="00000000" w:rsidRPr="00000000">
        <w:rPr>
          <w:color w:val="1f2328"/>
          <w:sz w:val="24"/>
          <w:szCs w:val="24"/>
          <w:rtl w:val="0"/>
        </w:rPr>
        <w:t xml:space="preserve">Cornell University guest lectures (New York-Presbyterian Hospital/Weill Cornell Medical Center)</w:t>
      </w:r>
    </w:p>
    <w:p w:rsidR="00000000" w:rsidDel="00000000" w:rsidP="00000000" w:rsidRDefault="00000000" w:rsidRPr="00000000" w14:paraId="000001A7">
      <w:pPr>
        <w:numPr>
          <w:ilvl w:val="0"/>
          <w:numId w:val="876"/>
        </w:numPr>
        <w:shd w:fill="ffffff" w:val="clear"/>
        <w:spacing w:after="0" w:afterAutospacing="0" w:before="0" w:beforeAutospacing="0" w:lineRule="auto"/>
        <w:ind w:left="720" w:hanging="360"/>
      </w:pPr>
      <w:r w:rsidDel="00000000" w:rsidR="00000000" w:rsidRPr="00000000">
        <w:rPr>
          <w:color w:val="1f2328"/>
          <w:sz w:val="24"/>
          <w:szCs w:val="24"/>
          <w:rtl w:val="0"/>
        </w:rPr>
        <w:t xml:space="preserve">Digestive Disease Week (national conference)</w:t>
      </w:r>
    </w:p>
    <w:p w:rsidR="00000000" w:rsidDel="00000000" w:rsidP="00000000" w:rsidRDefault="00000000" w:rsidRPr="00000000" w14:paraId="000001A8">
      <w:pPr>
        <w:numPr>
          <w:ilvl w:val="0"/>
          <w:numId w:val="876"/>
        </w:numPr>
        <w:shd w:fill="ffffff" w:val="clear"/>
        <w:spacing w:after="240" w:before="0" w:beforeAutospacing="0" w:lineRule="auto"/>
        <w:ind w:left="720" w:hanging="360"/>
      </w:pPr>
      <w:r w:rsidDel="00000000" w:rsidR="00000000" w:rsidRPr="00000000">
        <w:rPr>
          <w:color w:val="1f2328"/>
          <w:sz w:val="24"/>
          <w:szCs w:val="24"/>
          <w:rtl w:val="0"/>
        </w:rPr>
        <w:t xml:space="preserve">American College of Gastroenterology conference presentations</w:t>
      </w:r>
    </w:p>
    <w:p w:rsidR="00000000" w:rsidDel="00000000" w:rsidP="00000000" w:rsidRDefault="00000000" w:rsidRPr="00000000" w14:paraId="000001A9">
      <w:pPr>
        <w:pStyle w:val="Heading3"/>
        <w:keepNext w:val="0"/>
        <w:keepLines w:val="0"/>
        <w:shd w:fill="ffffff" w:val="clear"/>
        <w:spacing w:after="240" w:before="360" w:line="300" w:lineRule="auto"/>
        <w:rPr>
          <w:b w:val="1"/>
          <w:bCs w:val="1"/>
          <w:color w:val="1f2328"/>
          <w:sz w:val="35"/>
          <w:szCs w:val="35"/>
        </w:rPr>
      </w:pPr>
      <w:bookmarkStart w:colFirst="0" w:colLast="0" w:name="_5bv8xqn07gs5" w:id="133"/>
      <w:bookmarkEnd w:id="133"/>
      <w:r w:rsidDel="00000000" w:rsidR="00000000" w:rsidRPr="00000000">
        <w:rPr>
          <w:b w:val="1"/>
          <w:bCs w:val="1"/>
          <w:color w:val="1f2328"/>
          <w:sz w:val="35"/>
          <w:szCs w:val="35"/>
          <w:rtl w:val="0"/>
        </w:rPr>
        <w:t xml:space="preserve">International Experience</w:t>
      </w:r>
    </w:p>
    <w:p w:rsidR="00000000" w:rsidDel="00000000" w:rsidP="00000000" w:rsidRDefault="00000000" w:rsidRPr="00000000" w14:paraId="000001AA">
      <w:pPr>
        <w:numPr>
          <w:ilvl w:val="0"/>
          <w:numId w:val="41"/>
        </w:numPr>
        <w:shd w:fill="ffffff" w:val="clear"/>
        <w:spacing w:after="0" w:afterAutospacing="0" w:lineRule="auto"/>
        <w:ind w:left="720" w:hanging="360"/>
      </w:pPr>
      <w:r w:rsidDel="00000000" w:rsidR="00000000" w:rsidRPr="00000000">
        <w:rPr>
          <w:color w:val="1f2328"/>
          <w:sz w:val="24"/>
          <w:szCs w:val="24"/>
          <w:rtl w:val="0"/>
        </w:rPr>
        <w:t xml:space="preserve">International lecturer on wellness, nutrition, and gastroenterology</w:t>
      </w:r>
    </w:p>
    <w:p w:rsidR="00000000" w:rsidDel="00000000" w:rsidP="00000000" w:rsidRDefault="00000000" w:rsidRPr="00000000" w14:paraId="000001AB">
      <w:pPr>
        <w:numPr>
          <w:ilvl w:val="0"/>
          <w:numId w:val="41"/>
        </w:numPr>
        <w:shd w:fill="ffffff" w:val="clear"/>
        <w:spacing w:after="0" w:afterAutospacing="0" w:before="0" w:beforeAutospacing="0" w:lineRule="auto"/>
        <w:ind w:left="720" w:hanging="360"/>
      </w:pPr>
      <w:r w:rsidDel="00000000" w:rsidR="00000000" w:rsidRPr="00000000">
        <w:rPr>
          <w:color w:val="1f2328"/>
          <w:sz w:val="24"/>
          <w:szCs w:val="24"/>
          <w:rtl w:val="0"/>
        </w:rPr>
        <w:t xml:space="preserve">Study and lecture trips to India, Africa, Vietnam, Cambodia, Cuba, and other countries</w:t>
      </w:r>
    </w:p>
    <w:p w:rsidR="00000000" w:rsidDel="00000000" w:rsidP="00000000" w:rsidRDefault="00000000" w:rsidRPr="00000000" w14:paraId="000001AC">
      <w:pPr>
        <w:numPr>
          <w:ilvl w:val="0"/>
          <w:numId w:val="41"/>
        </w:numPr>
        <w:shd w:fill="ffffff" w:val="clear"/>
        <w:spacing w:after="240" w:before="0" w:beforeAutospacing="0" w:lineRule="auto"/>
        <w:ind w:left="720" w:hanging="360"/>
      </w:pPr>
      <w:r w:rsidDel="00000000" w:rsidR="00000000" w:rsidRPr="00000000">
        <w:rPr>
          <w:color w:val="1f2328"/>
          <w:sz w:val="24"/>
          <w:szCs w:val="24"/>
          <w:rtl w:val="0"/>
        </w:rPr>
        <w:t xml:space="preserve">These experiences shaped his understanding of disease prevention vs. treatment focus</w:t>
      </w:r>
    </w:p>
    <w:p w:rsidR="00000000" w:rsidDel="00000000" w:rsidP="00000000" w:rsidRDefault="00000000" w:rsidRPr="00000000" w14:paraId="000001AD">
      <w:pPr>
        <w:pStyle w:val="Heading3"/>
        <w:keepNext w:val="0"/>
        <w:keepLines w:val="0"/>
        <w:shd w:fill="ffffff" w:val="clear"/>
        <w:spacing w:after="240" w:before="360" w:line="300" w:lineRule="auto"/>
        <w:rPr>
          <w:b w:val="1"/>
          <w:bCs w:val="1"/>
          <w:color w:val="1f2328"/>
          <w:sz w:val="35"/>
          <w:szCs w:val="35"/>
        </w:rPr>
      </w:pPr>
      <w:bookmarkStart w:colFirst="0" w:colLast="0" w:name="_k0azo8drsiww" w:id="134"/>
      <w:bookmarkEnd w:id="134"/>
      <w:r w:rsidDel="00000000" w:rsidR="00000000" w:rsidRPr="00000000">
        <w:rPr>
          <w:b w:val="1"/>
          <w:bCs w:val="1"/>
          <w:color w:val="1f2328"/>
          <w:sz w:val="35"/>
          <w:szCs w:val="35"/>
          <w:rtl w:val="0"/>
        </w:rPr>
        <w:t xml:space="preserve">Programs Created</w:t>
      </w:r>
    </w:p>
    <w:p w:rsidR="00000000" w:rsidDel="00000000" w:rsidP="00000000" w:rsidRDefault="00000000" w:rsidRPr="00000000" w14:paraId="000001AE">
      <w:pPr>
        <w:numPr>
          <w:ilvl w:val="0"/>
          <w:numId w:val="965"/>
        </w:numPr>
        <w:shd w:fill="ffffff" w:val="clear"/>
        <w:spacing w:after="0" w:afterAutospacing="0" w:lineRule="auto"/>
        <w:ind w:left="720" w:hanging="360"/>
      </w:pPr>
      <w:r w:rsidDel="00000000" w:rsidR="00000000" w:rsidRPr="00000000">
        <w:rPr>
          <w:color w:val="1f2328"/>
          <w:sz w:val="24"/>
          <w:szCs w:val="24"/>
          <w:rtl w:val="0"/>
        </w:rPr>
        <w:t xml:space="preserve">"Live Longer Retreat" in Telluride - Week-long wellness intensives in partnership with the Peaks' Spa</w:t>
      </w:r>
    </w:p>
    <w:p w:rsidR="00000000" w:rsidDel="00000000" w:rsidP="00000000" w:rsidRDefault="00000000" w:rsidRPr="00000000" w14:paraId="000001AF">
      <w:pPr>
        <w:numPr>
          <w:ilvl w:val="1"/>
          <w:numId w:val="965"/>
        </w:numPr>
        <w:spacing w:after="0" w:afterAutospacing="0" w:lineRule="auto"/>
        <w:ind w:left="1440" w:hanging="360"/>
      </w:pPr>
      <w:r w:rsidDel="00000000" w:rsidR="00000000" w:rsidRPr="00000000">
        <w:rPr>
          <w:color w:val="1f2328"/>
          <w:sz w:val="24"/>
          <w:szCs w:val="24"/>
          <w:rtl w:val="0"/>
        </w:rPr>
        <w:t xml:space="preserve">Evidence-based, scientific approach to health and longevity</w:t>
      </w:r>
    </w:p>
    <w:p w:rsidR="00000000" w:rsidDel="00000000" w:rsidP="00000000" w:rsidRDefault="00000000" w:rsidRPr="00000000" w14:paraId="000001B0">
      <w:pPr>
        <w:numPr>
          <w:ilvl w:val="1"/>
          <w:numId w:val="965"/>
        </w:numPr>
        <w:spacing w:after="240" w:before="0" w:beforeAutospacing="0" w:lineRule="auto"/>
        <w:ind w:left="1440" w:hanging="360"/>
      </w:pPr>
      <w:r w:rsidDel="00000000" w:rsidR="00000000" w:rsidRPr="00000000">
        <w:rPr>
          <w:color w:val="1f2328"/>
          <w:sz w:val="24"/>
          <w:szCs w:val="24"/>
          <w:rtl w:val="0"/>
        </w:rPr>
        <w:t xml:space="preserve">Staff includes medical professionals, personal trainers, Pilates/yoga instructors, dietitians, and chefs</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38iaelnhzdqd" w:id="135"/>
      <w:bookmarkEnd w:id="135"/>
      <w:r w:rsidDel="00000000" w:rsidR="00000000" w:rsidRPr="00000000">
        <w:rPr>
          <w:b w:val="1"/>
          <w:bCs w:val="1"/>
          <w:color w:val="1f2328"/>
          <w:sz w:val="36"/>
          <w:szCs w:val="36"/>
          <w:rtl w:val="0"/>
        </w:rPr>
        <w:t xml:space="preserve">Philosophy &amp; Approach</w:t>
      </w:r>
    </w:p>
    <w:p w:rsidR="00000000" w:rsidDel="00000000" w:rsidP="00000000" w:rsidRDefault="00000000" w:rsidRPr="00000000" w14:paraId="000001B3">
      <w:pPr>
        <w:pStyle w:val="Heading3"/>
        <w:keepNext w:val="0"/>
        <w:keepLines w:val="0"/>
        <w:shd w:fill="ffffff" w:val="clear"/>
        <w:spacing w:after="240" w:before="360" w:line="300" w:lineRule="auto"/>
        <w:rPr>
          <w:b w:val="1"/>
          <w:bCs w:val="1"/>
          <w:color w:val="1f2328"/>
          <w:sz w:val="35"/>
          <w:szCs w:val="35"/>
        </w:rPr>
      </w:pPr>
      <w:bookmarkStart w:colFirst="0" w:colLast="0" w:name="_zihintuq4qmy" w:id="136"/>
      <w:bookmarkEnd w:id="136"/>
      <w:r w:rsidDel="00000000" w:rsidR="00000000" w:rsidRPr="00000000">
        <w:rPr>
          <w:b w:val="1"/>
          <w:bCs w:val="1"/>
          <w:color w:val="1f2328"/>
          <w:sz w:val="35"/>
          <w:szCs w:val="35"/>
          <w:rtl w:val="0"/>
        </w:rPr>
        <w:t xml:space="preserve">Core Beliefs</w:t>
      </w:r>
    </w:p>
    <w:p w:rsidR="00000000" w:rsidDel="00000000" w:rsidP="00000000" w:rsidRDefault="00000000" w:rsidRPr="00000000" w14:paraId="000001B4">
      <w:pPr>
        <w:spacing w:after="240" w:lineRule="auto"/>
        <w:rPr>
          <w:color w:val="59636e"/>
          <w:sz w:val="24"/>
          <w:szCs w:val="24"/>
          <w:highlight w:val="white"/>
        </w:rPr>
      </w:pPr>
      <w:r w:rsidDel="00000000" w:rsidR="00000000" w:rsidRPr="00000000">
        <w:rPr>
          <w:color w:val="59636e"/>
          <w:sz w:val="24"/>
          <w:szCs w:val="24"/>
          <w:highlight w:val="white"/>
          <w:rtl w:val="0"/>
        </w:rPr>
        <w:t xml:space="preserve">"Dr. Safdi is passionate about disease prevention and wellness, not just fixing what has gone wrong."</w:t>
      </w:r>
    </w:p>
    <w:p w:rsidR="00000000" w:rsidDel="00000000" w:rsidP="00000000" w:rsidRDefault="00000000" w:rsidRPr="00000000" w14:paraId="000001B5">
      <w:pPr>
        <w:pStyle w:val="Heading3"/>
        <w:keepNext w:val="0"/>
        <w:keepLines w:val="0"/>
        <w:shd w:fill="ffffff" w:val="clear"/>
        <w:spacing w:after="240" w:before="360" w:line="300" w:lineRule="auto"/>
        <w:rPr>
          <w:b w:val="1"/>
          <w:bCs w:val="1"/>
          <w:color w:val="1f2328"/>
          <w:sz w:val="35"/>
          <w:szCs w:val="35"/>
        </w:rPr>
      </w:pPr>
      <w:bookmarkStart w:colFirst="0" w:colLast="0" w:name="_saspw1wouh0w" w:id="137"/>
      <w:bookmarkEnd w:id="137"/>
      <w:r w:rsidDel="00000000" w:rsidR="00000000" w:rsidRPr="00000000">
        <w:rPr>
          <w:b w:val="1"/>
          <w:bCs w:val="1"/>
          <w:color w:val="1f2328"/>
          <w:sz w:val="35"/>
          <w:szCs w:val="35"/>
          <w:rtl w:val="0"/>
        </w:rPr>
        <w:t xml:space="preserve">Key Principles</w:t>
      </w:r>
    </w:p>
    <w:p w:rsidR="00000000" w:rsidDel="00000000" w:rsidP="00000000" w:rsidRDefault="00000000" w:rsidRPr="00000000" w14:paraId="000001B6">
      <w:pPr>
        <w:numPr>
          <w:ilvl w:val="0"/>
          <w:numId w:val="658"/>
        </w:numPr>
        <w:shd w:fill="ffffff" w:val="clear"/>
        <w:spacing w:after="0" w:afterAutospacing="0" w:lineRule="auto"/>
        <w:ind w:left="720" w:hanging="360"/>
      </w:pPr>
      <w:r w:rsidDel="00000000" w:rsidR="00000000" w:rsidRPr="00000000">
        <w:rPr>
          <w:color w:val="1f2328"/>
          <w:sz w:val="24"/>
          <w:szCs w:val="24"/>
          <w:rtl w:val="0"/>
        </w:rPr>
        <w:t xml:space="preserve">Evidence-Based Medicine - All recommendations grounded in peer-reviewed research</w:t>
      </w:r>
    </w:p>
    <w:p w:rsidR="00000000" w:rsidDel="00000000" w:rsidP="00000000" w:rsidRDefault="00000000" w:rsidRPr="00000000" w14:paraId="000001B7">
      <w:pPr>
        <w:numPr>
          <w:ilvl w:val="0"/>
          <w:numId w:val="658"/>
        </w:numPr>
        <w:shd w:fill="ffffff" w:val="clear"/>
        <w:spacing w:after="0" w:afterAutospacing="0" w:before="0" w:beforeAutospacing="0" w:lineRule="auto"/>
        <w:ind w:left="720" w:hanging="360"/>
      </w:pPr>
      <w:r w:rsidDel="00000000" w:rsidR="00000000" w:rsidRPr="00000000">
        <w:rPr>
          <w:color w:val="1f2328"/>
          <w:sz w:val="24"/>
          <w:szCs w:val="24"/>
          <w:rtl w:val="0"/>
        </w:rPr>
        <w:t xml:space="preserve">Prevention Over Treatment - Focus on stopping disease before it starts</w:t>
      </w:r>
    </w:p>
    <w:p w:rsidR="00000000" w:rsidDel="00000000" w:rsidP="00000000" w:rsidRDefault="00000000" w:rsidRPr="00000000" w14:paraId="000001B8">
      <w:pPr>
        <w:numPr>
          <w:ilvl w:val="0"/>
          <w:numId w:val="658"/>
        </w:numPr>
        <w:shd w:fill="ffffff" w:val="clear"/>
        <w:spacing w:after="0" w:afterAutospacing="0" w:before="0" w:beforeAutospacing="0" w:lineRule="auto"/>
        <w:ind w:left="720" w:hanging="360"/>
      </w:pPr>
      <w:r w:rsidDel="00000000" w:rsidR="00000000" w:rsidRPr="00000000">
        <w:rPr>
          <w:color w:val="1f2328"/>
          <w:sz w:val="24"/>
          <w:szCs w:val="24"/>
          <w:rtl w:val="0"/>
        </w:rPr>
        <w:t xml:space="preserve">Holistic Approach - Incorporating diet, exercise, education, and alternative approaches</w:t>
      </w:r>
    </w:p>
    <w:p w:rsidR="00000000" w:rsidDel="00000000" w:rsidP="00000000" w:rsidRDefault="00000000" w:rsidRPr="00000000" w14:paraId="000001B9">
      <w:pPr>
        <w:numPr>
          <w:ilvl w:val="0"/>
          <w:numId w:val="658"/>
        </w:numPr>
        <w:shd w:fill="ffffff" w:val="clear"/>
        <w:spacing w:after="0" w:afterAutospacing="0" w:before="0" w:beforeAutospacing="0" w:lineRule="auto"/>
        <w:ind w:left="720" w:hanging="360"/>
      </w:pPr>
      <w:r w:rsidDel="00000000" w:rsidR="00000000" w:rsidRPr="00000000">
        <w:rPr>
          <w:color w:val="1f2328"/>
          <w:sz w:val="24"/>
          <w:szCs w:val="24"/>
          <w:rtl w:val="0"/>
        </w:rPr>
        <w:t xml:space="preserve">Durable Lifestyle Changes - Programs focused on sustainable, long-term health improvements</w:t>
      </w:r>
    </w:p>
    <w:p w:rsidR="00000000" w:rsidDel="00000000" w:rsidP="00000000" w:rsidRDefault="00000000" w:rsidRPr="00000000" w14:paraId="000001BA">
      <w:pPr>
        <w:numPr>
          <w:ilvl w:val="0"/>
          <w:numId w:val="658"/>
        </w:numPr>
        <w:shd w:fill="ffffff" w:val="clear"/>
        <w:spacing w:after="240" w:before="0" w:beforeAutospacing="0" w:lineRule="auto"/>
        <w:ind w:left="720" w:hanging="360"/>
      </w:pPr>
      <w:r w:rsidDel="00000000" w:rsidR="00000000" w:rsidRPr="00000000">
        <w:rPr>
          <w:color w:val="1f2328"/>
          <w:sz w:val="24"/>
          <w:szCs w:val="24"/>
          <w:rtl w:val="0"/>
        </w:rPr>
        <w:t xml:space="preserve">Mind-Body Connection - Understanding the relationship between mental and physical health</w:t>
      </w:r>
    </w:p>
    <w:p w:rsidR="00000000" w:rsidDel="00000000" w:rsidP="00000000" w:rsidRDefault="00000000" w:rsidRPr="00000000" w14:paraId="000001BB">
      <w:pPr>
        <w:pStyle w:val="Heading3"/>
        <w:keepNext w:val="0"/>
        <w:keepLines w:val="0"/>
        <w:shd w:fill="ffffff" w:val="clear"/>
        <w:spacing w:after="240" w:before="360" w:line="300" w:lineRule="auto"/>
        <w:rPr>
          <w:b w:val="1"/>
          <w:bCs w:val="1"/>
          <w:color w:val="1f2328"/>
          <w:sz w:val="35"/>
          <w:szCs w:val="35"/>
        </w:rPr>
      </w:pPr>
      <w:bookmarkStart w:colFirst="0" w:colLast="0" w:name="_eloxu48ftvsv" w:id="138"/>
      <w:bookmarkEnd w:id="138"/>
      <w:r w:rsidDel="00000000" w:rsidR="00000000" w:rsidRPr="00000000">
        <w:rPr>
          <w:b w:val="1"/>
          <w:bCs w:val="1"/>
          <w:color w:val="1f2328"/>
          <w:sz w:val="35"/>
          <w:szCs w:val="35"/>
          <w:rtl w:val="0"/>
        </w:rPr>
        <w:t xml:space="preserve">Expertise Areas for Marketing</w:t>
      </w:r>
    </w:p>
    <w:p w:rsidR="00000000" w:rsidDel="00000000" w:rsidP="00000000" w:rsidRDefault="00000000" w:rsidRPr="00000000" w14:paraId="000001BC">
      <w:pPr>
        <w:numPr>
          <w:ilvl w:val="0"/>
          <w:numId w:val="799"/>
        </w:numPr>
        <w:shd w:fill="ffffff" w:val="clear"/>
        <w:spacing w:after="0" w:afterAutospacing="0" w:lineRule="auto"/>
        <w:ind w:left="720" w:hanging="360"/>
      </w:pPr>
      <w:r w:rsidDel="00000000" w:rsidR="00000000" w:rsidRPr="00000000">
        <w:rPr>
          <w:color w:val="1f2328"/>
          <w:sz w:val="24"/>
          <w:szCs w:val="24"/>
          <w:rtl w:val="0"/>
        </w:rPr>
        <w:t xml:space="preserve">Nutrition science</w:t>
      </w:r>
    </w:p>
    <w:p w:rsidR="00000000" w:rsidDel="00000000" w:rsidP="00000000" w:rsidRDefault="00000000" w:rsidRPr="00000000" w14:paraId="000001BD">
      <w:pPr>
        <w:numPr>
          <w:ilvl w:val="0"/>
          <w:numId w:val="799"/>
        </w:numPr>
        <w:shd w:fill="ffffff" w:val="clear"/>
        <w:spacing w:after="0" w:afterAutospacing="0" w:before="0" w:beforeAutospacing="0" w:lineRule="auto"/>
        <w:ind w:left="720" w:hanging="360"/>
      </w:pPr>
      <w:r w:rsidDel="00000000" w:rsidR="00000000" w:rsidRPr="00000000">
        <w:rPr>
          <w:color w:val="1f2328"/>
          <w:sz w:val="24"/>
          <w:szCs w:val="24"/>
          <w:rtl w:val="0"/>
        </w:rPr>
        <w:t xml:space="preserve">Gut health and microbiome</w:t>
      </w:r>
    </w:p>
    <w:p w:rsidR="00000000" w:rsidDel="00000000" w:rsidP="00000000" w:rsidRDefault="00000000" w:rsidRPr="00000000" w14:paraId="000001BE">
      <w:pPr>
        <w:numPr>
          <w:ilvl w:val="0"/>
          <w:numId w:val="799"/>
        </w:numPr>
        <w:shd w:fill="ffffff" w:val="clear"/>
        <w:spacing w:after="0" w:afterAutospacing="0" w:before="0" w:beforeAutospacing="0" w:lineRule="auto"/>
        <w:ind w:left="720" w:hanging="360"/>
      </w:pPr>
      <w:r w:rsidDel="00000000" w:rsidR="00000000" w:rsidRPr="00000000">
        <w:rPr>
          <w:color w:val="1f2328"/>
          <w:sz w:val="24"/>
          <w:szCs w:val="24"/>
          <w:rtl w:val="0"/>
        </w:rPr>
        <w:t xml:space="preserve">Longevity and healthy aging</w:t>
      </w:r>
    </w:p>
    <w:p w:rsidR="00000000" w:rsidDel="00000000" w:rsidP="00000000" w:rsidRDefault="00000000" w:rsidRPr="00000000" w14:paraId="000001BF">
      <w:pPr>
        <w:numPr>
          <w:ilvl w:val="0"/>
          <w:numId w:val="799"/>
        </w:numPr>
        <w:shd w:fill="ffffff" w:val="clear"/>
        <w:spacing w:after="0" w:afterAutospacing="0" w:before="0" w:beforeAutospacing="0" w:lineRule="auto"/>
        <w:ind w:left="720" w:hanging="360"/>
      </w:pPr>
      <w:r w:rsidDel="00000000" w:rsidR="00000000" w:rsidRPr="00000000">
        <w:rPr>
          <w:color w:val="1f2328"/>
          <w:sz w:val="24"/>
          <w:szCs w:val="24"/>
          <w:rtl w:val="0"/>
        </w:rPr>
        <w:t xml:space="preserve">Disease prevention</w:t>
      </w:r>
    </w:p>
    <w:p w:rsidR="00000000" w:rsidDel="00000000" w:rsidP="00000000" w:rsidRDefault="00000000" w:rsidRPr="00000000" w14:paraId="000001C0">
      <w:pPr>
        <w:numPr>
          <w:ilvl w:val="0"/>
          <w:numId w:val="799"/>
        </w:numPr>
        <w:shd w:fill="ffffff" w:val="clear"/>
        <w:spacing w:after="0" w:afterAutospacing="0" w:before="0" w:beforeAutospacing="0" w:lineRule="auto"/>
        <w:ind w:left="720" w:hanging="360"/>
      </w:pPr>
      <w:r w:rsidDel="00000000" w:rsidR="00000000" w:rsidRPr="00000000">
        <w:rPr>
          <w:color w:val="1f2328"/>
          <w:sz w:val="24"/>
          <w:szCs w:val="24"/>
          <w:rtl w:val="0"/>
        </w:rPr>
        <w:t xml:space="preserve">Evidence-based supplementation</w:t>
      </w:r>
    </w:p>
    <w:p w:rsidR="00000000" w:rsidDel="00000000" w:rsidP="00000000" w:rsidRDefault="00000000" w:rsidRPr="00000000" w14:paraId="000001C1">
      <w:pPr>
        <w:numPr>
          <w:ilvl w:val="0"/>
          <w:numId w:val="799"/>
        </w:numPr>
        <w:shd w:fill="ffffff" w:val="clear"/>
        <w:spacing w:after="240" w:before="0" w:beforeAutospacing="0" w:lineRule="auto"/>
        <w:ind w:left="720" w:hanging="360"/>
      </w:pPr>
      <w:r w:rsidDel="00000000" w:rsidR="00000000" w:rsidRPr="00000000">
        <w:rPr>
          <w:color w:val="1f2328"/>
          <w:sz w:val="24"/>
          <w:szCs w:val="24"/>
          <w:rtl w:val="0"/>
        </w:rPr>
        <w:t xml:space="preserve">Wellness optimization</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emobscqqbz" w:id="139"/>
      <w:bookmarkEnd w:id="139"/>
      <w:r w:rsidDel="00000000" w:rsidR="00000000" w:rsidRPr="00000000">
        <w:rPr>
          <w:b w:val="1"/>
          <w:bCs w:val="1"/>
          <w:color w:val="1f2328"/>
          <w:sz w:val="36"/>
          <w:szCs w:val="36"/>
          <w:rtl w:val="0"/>
        </w:rPr>
        <w:t xml:space="preserve">Awards &amp; Recognition</w:t>
      </w:r>
    </w:p>
    <w:p w:rsidR="00000000" w:rsidDel="00000000" w:rsidP="00000000" w:rsidRDefault="00000000" w:rsidRPr="00000000" w14:paraId="000001C4">
      <w:pPr>
        <w:numPr>
          <w:ilvl w:val="0"/>
          <w:numId w:val="589"/>
        </w:numPr>
        <w:shd w:fill="ffffff" w:val="clear"/>
        <w:spacing w:after="0" w:afterAutospacing="0" w:lineRule="auto"/>
        <w:ind w:left="720" w:hanging="360"/>
      </w:pPr>
      <w:r w:rsidDel="00000000" w:rsidR="00000000" w:rsidRPr="00000000">
        <w:rPr>
          <w:color w:val="1f2328"/>
          <w:sz w:val="24"/>
          <w:szCs w:val="24"/>
          <w:rtl w:val="0"/>
        </w:rPr>
        <w:t xml:space="preserve">Phi Beta Kappa - Prestigious academic honor society</w:t>
      </w:r>
    </w:p>
    <w:p w:rsidR="00000000" w:rsidDel="00000000" w:rsidP="00000000" w:rsidRDefault="00000000" w:rsidRPr="00000000" w14:paraId="000001C5">
      <w:pPr>
        <w:numPr>
          <w:ilvl w:val="0"/>
          <w:numId w:val="589"/>
        </w:numPr>
        <w:shd w:fill="ffffff" w:val="clear"/>
        <w:spacing w:after="0" w:afterAutospacing="0" w:before="0" w:beforeAutospacing="0" w:lineRule="auto"/>
        <w:ind w:left="720" w:hanging="360"/>
      </w:pPr>
      <w:r w:rsidDel="00000000" w:rsidR="00000000" w:rsidRPr="00000000">
        <w:rPr>
          <w:color w:val="1f2328"/>
          <w:sz w:val="24"/>
          <w:szCs w:val="24"/>
          <w:rtl w:val="0"/>
        </w:rPr>
        <w:t xml:space="preserve">Alpha Omega Alpha (AOA) - Most prestigious medical honor society (elected in 3rd year)</w:t>
      </w:r>
    </w:p>
    <w:p w:rsidR="00000000" w:rsidDel="00000000" w:rsidP="00000000" w:rsidRDefault="00000000" w:rsidRPr="00000000" w14:paraId="000001C6">
      <w:pPr>
        <w:numPr>
          <w:ilvl w:val="0"/>
          <w:numId w:val="589"/>
        </w:numPr>
        <w:shd w:fill="ffffff" w:val="clear"/>
        <w:spacing w:after="0" w:afterAutospacing="0" w:before="0" w:beforeAutospacing="0" w:lineRule="auto"/>
        <w:ind w:left="720" w:hanging="360"/>
      </w:pPr>
      <w:r w:rsidDel="00000000" w:rsidR="00000000" w:rsidRPr="00000000">
        <w:rPr>
          <w:color w:val="1f2328"/>
          <w:sz w:val="24"/>
          <w:szCs w:val="24"/>
          <w:rtl w:val="0"/>
        </w:rPr>
        <w:t xml:space="preserve">Fellow of the American College of Gastroenterology (FACG)</w:t>
      </w:r>
    </w:p>
    <w:p w:rsidR="00000000" w:rsidDel="00000000" w:rsidP="00000000" w:rsidRDefault="00000000" w:rsidRPr="00000000" w14:paraId="000001C7">
      <w:pPr>
        <w:numPr>
          <w:ilvl w:val="0"/>
          <w:numId w:val="589"/>
        </w:numPr>
        <w:shd w:fill="ffffff" w:val="clear"/>
        <w:spacing w:after="0" w:afterAutospacing="0" w:before="0" w:beforeAutospacing="0" w:lineRule="auto"/>
        <w:ind w:left="720" w:hanging="360"/>
      </w:pPr>
      <w:r w:rsidDel="00000000" w:rsidR="00000000" w:rsidRPr="00000000">
        <w:rPr>
          <w:color w:val="1f2328"/>
          <w:sz w:val="24"/>
          <w:szCs w:val="24"/>
          <w:rtl w:val="0"/>
        </w:rPr>
        <w:t xml:space="preserve">Patient Top Choice Award - 5-star patient rating recognition</w:t>
      </w:r>
    </w:p>
    <w:p w:rsidR="00000000" w:rsidDel="00000000" w:rsidP="00000000" w:rsidRDefault="00000000" w:rsidRPr="00000000" w14:paraId="000001C8">
      <w:pPr>
        <w:numPr>
          <w:ilvl w:val="0"/>
          <w:numId w:val="589"/>
        </w:numPr>
        <w:shd w:fill="ffffff" w:val="clear"/>
        <w:spacing w:after="0" w:afterAutospacing="0" w:before="0" w:beforeAutospacing="0" w:lineRule="auto"/>
        <w:ind w:left="720" w:hanging="360"/>
      </w:pPr>
      <w:r w:rsidDel="00000000" w:rsidR="00000000" w:rsidRPr="00000000">
        <w:rPr>
          <w:color w:val="1f2328"/>
          <w:sz w:val="24"/>
          <w:szCs w:val="24"/>
          <w:rtl w:val="0"/>
        </w:rPr>
        <w:t xml:space="preserve">Elected to represent Ohio as President of Ohio Gastroenterology Society</w:t>
      </w:r>
    </w:p>
    <w:p w:rsidR="00000000" w:rsidDel="00000000" w:rsidP="00000000" w:rsidRDefault="00000000" w:rsidRPr="00000000" w14:paraId="000001C9">
      <w:pPr>
        <w:numPr>
          <w:ilvl w:val="0"/>
          <w:numId w:val="589"/>
        </w:numPr>
        <w:shd w:fill="ffffff" w:val="clear"/>
        <w:spacing w:after="240" w:before="0" w:beforeAutospacing="0" w:lineRule="auto"/>
        <w:ind w:left="720" w:hanging="360"/>
      </w:pPr>
      <w:r w:rsidDel="00000000" w:rsidR="00000000" w:rsidRPr="00000000">
        <w:rPr>
          <w:color w:val="1f2328"/>
          <w:sz w:val="24"/>
          <w:szCs w:val="24"/>
          <w:rtl w:val="0"/>
        </w:rPr>
        <w:t xml:space="preserve">Advisory board member of Telluride First Foundation</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tdfzbjwdets3" w:id="140"/>
      <w:bookmarkEnd w:id="140"/>
      <w:r w:rsidDel="00000000" w:rsidR="00000000" w:rsidRPr="00000000">
        <w:rPr>
          <w:b w:val="1"/>
          <w:bCs w:val="1"/>
          <w:color w:val="1f2328"/>
          <w:sz w:val="36"/>
          <w:szCs w:val="36"/>
          <w:rtl w:val="0"/>
        </w:rPr>
        <w:t xml:space="preserve">Key Marketing Assets</w:t>
      </w:r>
    </w:p>
    <w:p w:rsidR="00000000" w:rsidDel="00000000" w:rsidP="00000000" w:rsidRDefault="00000000" w:rsidRPr="00000000" w14:paraId="000001CC">
      <w:pPr>
        <w:pStyle w:val="Heading3"/>
        <w:keepNext w:val="0"/>
        <w:keepLines w:val="0"/>
        <w:shd w:fill="ffffff" w:val="clear"/>
        <w:spacing w:after="240" w:before="360" w:line="300" w:lineRule="auto"/>
        <w:rPr>
          <w:b w:val="1"/>
          <w:bCs w:val="1"/>
          <w:color w:val="1f2328"/>
          <w:sz w:val="35"/>
          <w:szCs w:val="35"/>
        </w:rPr>
      </w:pPr>
      <w:bookmarkStart w:colFirst="0" w:colLast="0" w:name="_b3h30tua87ck" w:id="141"/>
      <w:bookmarkEnd w:id="141"/>
      <w:r w:rsidDel="00000000" w:rsidR="00000000" w:rsidRPr="00000000">
        <w:rPr>
          <w:b w:val="1"/>
          <w:bCs w:val="1"/>
          <w:color w:val="1f2328"/>
          <w:sz w:val="35"/>
          <w:szCs w:val="35"/>
          <w:rtl w:val="0"/>
        </w:rPr>
        <w:t xml:space="preserve">Credibility Factors</w:t>
      </w:r>
    </w:p>
    <w:p w:rsidR="00000000" w:rsidDel="00000000" w:rsidP="00000000" w:rsidRDefault="00000000" w:rsidRPr="00000000" w14:paraId="000001CD">
      <w:pPr>
        <w:numPr>
          <w:ilvl w:val="0"/>
          <w:numId w:val="480"/>
        </w:numPr>
        <w:shd w:fill="ffffff" w:val="clear"/>
        <w:spacing w:after="0" w:afterAutospacing="0" w:lineRule="auto"/>
        <w:ind w:left="720" w:hanging="360"/>
      </w:pPr>
      <w:r w:rsidDel="00000000" w:rsidR="00000000" w:rsidRPr="00000000">
        <w:rPr>
          <w:color w:val="1f2328"/>
          <w:sz w:val="24"/>
          <w:szCs w:val="24"/>
          <w:rtl w:val="0"/>
        </w:rPr>
        <w:t xml:space="preserve">47+ years of medical experience</w:t>
      </w:r>
    </w:p>
    <w:p w:rsidR="00000000" w:rsidDel="00000000" w:rsidP="00000000" w:rsidRDefault="00000000" w:rsidRPr="00000000" w14:paraId="000001CE">
      <w:pPr>
        <w:numPr>
          <w:ilvl w:val="0"/>
          <w:numId w:val="480"/>
        </w:numPr>
        <w:shd w:fill="ffffff" w:val="clear"/>
        <w:spacing w:after="0" w:afterAutospacing="0" w:before="0" w:beforeAutospacing="0" w:lineRule="auto"/>
        <w:ind w:left="720" w:hanging="360"/>
      </w:pPr>
      <w:r w:rsidDel="00000000" w:rsidR="00000000" w:rsidRPr="00000000">
        <w:rPr>
          <w:color w:val="1f2328"/>
          <w:sz w:val="24"/>
          <w:szCs w:val="24"/>
          <w:rtl w:val="0"/>
        </w:rPr>
        <w:t xml:space="preserve">900+ research studies involvement</w:t>
      </w:r>
    </w:p>
    <w:p w:rsidR="00000000" w:rsidDel="00000000" w:rsidP="00000000" w:rsidRDefault="00000000" w:rsidRPr="00000000" w14:paraId="000001CF">
      <w:pPr>
        <w:numPr>
          <w:ilvl w:val="0"/>
          <w:numId w:val="480"/>
        </w:numPr>
        <w:shd w:fill="ffffff" w:val="clear"/>
        <w:spacing w:after="0" w:afterAutospacing="0" w:before="0" w:beforeAutospacing="0" w:lineRule="auto"/>
        <w:ind w:left="720" w:hanging="360"/>
      </w:pPr>
      <w:r w:rsidDel="00000000" w:rsidR="00000000" w:rsidRPr="00000000">
        <w:rPr>
          <w:color w:val="1f2328"/>
          <w:sz w:val="24"/>
          <w:szCs w:val="24"/>
          <w:rtl w:val="0"/>
        </w:rPr>
        <w:t xml:space="preserve">Board certifications in two specialties</w:t>
      </w:r>
    </w:p>
    <w:p w:rsidR="00000000" w:rsidDel="00000000" w:rsidP="00000000" w:rsidRDefault="00000000" w:rsidRPr="00000000" w14:paraId="000001D0">
      <w:pPr>
        <w:numPr>
          <w:ilvl w:val="0"/>
          <w:numId w:val="480"/>
        </w:numPr>
        <w:shd w:fill="ffffff" w:val="clear"/>
        <w:spacing w:after="0" w:afterAutospacing="0" w:before="0" w:beforeAutospacing="0" w:lineRule="auto"/>
        <w:ind w:left="720" w:hanging="360"/>
      </w:pPr>
      <w:r w:rsidDel="00000000" w:rsidR="00000000" w:rsidRPr="00000000">
        <w:rPr>
          <w:color w:val="1f2328"/>
          <w:sz w:val="24"/>
          <w:szCs w:val="24"/>
          <w:rtl w:val="0"/>
        </w:rPr>
        <w:t xml:space="preserve">Fellowship in American College of Gastroenterology</w:t>
      </w:r>
    </w:p>
    <w:p w:rsidR="00000000" w:rsidDel="00000000" w:rsidP="00000000" w:rsidRDefault="00000000" w:rsidRPr="00000000" w14:paraId="000001D1">
      <w:pPr>
        <w:numPr>
          <w:ilvl w:val="0"/>
          <w:numId w:val="480"/>
        </w:numPr>
        <w:shd w:fill="ffffff" w:val="clear"/>
        <w:spacing w:after="0" w:afterAutospacing="0" w:before="0" w:beforeAutospacing="0" w:lineRule="auto"/>
        <w:ind w:left="720" w:hanging="360"/>
      </w:pPr>
      <w:r w:rsidDel="00000000" w:rsidR="00000000" w:rsidRPr="00000000">
        <w:rPr>
          <w:color w:val="1f2328"/>
          <w:sz w:val="24"/>
          <w:szCs w:val="24"/>
          <w:rtl w:val="0"/>
        </w:rPr>
        <w:t xml:space="preserve">CMO of Quadrant Health (Stanford/Mayo Clinic backed)</w:t>
      </w:r>
    </w:p>
    <w:p w:rsidR="00000000" w:rsidDel="00000000" w:rsidP="00000000" w:rsidRDefault="00000000" w:rsidRPr="00000000" w14:paraId="000001D2">
      <w:pPr>
        <w:numPr>
          <w:ilvl w:val="0"/>
          <w:numId w:val="480"/>
        </w:numPr>
        <w:shd w:fill="ffffff" w:val="clear"/>
        <w:spacing w:after="0" w:afterAutospacing="0" w:before="0" w:beforeAutospacing="0" w:lineRule="auto"/>
        <w:ind w:left="720" w:hanging="360"/>
      </w:pPr>
      <w:r w:rsidDel="00000000" w:rsidR="00000000" w:rsidRPr="00000000">
        <w:rPr>
          <w:color w:val="1f2328"/>
          <w:sz w:val="24"/>
          <w:szCs w:val="24"/>
          <w:rtl w:val="0"/>
        </w:rPr>
        <w:t xml:space="preserve">Publications in top medical journals</w:t>
      </w:r>
    </w:p>
    <w:p w:rsidR="00000000" w:rsidDel="00000000" w:rsidP="00000000" w:rsidRDefault="00000000" w:rsidRPr="00000000" w14:paraId="000001D3">
      <w:pPr>
        <w:numPr>
          <w:ilvl w:val="0"/>
          <w:numId w:val="480"/>
        </w:numPr>
        <w:shd w:fill="ffffff" w:val="clear"/>
        <w:spacing w:after="0" w:afterAutospacing="0" w:before="0" w:beforeAutospacing="0" w:lineRule="auto"/>
        <w:ind w:left="720" w:hanging="360"/>
      </w:pPr>
      <w:r w:rsidDel="00000000" w:rsidR="00000000" w:rsidRPr="00000000">
        <w:rPr>
          <w:color w:val="1f2328"/>
          <w:sz w:val="24"/>
          <w:szCs w:val="24"/>
          <w:rtl w:val="0"/>
        </w:rPr>
        <w:t xml:space="preserve">Association with Deepak Chopra at wellness summits</w:t>
      </w:r>
    </w:p>
    <w:p w:rsidR="00000000" w:rsidDel="00000000" w:rsidP="00000000" w:rsidRDefault="00000000" w:rsidRPr="00000000" w14:paraId="000001D4">
      <w:pPr>
        <w:numPr>
          <w:ilvl w:val="0"/>
          <w:numId w:val="480"/>
        </w:numPr>
        <w:shd w:fill="ffffff" w:val="clear"/>
        <w:spacing w:after="0" w:afterAutospacing="0" w:before="0" w:beforeAutospacing="0" w:lineRule="auto"/>
        <w:ind w:left="720" w:hanging="360"/>
      </w:pPr>
      <w:r w:rsidDel="00000000" w:rsidR="00000000" w:rsidRPr="00000000">
        <w:rPr>
          <w:color w:val="1f2328"/>
          <w:sz w:val="24"/>
          <w:szCs w:val="24"/>
          <w:rtl w:val="0"/>
        </w:rPr>
        <w:t xml:space="preserve">Cornell University guest lecturer</w:t>
      </w:r>
    </w:p>
    <w:p w:rsidR="00000000" w:rsidDel="00000000" w:rsidP="00000000" w:rsidRDefault="00000000" w:rsidRPr="00000000" w14:paraId="000001D5">
      <w:pPr>
        <w:numPr>
          <w:ilvl w:val="0"/>
          <w:numId w:val="480"/>
        </w:numPr>
        <w:shd w:fill="ffffff" w:val="clear"/>
        <w:spacing w:after="240" w:before="0" w:beforeAutospacing="0" w:lineRule="auto"/>
        <w:ind w:left="720" w:hanging="360"/>
      </w:pPr>
      <w:r w:rsidDel="00000000" w:rsidR="00000000" w:rsidRPr="00000000">
        <w:rPr>
          <w:color w:val="1f2328"/>
          <w:sz w:val="24"/>
          <w:szCs w:val="24"/>
          <w:rtl w:val="0"/>
        </w:rPr>
        <w:t xml:space="preserve">Serial entrepreneur with proven track record</w:t>
      </w:r>
    </w:p>
    <w:p w:rsidR="00000000" w:rsidDel="00000000" w:rsidP="00000000" w:rsidRDefault="00000000" w:rsidRPr="00000000" w14:paraId="000001D6">
      <w:pPr>
        <w:pStyle w:val="Heading3"/>
        <w:keepNext w:val="0"/>
        <w:keepLines w:val="0"/>
        <w:shd w:fill="ffffff" w:val="clear"/>
        <w:spacing w:after="240" w:before="360" w:line="300" w:lineRule="auto"/>
        <w:rPr>
          <w:b w:val="1"/>
          <w:bCs w:val="1"/>
          <w:color w:val="1f2328"/>
          <w:sz w:val="35"/>
          <w:szCs w:val="35"/>
        </w:rPr>
      </w:pPr>
      <w:bookmarkStart w:colFirst="0" w:colLast="0" w:name="_u2nk1pq0d0bb" w:id="142"/>
      <w:bookmarkEnd w:id="142"/>
      <w:r w:rsidDel="00000000" w:rsidR="00000000" w:rsidRPr="00000000">
        <w:rPr>
          <w:b w:val="1"/>
          <w:bCs w:val="1"/>
          <w:color w:val="1f2328"/>
          <w:sz w:val="35"/>
          <w:szCs w:val="35"/>
          <w:rtl w:val="0"/>
        </w:rPr>
        <w:t xml:space="preserve">Unique Selling Points for Nutrition Bar</w:t>
      </w:r>
    </w:p>
    <w:p w:rsidR="00000000" w:rsidDel="00000000" w:rsidP="00000000" w:rsidRDefault="00000000" w:rsidRPr="00000000" w14:paraId="000001D7">
      <w:pPr>
        <w:numPr>
          <w:ilvl w:val="0"/>
          <w:numId w:val="246"/>
        </w:numPr>
        <w:shd w:fill="ffffff" w:val="clear"/>
        <w:spacing w:after="0" w:afterAutospacing="0" w:lineRule="auto"/>
        <w:ind w:left="720" w:hanging="360"/>
      </w:pPr>
      <w:r w:rsidDel="00000000" w:rsidR="00000000" w:rsidRPr="00000000">
        <w:rPr>
          <w:color w:val="1f2328"/>
          <w:sz w:val="24"/>
          <w:szCs w:val="24"/>
          <w:rtl w:val="0"/>
        </w:rPr>
        <w:t xml:space="preserve">Doctor-formulated by a gastroenterologist (gut health expert)</w:t>
      </w:r>
    </w:p>
    <w:p w:rsidR="00000000" w:rsidDel="00000000" w:rsidP="00000000" w:rsidRDefault="00000000" w:rsidRPr="00000000" w14:paraId="000001D8">
      <w:pPr>
        <w:numPr>
          <w:ilvl w:val="0"/>
          <w:numId w:val="246"/>
        </w:numPr>
        <w:shd w:fill="ffffff" w:val="clear"/>
        <w:spacing w:after="0" w:afterAutospacing="0" w:before="0" w:beforeAutospacing="0" w:lineRule="auto"/>
        <w:ind w:left="720" w:hanging="360"/>
      </w:pPr>
      <w:r w:rsidDel="00000000" w:rsidR="00000000" w:rsidRPr="00000000">
        <w:rPr>
          <w:color w:val="1f2328"/>
          <w:sz w:val="24"/>
          <w:szCs w:val="24"/>
          <w:rtl w:val="0"/>
        </w:rPr>
        <w:t xml:space="preserve">Backed by 35+ years of nutrition research</w:t>
      </w:r>
    </w:p>
    <w:p w:rsidR="00000000" w:rsidDel="00000000" w:rsidP="00000000" w:rsidRDefault="00000000" w:rsidRPr="00000000" w14:paraId="000001D9">
      <w:pPr>
        <w:numPr>
          <w:ilvl w:val="0"/>
          <w:numId w:val="246"/>
        </w:numPr>
        <w:shd w:fill="ffffff" w:val="clear"/>
        <w:spacing w:after="0" w:afterAutospacing="0" w:before="0" w:beforeAutospacing="0" w:lineRule="auto"/>
        <w:ind w:left="720" w:hanging="360"/>
      </w:pPr>
      <w:r w:rsidDel="00000000" w:rsidR="00000000" w:rsidRPr="00000000">
        <w:rPr>
          <w:color w:val="1f2328"/>
          <w:sz w:val="24"/>
          <w:szCs w:val="24"/>
          <w:rtl w:val="0"/>
        </w:rPr>
        <w:t xml:space="preserve">Evidence-based approach to ingredients</w:t>
      </w:r>
    </w:p>
    <w:p w:rsidR="00000000" w:rsidDel="00000000" w:rsidP="00000000" w:rsidRDefault="00000000" w:rsidRPr="00000000" w14:paraId="000001DA">
      <w:pPr>
        <w:numPr>
          <w:ilvl w:val="0"/>
          <w:numId w:val="246"/>
        </w:numPr>
        <w:shd w:fill="ffffff" w:val="clear"/>
        <w:spacing w:after="0" w:afterAutospacing="0" w:before="0" w:beforeAutospacing="0" w:lineRule="auto"/>
        <w:ind w:left="720" w:hanging="360"/>
      </w:pPr>
      <w:r w:rsidDel="00000000" w:rsidR="00000000" w:rsidRPr="00000000">
        <w:rPr>
          <w:color w:val="1f2328"/>
          <w:sz w:val="24"/>
          <w:szCs w:val="24"/>
          <w:rtl w:val="0"/>
        </w:rPr>
        <w:t xml:space="preserve">Created by someone who understands how food impacts the digestive system</w:t>
      </w:r>
    </w:p>
    <w:p w:rsidR="00000000" w:rsidDel="00000000" w:rsidP="00000000" w:rsidRDefault="00000000" w:rsidRPr="00000000" w14:paraId="000001DB">
      <w:pPr>
        <w:numPr>
          <w:ilvl w:val="0"/>
          <w:numId w:val="246"/>
        </w:numPr>
        <w:shd w:fill="ffffff" w:val="clear"/>
        <w:spacing w:after="240" w:before="0" w:beforeAutospacing="0" w:lineRule="auto"/>
        <w:ind w:left="720" w:hanging="360"/>
      </w:pPr>
      <w:r w:rsidDel="00000000" w:rsidR="00000000" w:rsidRPr="00000000">
        <w:rPr>
          <w:color w:val="1f2328"/>
          <w:sz w:val="24"/>
          <w:szCs w:val="24"/>
          <w:rtl w:val="0"/>
        </w:rPr>
        <w:t xml:space="preserve">Longevity and wellness focus aligns with health-conscious consumers</w:t>
      </w:r>
    </w:p>
    <w:p w:rsidR="00000000" w:rsidDel="00000000" w:rsidP="00000000" w:rsidRDefault="00000000" w:rsidRPr="00000000" w14:paraId="000001DC">
      <w:pPr>
        <w:pStyle w:val="Heading3"/>
        <w:keepNext w:val="0"/>
        <w:keepLines w:val="0"/>
        <w:shd w:fill="ffffff" w:val="clear"/>
        <w:spacing w:after="240" w:before="360" w:line="300" w:lineRule="auto"/>
        <w:rPr>
          <w:b w:val="1"/>
          <w:bCs w:val="1"/>
          <w:color w:val="1f2328"/>
          <w:sz w:val="35"/>
          <w:szCs w:val="35"/>
        </w:rPr>
      </w:pPr>
      <w:bookmarkStart w:colFirst="0" w:colLast="0" w:name="_te2t6fdorob" w:id="143"/>
      <w:bookmarkEnd w:id="143"/>
      <w:r w:rsidDel="00000000" w:rsidR="00000000" w:rsidRPr="00000000">
        <w:rPr>
          <w:b w:val="1"/>
          <w:bCs w:val="1"/>
          <w:color w:val="1f2328"/>
          <w:sz w:val="35"/>
          <w:szCs w:val="35"/>
          <w:rtl w:val="0"/>
        </w:rPr>
        <w:t xml:space="preserve">Potential Testimonial Themes</w:t>
      </w:r>
    </w:p>
    <w:p w:rsidR="00000000" w:rsidDel="00000000" w:rsidP="00000000" w:rsidRDefault="00000000" w:rsidRPr="00000000" w14:paraId="000001DD">
      <w:pPr>
        <w:numPr>
          <w:ilvl w:val="0"/>
          <w:numId w:val="100"/>
        </w:numPr>
        <w:shd w:fill="ffffff" w:val="clear"/>
        <w:spacing w:after="0" w:afterAutospacing="0" w:lineRule="auto"/>
        <w:ind w:left="720" w:hanging="360"/>
      </w:pPr>
      <w:r w:rsidDel="00000000" w:rsidR="00000000" w:rsidRPr="00000000">
        <w:rPr>
          <w:color w:val="1f2328"/>
          <w:sz w:val="24"/>
          <w:szCs w:val="24"/>
          <w:rtl w:val="0"/>
        </w:rPr>
        <w:t xml:space="preserve">"As a gastroenterologist who has spent 47 years studying how food affects the body..."</w:t>
      </w:r>
    </w:p>
    <w:p w:rsidR="00000000" w:rsidDel="00000000" w:rsidP="00000000" w:rsidRDefault="00000000" w:rsidRPr="00000000" w14:paraId="000001DE">
      <w:pPr>
        <w:numPr>
          <w:ilvl w:val="0"/>
          <w:numId w:val="100"/>
        </w:numPr>
        <w:shd w:fill="ffffff" w:val="clear"/>
        <w:spacing w:after="0" w:afterAutospacing="0" w:before="0" w:beforeAutospacing="0" w:lineRule="auto"/>
        <w:ind w:left="720" w:hanging="360"/>
      </w:pPr>
      <w:r w:rsidDel="00000000" w:rsidR="00000000" w:rsidRPr="00000000">
        <w:rPr>
          <w:color w:val="1f2328"/>
          <w:sz w:val="24"/>
          <w:szCs w:val="24"/>
          <w:rtl w:val="0"/>
        </w:rPr>
        <w:t xml:space="preserve">"After being involved in over 900 clinical research studies..."</w:t>
      </w:r>
    </w:p>
    <w:p w:rsidR="00000000" w:rsidDel="00000000" w:rsidP="00000000" w:rsidRDefault="00000000" w:rsidRPr="00000000" w14:paraId="000001DF">
      <w:pPr>
        <w:numPr>
          <w:ilvl w:val="0"/>
          <w:numId w:val="100"/>
        </w:numPr>
        <w:shd w:fill="ffffff" w:val="clear"/>
        <w:spacing w:after="0" w:afterAutospacing="0" w:before="0" w:beforeAutospacing="0" w:lineRule="auto"/>
        <w:ind w:left="720" w:hanging="360"/>
      </w:pPr>
      <w:r w:rsidDel="00000000" w:rsidR="00000000" w:rsidRPr="00000000">
        <w:rPr>
          <w:color w:val="1f2328"/>
          <w:sz w:val="24"/>
          <w:szCs w:val="24"/>
          <w:rtl w:val="0"/>
        </w:rPr>
        <w:t xml:space="preserve">"My work with Stanford and Mayo Clinic has shown me..."</w:t>
      </w:r>
    </w:p>
    <w:p w:rsidR="00000000" w:rsidDel="00000000" w:rsidP="00000000" w:rsidRDefault="00000000" w:rsidRPr="00000000" w14:paraId="000001E0">
      <w:pPr>
        <w:numPr>
          <w:ilvl w:val="0"/>
          <w:numId w:val="100"/>
        </w:numPr>
        <w:shd w:fill="ffffff" w:val="clear"/>
        <w:spacing w:after="240" w:before="0" w:beforeAutospacing="0" w:lineRule="auto"/>
        <w:ind w:left="720" w:hanging="360"/>
      </w:pPr>
      <w:r w:rsidDel="00000000" w:rsidR="00000000" w:rsidRPr="00000000">
        <w:rPr>
          <w:color w:val="1f2328"/>
          <w:sz w:val="24"/>
          <w:szCs w:val="24"/>
          <w:rtl w:val="0"/>
        </w:rPr>
        <w:t xml:space="preserve">"From my research on the microbiome..."</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s2p3u1lnudv3" w:id="144"/>
      <w:bookmarkEnd w:id="144"/>
      <w:r w:rsidDel="00000000" w:rsidR="00000000" w:rsidRPr="00000000">
        <w:rPr>
          <w:b w:val="1"/>
          <w:bCs w:val="1"/>
          <w:color w:val="1f2328"/>
          <w:sz w:val="36"/>
          <w:szCs w:val="36"/>
          <w:rtl w:val="0"/>
        </w:rPr>
        <w:t xml:space="preserve">Contact &amp; Location Information</w:t>
      </w:r>
    </w:p>
    <w:p w:rsidR="00000000" w:rsidDel="00000000" w:rsidP="00000000" w:rsidRDefault="00000000" w:rsidRPr="00000000" w14:paraId="000001E3">
      <w:pPr>
        <w:pStyle w:val="Heading3"/>
        <w:keepNext w:val="0"/>
        <w:keepLines w:val="0"/>
        <w:shd w:fill="ffffff" w:val="clear"/>
        <w:spacing w:after="240" w:before="360" w:line="300" w:lineRule="auto"/>
        <w:rPr>
          <w:b w:val="1"/>
          <w:bCs w:val="1"/>
          <w:color w:val="1f2328"/>
          <w:sz w:val="35"/>
          <w:szCs w:val="35"/>
        </w:rPr>
      </w:pPr>
      <w:bookmarkStart w:colFirst="0" w:colLast="0" w:name="_hkx51sv9ea1b" w:id="145"/>
      <w:bookmarkEnd w:id="145"/>
      <w:r w:rsidDel="00000000" w:rsidR="00000000" w:rsidRPr="00000000">
        <w:rPr>
          <w:b w:val="1"/>
          <w:bCs w:val="1"/>
          <w:color w:val="1f2328"/>
          <w:sz w:val="35"/>
          <w:szCs w:val="35"/>
          <w:rtl w:val="0"/>
        </w:rPr>
        <w:t xml:space="preserve">Practice Locations</w:t>
      </w:r>
    </w:p>
    <w:p w:rsidR="00000000" w:rsidDel="00000000" w:rsidP="00000000" w:rsidRDefault="00000000" w:rsidRPr="00000000" w14:paraId="000001E4">
      <w:pPr>
        <w:numPr>
          <w:ilvl w:val="0"/>
          <w:numId w:val="801"/>
        </w:numPr>
        <w:shd w:fill="ffffff" w:val="clear"/>
        <w:spacing w:after="0" w:afterAutospacing="0" w:lineRule="auto"/>
        <w:ind w:left="720" w:hanging="360"/>
      </w:pPr>
      <w:r w:rsidDel="00000000" w:rsidR="00000000" w:rsidRPr="00000000">
        <w:rPr>
          <w:color w:val="1f2328"/>
          <w:sz w:val="24"/>
          <w:szCs w:val="24"/>
          <w:rtl w:val="0"/>
        </w:rPr>
        <w:t xml:space="preserve">Telluride, CO: 136 Country Club Drive, Telluride, CO</w:t>
      </w:r>
    </w:p>
    <w:p w:rsidR="00000000" w:rsidDel="00000000" w:rsidP="00000000" w:rsidRDefault="00000000" w:rsidRPr="00000000" w14:paraId="000001E5">
      <w:pPr>
        <w:numPr>
          <w:ilvl w:val="0"/>
          <w:numId w:val="801"/>
        </w:numPr>
        <w:shd w:fill="ffffff" w:val="clear"/>
        <w:spacing w:after="240" w:before="0" w:beforeAutospacing="0" w:lineRule="auto"/>
        <w:ind w:left="720" w:hanging="360"/>
      </w:pPr>
      <w:r w:rsidDel="00000000" w:rsidR="00000000" w:rsidRPr="00000000">
        <w:rPr>
          <w:color w:val="1f2328"/>
          <w:sz w:val="24"/>
          <w:szCs w:val="24"/>
          <w:rtl w:val="0"/>
        </w:rPr>
        <w:t xml:space="preserve">Cincinnati, OH: Affiliated with Ohio GI &amp; Liver Institute</w:t>
      </w:r>
    </w:p>
    <w:p w:rsidR="00000000" w:rsidDel="00000000" w:rsidP="00000000" w:rsidRDefault="00000000" w:rsidRPr="00000000" w14:paraId="000001E6">
      <w:pPr>
        <w:pStyle w:val="Heading3"/>
        <w:keepNext w:val="0"/>
        <w:keepLines w:val="0"/>
        <w:shd w:fill="ffffff" w:val="clear"/>
        <w:spacing w:after="240" w:before="360" w:line="300" w:lineRule="auto"/>
        <w:rPr>
          <w:b w:val="1"/>
          <w:bCs w:val="1"/>
          <w:color w:val="1f2328"/>
          <w:sz w:val="35"/>
          <w:szCs w:val="35"/>
        </w:rPr>
      </w:pPr>
      <w:bookmarkStart w:colFirst="0" w:colLast="0" w:name="_9srb4edxhh3h" w:id="146"/>
      <w:bookmarkEnd w:id="146"/>
      <w:r w:rsidDel="00000000" w:rsidR="00000000" w:rsidRPr="00000000">
        <w:rPr>
          <w:b w:val="1"/>
          <w:bCs w:val="1"/>
          <w:color w:val="1f2328"/>
          <w:sz w:val="35"/>
          <w:szCs w:val="35"/>
          <w:rtl w:val="0"/>
        </w:rPr>
        <w:t xml:space="preserve">Professional Affiliations</w:t>
      </w:r>
    </w:p>
    <w:p w:rsidR="00000000" w:rsidDel="00000000" w:rsidP="00000000" w:rsidRDefault="00000000" w:rsidRPr="00000000" w14:paraId="000001E7">
      <w:pPr>
        <w:numPr>
          <w:ilvl w:val="0"/>
          <w:numId w:val="860"/>
        </w:numPr>
        <w:shd w:fill="ffffff" w:val="clear"/>
        <w:spacing w:after="0" w:afterAutospacing="0" w:lineRule="auto"/>
        <w:ind w:left="720" w:hanging="360"/>
      </w:pPr>
      <w:r w:rsidDel="00000000" w:rsidR="00000000" w:rsidRPr="00000000">
        <w:rPr>
          <w:color w:val="1f2328"/>
          <w:sz w:val="24"/>
          <w:szCs w:val="24"/>
          <w:rtl w:val="0"/>
        </w:rPr>
        <w:t xml:space="preserve">Ohio GI &amp; Liver Institute</w:t>
      </w:r>
    </w:p>
    <w:p w:rsidR="00000000" w:rsidDel="00000000" w:rsidP="00000000" w:rsidRDefault="00000000" w:rsidRPr="00000000" w14:paraId="000001E8">
      <w:pPr>
        <w:numPr>
          <w:ilvl w:val="0"/>
          <w:numId w:val="860"/>
        </w:numPr>
        <w:shd w:fill="ffffff" w:val="clear"/>
        <w:spacing w:after="0" w:afterAutospacing="0" w:before="0" w:beforeAutospacing="0" w:lineRule="auto"/>
        <w:ind w:left="720" w:hanging="360"/>
      </w:pPr>
      <w:r w:rsidDel="00000000" w:rsidR="00000000" w:rsidRPr="00000000">
        <w:rPr>
          <w:color w:val="1f2328"/>
          <w:sz w:val="24"/>
          <w:szCs w:val="24"/>
          <w:rtl w:val="0"/>
        </w:rPr>
        <w:t xml:space="preserve">Quadrant Health (San Francisco HQ)</w:t>
      </w:r>
    </w:p>
    <w:p w:rsidR="00000000" w:rsidDel="00000000" w:rsidP="00000000" w:rsidRDefault="00000000" w:rsidRPr="00000000" w14:paraId="000001E9">
      <w:pPr>
        <w:numPr>
          <w:ilvl w:val="0"/>
          <w:numId w:val="860"/>
        </w:numPr>
        <w:shd w:fill="ffffff" w:val="clear"/>
        <w:spacing w:after="240" w:before="0" w:beforeAutospacing="0" w:lineRule="auto"/>
        <w:ind w:left="720" w:hanging="360"/>
      </w:pPr>
      <w:r w:rsidDel="00000000" w:rsidR="00000000" w:rsidRPr="00000000">
        <w:rPr>
          <w:color w:val="1f2328"/>
          <w:sz w:val="24"/>
          <w:szCs w:val="24"/>
          <w:rtl w:val="0"/>
        </w:rPr>
        <w:t xml:space="preserve">Telluride Longevity Institute</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1kycrwarh5yj" w:id="147"/>
      <w:bookmarkEnd w:id="147"/>
      <w:r w:rsidDel="00000000" w:rsidR="00000000" w:rsidRPr="00000000">
        <w:rPr>
          <w:b w:val="1"/>
          <w:bCs w:val="1"/>
          <w:color w:val="1f2328"/>
          <w:sz w:val="36"/>
          <w:szCs w:val="36"/>
          <w:rtl w:val="0"/>
        </w:rPr>
        <w:t xml:space="preserve">Sources</w:t>
      </w:r>
    </w:p>
    <w:p w:rsidR="00000000" w:rsidDel="00000000" w:rsidP="00000000" w:rsidRDefault="00000000" w:rsidRPr="00000000" w14:paraId="000001EC">
      <w:pPr>
        <w:numPr>
          <w:ilvl w:val="0"/>
          <w:numId w:val="807"/>
        </w:numPr>
        <w:shd w:fill="ffffff" w:val="clear"/>
        <w:spacing w:after="0" w:afterAutospacing="0" w:lineRule="auto"/>
        <w:ind w:left="720" w:hanging="360"/>
      </w:pPr>
      <w:hyperlink r:id="rId6">
        <w:r w:rsidDel="00000000" w:rsidR="00000000" w:rsidRPr="00000000">
          <w:rPr>
            <w:color w:val="0969da"/>
            <w:sz w:val="24"/>
            <w:szCs w:val="24"/>
            <w:u w:val="single"/>
            <w:rtl w:val="0"/>
          </w:rPr>
          <w:t xml:space="preserve">US News Doctors Profile</w:t>
        </w:r>
      </w:hyperlink>
      <w:r w:rsidDel="00000000" w:rsidR="00000000" w:rsidRPr="00000000">
        <w:rPr>
          <w:rtl w:val="0"/>
        </w:rPr>
      </w:r>
    </w:p>
    <w:p w:rsidR="00000000" w:rsidDel="00000000" w:rsidP="00000000" w:rsidRDefault="00000000" w:rsidRPr="00000000" w14:paraId="000001ED">
      <w:pPr>
        <w:numPr>
          <w:ilvl w:val="0"/>
          <w:numId w:val="807"/>
        </w:numPr>
        <w:shd w:fill="ffffff" w:val="clear"/>
        <w:spacing w:after="0" w:afterAutospacing="0" w:before="0" w:beforeAutospacing="0" w:lineRule="auto"/>
        <w:ind w:left="720" w:hanging="360"/>
      </w:pPr>
      <w:hyperlink r:id="rId7">
        <w:r w:rsidDel="00000000" w:rsidR="00000000" w:rsidRPr="00000000">
          <w:rPr>
            <w:color w:val="0969da"/>
            <w:sz w:val="24"/>
            <w:szCs w:val="24"/>
            <w:u w:val="single"/>
            <w:rtl w:val="0"/>
          </w:rPr>
          <w:t xml:space="preserve">Doximity Profile</w:t>
        </w:r>
      </w:hyperlink>
      <w:r w:rsidDel="00000000" w:rsidR="00000000" w:rsidRPr="00000000">
        <w:rPr>
          <w:rtl w:val="0"/>
        </w:rPr>
      </w:r>
    </w:p>
    <w:p w:rsidR="00000000" w:rsidDel="00000000" w:rsidP="00000000" w:rsidRDefault="00000000" w:rsidRPr="00000000" w14:paraId="000001EE">
      <w:pPr>
        <w:numPr>
          <w:ilvl w:val="0"/>
          <w:numId w:val="807"/>
        </w:numPr>
        <w:shd w:fill="ffffff" w:val="clear"/>
        <w:spacing w:after="0" w:afterAutospacing="0" w:before="0" w:beforeAutospacing="0" w:lineRule="auto"/>
        <w:ind w:left="720" w:hanging="360"/>
      </w:pPr>
      <w:hyperlink r:id="rId8">
        <w:r w:rsidDel="00000000" w:rsidR="00000000" w:rsidRPr="00000000">
          <w:rPr>
            <w:color w:val="0969da"/>
            <w:sz w:val="24"/>
            <w:szCs w:val="24"/>
            <w:u w:val="single"/>
            <w:rtl w:val="0"/>
          </w:rPr>
          <w:t xml:space="preserve">ResearchGate Profile</w:t>
        </w:r>
      </w:hyperlink>
      <w:r w:rsidDel="00000000" w:rsidR="00000000" w:rsidRPr="00000000">
        <w:rPr>
          <w:rtl w:val="0"/>
        </w:rPr>
      </w:r>
    </w:p>
    <w:p w:rsidR="00000000" w:rsidDel="00000000" w:rsidP="00000000" w:rsidRDefault="00000000" w:rsidRPr="00000000" w14:paraId="000001EF">
      <w:pPr>
        <w:numPr>
          <w:ilvl w:val="0"/>
          <w:numId w:val="807"/>
        </w:numPr>
        <w:shd w:fill="ffffff" w:val="clear"/>
        <w:spacing w:after="0" w:afterAutospacing="0" w:before="0" w:beforeAutospacing="0" w:lineRule="auto"/>
        <w:ind w:left="720" w:hanging="360"/>
      </w:pPr>
      <w:hyperlink r:id="rId9">
        <w:r w:rsidDel="00000000" w:rsidR="00000000" w:rsidRPr="00000000">
          <w:rPr>
            <w:color w:val="0969da"/>
            <w:sz w:val="24"/>
            <w:szCs w:val="24"/>
            <w:u w:val="single"/>
            <w:rtl w:val="0"/>
          </w:rPr>
          <w:t xml:space="preserve">eMedEvents Speaker Profile</w:t>
        </w:r>
      </w:hyperlink>
      <w:r w:rsidDel="00000000" w:rsidR="00000000" w:rsidRPr="00000000">
        <w:rPr>
          <w:rtl w:val="0"/>
        </w:rPr>
      </w:r>
    </w:p>
    <w:p w:rsidR="00000000" w:rsidDel="00000000" w:rsidP="00000000" w:rsidRDefault="00000000" w:rsidRPr="00000000" w14:paraId="000001F0">
      <w:pPr>
        <w:numPr>
          <w:ilvl w:val="0"/>
          <w:numId w:val="807"/>
        </w:numPr>
        <w:shd w:fill="ffffff" w:val="clear"/>
        <w:spacing w:after="0" w:afterAutospacing="0" w:before="0" w:beforeAutospacing="0" w:lineRule="auto"/>
        <w:ind w:left="720" w:hanging="360"/>
      </w:pPr>
      <w:hyperlink r:id="rId10">
        <w:r w:rsidDel="00000000" w:rsidR="00000000" w:rsidRPr="00000000">
          <w:rPr>
            <w:color w:val="0969da"/>
            <w:sz w:val="24"/>
            <w:szCs w:val="24"/>
            <w:u w:val="single"/>
            <w:rtl w:val="0"/>
          </w:rPr>
          <w:t xml:space="preserve">The Org - Quadrant Health</w:t>
        </w:r>
      </w:hyperlink>
      <w:r w:rsidDel="00000000" w:rsidR="00000000" w:rsidRPr="00000000">
        <w:rPr>
          <w:rtl w:val="0"/>
        </w:rPr>
      </w:r>
    </w:p>
    <w:p w:rsidR="00000000" w:rsidDel="00000000" w:rsidP="00000000" w:rsidRDefault="00000000" w:rsidRPr="00000000" w14:paraId="000001F1">
      <w:pPr>
        <w:numPr>
          <w:ilvl w:val="0"/>
          <w:numId w:val="807"/>
        </w:numPr>
        <w:shd w:fill="ffffff" w:val="clear"/>
        <w:spacing w:after="0" w:afterAutospacing="0" w:before="0" w:beforeAutospacing="0" w:lineRule="auto"/>
        <w:ind w:left="720" w:hanging="360"/>
      </w:pPr>
      <w:hyperlink r:id="rId11">
        <w:r w:rsidDel="00000000" w:rsidR="00000000" w:rsidRPr="00000000">
          <w:rPr>
            <w:color w:val="0969da"/>
            <w:sz w:val="24"/>
            <w:szCs w:val="24"/>
            <w:u w:val="single"/>
            <w:rtl w:val="0"/>
          </w:rPr>
          <w:t xml:space="preserve">Telluride Inside and Out - Various Articles</w:t>
        </w:r>
      </w:hyperlink>
      <w:r w:rsidDel="00000000" w:rsidR="00000000" w:rsidRPr="00000000">
        <w:rPr>
          <w:rtl w:val="0"/>
        </w:rPr>
      </w:r>
    </w:p>
    <w:p w:rsidR="00000000" w:rsidDel="00000000" w:rsidP="00000000" w:rsidRDefault="00000000" w:rsidRPr="00000000" w14:paraId="000001F2">
      <w:pPr>
        <w:numPr>
          <w:ilvl w:val="0"/>
          <w:numId w:val="807"/>
        </w:numPr>
        <w:shd w:fill="ffffff" w:val="clear"/>
        <w:spacing w:after="0" w:afterAutospacing="0" w:before="0" w:beforeAutospacing="0" w:lineRule="auto"/>
        <w:ind w:left="720" w:hanging="360"/>
      </w:pPr>
      <w:hyperlink r:id="rId12">
        <w:r w:rsidDel="00000000" w:rsidR="00000000" w:rsidRPr="00000000">
          <w:rPr>
            <w:color w:val="0969da"/>
            <w:sz w:val="24"/>
            <w:szCs w:val="24"/>
            <w:u w:val="single"/>
            <w:rtl w:val="0"/>
          </w:rPr>
          <w:t xml:space="preserve">Apple Podcasts - Wellness Evidence-Based Medicine</w:t>
        </w:r>
      </w:hyperlink>
      <w:r w:rsidDel="00000000" w:rsidR="00000000" w:rsidRPr="00000000">
        <w:rPr>
          <w:rtl w:val="0"/>
        </w:rPr>
      </w:r>
    </w:p>
    <w:p w:rsidR="00000000" w:rsidDel="00000000" w:rsidP="00000000" w:rsidRDefault="00000000" w:rsidRPr="00000000" w14:paraId="000001F3">
      <w:pPr>
        <w:numPr>
          <w:ilvl w:val="0"/>
          <w:numId w:val="807"/>
        </w:numPr>
        <w:shd w:fill="ffffff" w:val="clear"/>
        <w:spacing w:after="0" w:afterAutospacing="0" w:before="0" w:beforeAutospacing="0" w:lineRule="auto"/>
        <w:ind w:left="720" w:hanging="360"/>
      </w:pPr>
      <w:hyperlink r:id="rId13">
        <w:r w:rsidDel="00000000" w:rsidR="00000000" w:rsidRPr="00000000">
          <w:rPr>
            <w:color w:val="0969da"/>
            <w:sz w:val="24"/>
            <w:szCs w:val="24"/>
            <w:u w:val="single"/>
            <w:rtl w:val="0"/>
          </w:rPr>
          <w:t xml:space="preserve">MD.com Profile</w:t>
        </w:r>
      </w:hyperlink>
      <w:r w:rsidDel="00000000" w:rsidR="00000000" w:rsidRPr="00000000">
        <w:rPr>
          <w:rtl w:val="0"/>
        </w:rPr>
      </w:r>
    </w:p>
    <w:p w:rsidR="00000000" w:rsidDel="00000000" w:rsidP="00000000" w:rsidRDefault="00000000" w:rsidRPr="00000000" w14:paraId="000001F4">
      <w:pPr>
        <w:numPr>
          <w:ilvl w:val="0"/>
          <w:numId w:val="807"/>
        </w:numPr>
        <w:shd w:fill="ffffff" w:val="clear"/>
        <w:spacing w:after="0" w:afterAutospacing="0" w:before="0" w:beforeAutospacing="0" w:lineRule="auto"/>
        <w:ind w:left="720" w:hanging="360"/>
      </w:pPr>
      <w:hyperlink r:id="rId14">
        <w:r w:rsidDel="00000000" w:rsidR="00000000" w:rsidRPr="00000000">
          <w:rPr>
            <w:color w:val="0969da"/>
            <w:sz w:val="24"/>
            <w:szCs w:val="24"/>
            <w:u w:val="single"/>
            <w:rtl w:val="0"/>
          </w:rPr>
          <w:t xml:space="preserve">WebMD Profile</w:t>
        </w:r>
      </w:hyperlink>
      <w:r w:rsidDel="00000000" w:rsidR="00000000" w:rsidRPr="00000000">
        <w:rPr>
          <w:rtl w:val="0"/>
        </w:rPr>
      </w:r>
    </w:p>
    <w:p w:rsidR="00000000" w:rsidDel="00000000" w:rsidP="00000000" w:rsidRDefault="00000000" w:rsidRPr="00000000" w14:paraId="000001F5">
      <w:pPr>
        <w:numPr>
          <w:ilvl w:val="0"/>
          <w:numId w:val="807"/>
        </w:numPr>
        <w:shd w:fill="ffffff" w:val="clear"/>
        <w:spacing w:after="0" w:afterAutospacing="0" w:before="0" w:beforeAutospacing="0" w:lineRule="auto"/>
        <w:ind w:left="720" w:hanging="360"/>
      </w:pPr>
      <w:hyperlink r:id="rId15">
        <w:r w:rsidDel="00000000" w:rsidR="00000000" w:rsidRPr="00000000">
          <w:rPr>
            <w:color w:val="0969da"/>
            <w:sz w:val="24"/>
            <w:szCs w:val="24"/>
            <w:u w:val="single"/>
            <w:rtl w:val="0"/>
          </w:rPr>
          <w:t xml:space="preserve">Crunchbase Profile</w:t>
        </w:r>
      </w:hyperlink>
      <w:r w:rsidDel="00000000" w:rsidR="00000000" w:rsidRPr="00000000">
        <w:rPr>
          <w:rtl w:val="0"/>
        </w:rPr>
      </w:r>
    </w:p>
    <w:p w:rsidR="00000000" w:rsidDel="00000000" w:rsidP="00000000" w:rsidRDefault="00000000" w:rsidRPr="00000000" w14:paraId="000001F6">
      <w:pPr>
        <w:numPr>
          <w:ilvl w:val="0"/>
          <w:numId w:val="807"/>
        </w:numPr>
        <w:shd w:fill="ffffff" w:val="clear"/>
        <w:spacing w:after="0" w:afterAutospacing="0" w:before="0" w:beforeAutospacing="0" w:lineRule="auto"/>
        <w:ind w:left="720" w:hanging="360"/>
      </w:pPr>
      <w:hyperlink r:id="rId16">
        <w:r w:rsidDel="00000000" w:rsidR="00000000" w:rsidRPr="00000000">
          <w:rPr>
            <w:color w:val="0969da"/>
            <w:sz w:val="24"/>
            <w:szCs w:val="24"/>
            <w:u w:val="single"/>
            <w:rtl w:val="0"/>
          </w:rPr>
          <w:t xml:space="preserve">FinSMEs - eMerge Health Solutions</w:t>
        </w:r>
      </w:hyperlink>
      <w:r w:rsidDel="00000000" w:rsidR="00000000" w:rsidRPr="00000000">
        <w:rPr>
          <w:rtl w:val="0"/>
        </w:rPr>
      </w:r>
    </w:p>
    <w:p w:rsidR="00000000" w:rsidDel="00000000" w:rsidP="00000000" w:rsidRDefault="00000000" w:rsidRPr="00000000" w14:paraId="000001F7">
      <w:pPr>
        <w:numPr>
          <w:ilvl w:val="0"/>
          <w:numId w:val="807"/>
        </w:numPr>
        <w:shd w:fill="ffffff" w:val="clear"/>
        <w:spacing w:after="240" w:before="0" w:beforeAutospacing="0" w:lineRule="auto"/>
        <w:ind w:left="720" w:hanging="360"/>
      </w:pPr>
      <w:hyperlink r:id="rId17">
        <w:r w:rsidDel="00000000" w:rsidR="00000000" w:rsidRPr="00000000">
          <w:rPr>
            <w:color w:val="0969da"/>
            <w:sz w:val="24"/>
            <w:szCs w:val="24"/>
            <w:u w:val="single"/>
            <w:rtl w:val="0"/>
          </w:rPr>
          <w:t xml:space="preserve">iMedicalApps - eMerge Funding</w:t>
        </w:r>
      </w:hyperlink>
      <w:r w:rsidDel="00000000" w:rsidR="00000000" w:rsidRPr="00000000">
        <w:rPr>
          <w:rtl w:val="0"/>
        </w:rPr>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shd w:fill="ffffff" w:val="clear"/>
        <w:spacing w:after="240" w:lineRule="auto"/>
        <w:rPr>
          <w:i w:val="1"/>
          <w:iCs w:val="1"/>
          <w:color w:val="1f2328"/>
          <w:sz w:val="24"/>
          <w:szCs w:val="24"/>
        </w:rPr>
      </w:pPr>
      <w:r w:rsidDel="00000000" w:rsidR="00000000" w:rsidRPr="00000000">
        <w:rPr>
          <w:i w:val="1"/>
          <w:iCs w:val="1"/>
          <w:color w:val="1f2328"/>
          <w:sz w:val="24"/>
          <w:szCs w:val="24"/>
          <w:rtl w:val="0"/>
        </w:rPr>
        <w:t xml:space="preserve">Document created: December 23, 2025</w:t>
      </w:r>
      <w:r w:rsidDel="00000000" w:rsidR="00000000" w:rsidRPr="00000000">
        <w:rPr>
          <w:color w:val="1f2328"/>
          <w:sz w:val="24"/>
          <w:szCs w:val="24"/>
          <w:rtl w:val="0"/>
        </w:rPr>
        <w:t xml:space="preserve"> </w:t>
      </w:r>
      <w:r w:rsidDel="00000000" w:rsidR="00000000" w:rsidRPr="00000000">
        <w:rPr>
          <w:i w:val="1"/>
          <w:iCs w:val="1"/>
          <w:color w:val="1f2328"/>
          <w:sz w:val="24"/>
          <w:szCs w:val="24"/>
          <w:rtl w:val="0"/>
        </w:rPr>
        <w:t xml:space="preserve">Purpose: MD Health Marketing Plan - Founder Profile</w:t>
      </w:r>
      <w:r w:rsidDel="00000000" w:rsidR="00000000" w:rsidRPr="00000000">
        <w:rPr>
          <w:color w:val="1f2328"/>
          <w:sz w:val="24"/>
          <w:szCs w:val="24"/>
          <w:rtl w:val="0"/>
        </w:rPr>
        <w:t xml:space="preserve"> </w:t>
      </w:r>
      <w:r w:rsidDel="00000000" w:rsidR="00000000" w:rsidRPr="00000000">
        <w:rPr>
          <w:i w:val="1"/>
          <w:iCs w:val="1"/>
          <w:color w:val="1f2328"/>
          <w:sz w:val="24"/>
          <w:szCs w:val="24"/>
          <w:rtl w:val="0"/>
        </w:rPr>
        <w:t xml:space="preserve">Status: Initial research compilation - to be expanded</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oleqw5bamafi" w:id="148"/>
      <w:bookmarkEnd w:id="148"/>
      <w:r w:rsidDel="00000000" w:rsidR="00000000" w:rsidRPr="00000000">
        <w:rPr>
          <w:b w:val="1"/>
          <w:bCs w:val="1"/>
          <w:color w:val="1f2328"/>
          <w:sz w:val="36"/>
          <w:szCs w:val="36"/>
          <w:rtl w:val="0"/>
        </w:rPr>
        <w:t xml:space="preserve">Next Steps for Research</w:t>
      </w:r>
    </w:p>
    <w:p w:rsidR="00000000" w:rsidDel="00000000" w:rsidP="00000000" w:rsidRDefault="00000000" w:rsidRPr="00000000" w14:paraId="000001FC">
      <w:pPr>
        <w:numPr>
          <w:ilvl w:val="0"/>
          <w:numId w:val="1174"/>
        </w:numPr>
        <w:shd w:fill="ffffff" w:val="clear"/>
        <w:spacing w:after="0" w:afterAutospacing="0"/>
        <w:ind w:left="720" w:hanging="360"/>
      </w:pPr>
      <w:r w:rsidDel="00000000" w:rsidR="00000000" w:rsidRPr="00000000">
        <w:rPr>
          <w:color w:val="1f2328"/>
          <w:sz w:val="24"/>
          <w:szCs w:val="24"/>
          <w:rtl w:val="0"/>
        </w:rPr>
        <w:t xml:space="preserve"> Obtain high-resolution professional photos of Dr. Safdi</w:t>
      </w:r>
    </w:p>
    <w:p w:rsidR="00000000" w:rsidDel="00000000" w:rsidP="00000000" w:rsidRDefault="00000000" w:rsidRPr="00000000" w14:paraId="000001FD">
      <w:pPr>
        <w:numPr>
          <w:ilvl w:val="0"/>
          <w:numId w:val="117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 Gather video clips from speaking engagements</w:t>
      </w:r>
    </w:p>
    <w:p w:rsidR="00000000" w:rsidDel="00000000" w:rsidP="00000000" w:rsidRDefault="00000000" w:rsidRPr="00000000" w14:paraId="000001FE">
      <w:pPr>
        <w:numPr>
          <w:ilvl w:val="0"/>
          <w:numId w:val="117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 Collect testimonials from patients and colleagues</w:t>
      </w:r>
    </w:p>
    <w:p w:rsidR="00000000" w:rsidDel="00000000" w:rsidP="00000000" w:rsidRDefault="00000000" w:rsidRPr="00000000" w14:paraId="000001FF">
      <w:pPr>
        <w:numPr>
          <w:ilvl w:val="0"/>
          <w:numId w:val="117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 Review his podcast episodes for quotable content</w:t>
      </w:r>
    </w:p>
    <w:p w:rsidR="00000000" w:rsidDel="00000000" w:rsidP="00000000" w:rsidRDefault="00000000" w:rsidRPr="00000000" w14:paraId="00000200">
      <w:pPr>
        <w:numPr>
          <w:ilvl w:val="0"/>
          <w:numId w:val="117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 Research any patents or intellectual property</w:t>
      </w:r>
    </w:p>
    <w:p w:rsidR="00000000" w:rsidDel="00000000" w:rsidP="00000000" w:rsidRDefault="00000000" w:rsidRPr="00000000" w14:paraId="00000201">
      <w:pPr>
        <w:numPr>
          <w:ilvl w:val="0"/>
          <w:numId w:val="117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 Identify media interview opportunities</w:t>
      </w:r>
    </w:p>
    <w:p w:rsidR="00000000" w:rsidDel="00000000" w:rsidP="00000000" w:rsidRDefault="00000000" w:rsidRPr="00000000" w14:paraId="00000202">
      <w:pPr>
        <w:numPr>
          <w:ilvl w:val="0"/>
          <w:numId w:val="1174"/>
        </w:numPr>
        <w:shd w:fill="ffffff" w:val="clear"/>
        <w:spacing w:before="0" w:beforeAutospacing="0" w:lineRule="auto"/>
        <w:ind w:left="720" w:hanging="360"/>
      </w:pPr>
      <w:r w:rsidDel="00000000" w:rsidR="00000000" w:rsidRPr="00000000">
        <w:rPr>
          <w:color w:val="1f2328"/>
          <w:sz w:val="24"/>
          <w:szCs w:val="24"/>
          <w:rtl w:val="0"/>
        </w:rPr>
        <w:t xml:space="preserve"> Connect with his PR/media contacts</w:t>
      </w:r>
    </w:p>
    <w:p w:rsidR="00000000" w:rsidDel="00000000" w:rsidP="00000000" w:rsidRDefault="00000000" w:rsidRPr="00000000" w14:paraId="000002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4ke0inkkf1n" w:id="149"/>
      <w:bookmarkEnd w:id="1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Core Messaging</w:t>
      </w:r>
      <w:r w:rsidDel="00000000" w:rsidR="00000000" w:rsidRPr="00000000">
        <w:rPr>
          <w:rtl w:val="0"/>
        </w:rPr>
      </w:r>
    </w:p>
    <w:p w:rsidR="00000000" w:rsidDel="00000000" w:rsidP="00000000" w:rsidRDefault="00000000" w:rsidRPr="00000000" w14:paraId="00000205">
      <w:pPr>
        <w:pStyle w:val="Heading1"/>
        <w:keepNext w:val="0"/>
        <w:keepLines w:val="0"/>
        <w:spacing w:before="480" w:lineRule="auto"/>
        <w:rPr>
          <w:b w:val="1"/>
          <w:bCs w:val="1"/>
          <w:sz w:val="46"/>
          <w:szCs w:val="46"/>
        </w:rPr>
      </w:pPr>
      <w:bookmarkStart w:colFirst="0" w:colLast="0" w:name="_8t8ztrxbfq0h" w:id="150"/>
      <w:bookmarkEnd w:id="150"/>
      <w:r w:rsidDel="00000000" w:rsidR="00000000" w:rsidRPr="00000000">
        <w:rPr>
          <w:b w:val="1"/>
          <w:bCs w:val="1"/>
          <w:sz w:val="46"/>
          <w:szCs w:val="46"/>
          <w:rtl w:val="0"/>
        </w:rPr>
        <w:t xml:space="preserve">Top 15 Core Messages Dr. Safdi Consistently Expresses</w:t>
      </w:r>
    </w:p>
    <w:p w:rsidR="00000000" w:rsidDel="00000000" w:rsidP="00000000" w:rsidRDefault="00000000" w:rsidRPr="00000000" w14:paraId="00000206">
      <w:pPr>
        <w:spacing w:after="240" w:before="240" w:lineRule="auto"/>
        <w:rPr/>
      </w:pPr>
      <w:r w:rsidDel="00000000" w:rsidR="00000000" w:rsidRPr="00000000">
        <w:rPr>
          <w:rtl w:val="0"/>
        </w:rPr>
        <w:t xml:space="preserve">(across podcasts, lectures, and published commentary)</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ayhloq54edss" w:id="151"/>
      <w:bookmarkEnd w:id="151"/>
      <w:r w:rsidDel="00000000" w:rsidR="00000000" w:rsidRPr="00000000">
        <w:rPr>
          <w:b w:val="1"/>
          <w:bCs w:val="1"/>
          <w:color w:val="000000"/>
          <w:sz w:val="26"/>
          <w:szCs w:val="26"/>
          <w:rtl w:val="0"/>
        </w:rPr>
        <w:t xml:space="preserve">1. Ultra-processed foods (UPFs) are a major driver of chronic disease</w:t>
      </w:r>
    </w:p>
    <w:p w:rsidR="00000000" w:rsidDel="00000000" w:rsidP="00000000" w:rsidRDefault="00000000" w:rsidRPr="00000000" w14:paraId="00000208">
      <w:pPr>
        <w:numPr>
          <w:ilvl w:val="0"/>
          <w:numId w:val="959"/>
        </w:numPr>
        <w:spacing w:after="0" w:afterAutospacing="0" w:before="240" w:lineRule="auto"/>
        <w:ind w:left="720" w:hanging="360"/>
      </w:pPr>
      <w:r w:rsidDel="00000000" w:rsidR="00000000" w:rsidRPr="00000000">
        <w:rPr>
          <w:rtl w:val="0"/>
        </w:rPr>
        <w:t xml:space="preserve">Obesity, diabetes, cardiovascular disease, cognitive decline.</w:t>
        <w:br w:type="textWrapping"/>
      </w:r>
    </w:p>
    <w:p w:rsidR="00000000" w:rsidDel="00000000" w:rsidP="00000000" w:rsidRDefault="00000000" w:rsidRPr="00000000" w14:paraId="00000209">
      <w:pPr>
        <w:numPr>
          <w:ilvl w:val="0"/>
          <w:numId w:val="959"/>
        </w:numPr>
        <w:spacing w:after="0" w:afterAutospacing="0" w:before="0" w:beforeAutospacing="0" w:lineRule="auto"/>
        <w:ind w:left="720" w:hanging="360"/>
      </w:pPr>
      <w:r w:rsidDel="00000000" w:rsidR="00000000" w:rsidRPr="00000000">
        <w:rPr>
          <w:rtl w:val="0"/>
        </w:rPr>
        <w:t xml:space="preserve">Based on epidemiologic and mechanistic data.</w:t>
        <w:br w:type="textWrapping"/>
      </w:r>
    </w:p>
    <w:p w:rsidR="00000000" w:rsidDel="00000000" w:rsidP="00000000" w:rsidRDefault="00000000" w:rsidRPr="00000000" w14:paraId="0000020A">
      <w:pPr>
        <w:numPr>
          <w:ilvl w:val="0"/>
          <w:numId w:val="959"/>
        </w:numPr>
        <w:spacing w:after="240" w:before="0" w:beforeAutospacing="0" w:lineRule="auto"/>
        <w:ind w:left="720" w:hanging="360"/>
      </w:pPr>
      <w:r w:rsidDel="00000000" w:rsidR="00000000" w:rsidRPr="00000000">
        <w:rPr>
          <w:rtl w:val="0"/>
        </w:rPr>
        <w:t xml:space="preserve">He emphasizes </w:t>
      </w:r>
      <w:r w:rsidDel="00000000" w:rsidR="00000000" w:rsidRPr="00000000">
        <w:rPr>
          <w:b w:val="1"/>
          <w:bCs w:val="1"/>
          <w:rtl w:val="0"/>
        </w:rPr>
        <w:t xml:space="preserve">association + plausibility</w:t>
      </w:r>
      <w:r w:rsidDel="00000000" w:rsidR="00000000" w:rsidRPr="00000000">
        <w:rPr>
          <w:rtl w:val="0"/>
        </w:rPr>
        <w:t xml:space="preserve">, not absolute causation.</w:t>
        <w:br w:type="textWrapping"/>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842e9jashvi" w:id="152"/>
      <w:bookmarkEnd w:id="152"/>
      <w:r w:rsidDel="00000000" w:rsidR="00000000" w:rsidRPr="00000000">
        <w:rPr>
          <w:b w:val="1"/>
          <w:bCs w:val="1"/>
          <w:color w:val="000000"/>
          <w:sz w:val="26"/>
          <w:szCs w:val="26"/>
          <w:rtl w:val="0"/>
        </w:rPr>
        <w:t xml:space="preserve">2. Lifestyle medicine prevents more disease than pharmaceuticals</w:t>
      </w:r>
    </w:p>
    <w:p w:rsidR="00000000" w:rsidDel="00000000" w:rsidP="00000000" w:rsidRDefault="00000000" w:rsidRPr="00000000" w14:paraId="0000020D">
      <w:pPr>
        <w:numPr>
          <w:ilvl w:val="0"/>
          <w:numId w:val="33"/>
        </w:numPr>
        <w:spacing w:after="0" w:afterAutospacing="0" w:before="240" w:lineRule="auto"/>
        <w:ind w:left="720" w:hanging="360"/>
      </w:pPr>
      <w:r w:rsidDel="00000000" w:rsidR="00000000" w:rsidRPr="00000000">
        <w:rPr>
          <w:rtl w:val="0"/>
        </w:rPr>
        <w:t xml:space="preserve">Diet, exercise, sleep, stress &gt; pills.</w:t>
        <w:br w:type="textWrapping"/>
      </w:r>
    </w:p>
    <w:p w:rsidR="00000000" w:rsidDel="00000000" w:rsidP="00000000" w:rsidRDefault="00000000" w:rsidRPr="00000000" w14:paraId="0000020E">
      <w:pPr>
        <w:numPr>
          <w:ilvl w:val="0"/>
          <w:numId w:val="33"/>
        </w:numPr>
        <w:spacing w:after="0" w:afterAutospacing="0" w:before="0" w:beforeAutospacing="0" w:lineRule="auto"/>
        <w:ind w:left="720" w:hanging="360"/>
      </w:pPr>
      <w:r w:rsidDel="00000000" w:rsidR="00000000" w:rsidRPr="00000000">
        <w:rPr>
          <w:rtl w:val="0"/>
        </w:rPr>
        <w:t xml:space="preserve">This aligns with </w:t>
      </w:r>
      <w:r w:rsidDel="00000000" w:rsidR="00000000" w:rsidRPr="00000000">
        <w:rPr>
          <w:b w:val="1"/>
          <w:bCs w:val="1"/>
          <w:rtl w:val="0"/>
        </w:rPr>
        <w:t xml:space="preserve">CDC, WHO, and AHA guidance</w:t>
      </w:r>
      <w:r w:rsidDel="00000000" w:rsidR="00000000" w:rsidRPr="00000000">
        <w:rPr>
          <w:rtl w:val="0"/>
        </w:rPr>
        <w:t xml:space="preserve">.</w:t>
        <w:br w:type="textWrapping"/>
      </w:r>
    </w:p>
    <w:p w:rsidR="00000000" w:rsidDel="00000000" w:rsidP="00000000" w:rsidRDefault="00000000" w:rsidRPr="00000000" w14:paraId="0000020F">
      <w:pPr>
        <w:numPr>
          <w:ilvl w:val="0"/>
          <w:numId w:val="33"/>
        </w:numPr>
        <w:spacing w:after="240" w:before="0" w:beforeAutospacing="0" w:lineRule="auto"/>
        <w:ind w:left="720" w:hanging="360"/>
      </w:pPr>
      <w:r w:rsidDel="00000000" w:rsidR="00000000" w:rsidRPr="00000000">
        <w:rPr>
          <w:rtl w:val="0"/>
        </w:rPr>
        <w:t xml:space="preserve">He does </w:t>
      </w:r>
      <w:r w:rsidDel="00000000" w:rsidR="00000000" w:rsidRPr="00000000">
        <w:rPr>
          <w:i w:val="1"/>
          <w:iCs w:val="1"/>
          <w:rtl w:val="0"/>
        </w:rPr>
        <w:t xml:space="preserve">not</w:t>
      </w:r>
      <w:r w:rsidDel="00000000" w:rsidR="00000000" w:rsidRPr="00000000">
        <w:rPr>
          <w:rtl w:val="0"/>
        </w:rPr>
        <w:t xml:space="preserve"> say drugs are useless — he says they’re often overused.</w:t>
        <w:br w:type="textWrapping"/>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l4qfepkjj7b2" w:id="153"/>
      <w:bookmarkEnd w:id="153"/>
      <w:r w:rsidDel="00000000" w:rsidR="00000000" w:rsidRPr="00000000">
        <w:rPr>
          <w:b w:val="1"/>
          <w:bCs w:val="1"/>
          <w:color w:val="000000"/>
          <w:sz w:val="26"/>
          <w:szCs w:val="26"/>
          <w:rtl w:val="0"/>
        </w:rPr>
        <w:t xml:space="preserve">3. Most chronic disease is preventable</w:t>
      </w:r>
    </w:p>
    <w:p w:rsidR="00000000" w:rsidDel="00000000" w:rsidP="00000000" w:rsidRDefault="00000000" w:rsidRPr="00000000" w14:paraId="00000212">
      <w:pPr>
        <w:numPr>
          <w:ilvl w:val="0"/>
          <w:numId w:val="407"/>
        </w:numPr>
        <w:spacing w:after="0" w:afterAutospacing="0" w:before="240" w:lineRule="auto"/>
        <w:ind w:left="720" w:hanging="360"/>
      </w:pPr>
      <w:r w:rsidDel="00000000" w:rsidR="00000000" w:rsidRPr="00000000">
        <w:rPr>
          <w:rtl w:val="0"/>
        </w:rPr>
        <w:t xml:space="preserve">Heart disease, type 2 diabetes, many cancers.</w:t>
        <w:br w:type="textWrapping"/>
      </w:r>
    </w:p>
    <w:p w:rsidR="00000000" w:rsidDel="00000000" w:rsidP="00000000" w:rsidRDefault="00000000" w:rsidRPr="00000000" w14:paraId="00000213">
      <w:pPr>
        <w:numPr>
          <w:ilvl w:val="0"/>
          <w:numId w:val="4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Prevention ≠ guarantees, but </w:t>
      </w:r>
      <w:r w:rsidDel="00000000" w:rsidR="00000000" w:rsidRPr="00000000">
        <w:rPr>
          <w:b w:val="1"/>
          <w:bCs w:val="1"/>
          <w:rtl w:val="0"/>
        </w:rPr>
        <w:t xml:space="preserve">risk reduction</w:t>
      </w:r>
      <w:r w:rsidDel="00000000" w:rsidR="00000000" w:rsidRPr="00000000">
        <w:rPr>
          <w:rtl w:val="0"/>
        </w:rPr>
        <w:t xml:space="preserve">.</w:t>
        <w:br w:type="textWrapping"/>
      </w:r>
    </w:p>
    <w:p w:rsidR="00000000" w:rsidDel="00000000" w:rsidP="00000000" w:rsidRDefault="00000000" w:rsidRPr="00000000" w14:paraId="00000214">
      <w:pPr>
        <w:numPr>
          <w:ilvl w:val="0"/>
          <w:numId w:val="407"/>
        </w:numPr>
        <w:spacing w:after="240" w:before="0" w:beforeAutospacing="0" w:lineRule="auto"/>
        <w:ind w:left="720" w:hanging="360"/>
      </w:pPr>
      <w:r w:rsidDel="00000000" w:rsidR="00000000" w:rsidRPr="00000000">
        <w:rPr>
          <w:rtl w:val="0"/>
        </w:rPr>
        <w:t xml:space="preserve">He’s careful with wording when pressed.</w:t>
        <w:br w:type="textWrapping"/>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tvu5je19qmff" w:id="154"/>
      <w:bookmarkEnd w:id="154"/>
      <w:r w:rsidDel="00000000" w:rsidR="00000000" w:rsidRPr="00000000">
        <w:rPr>
          <w:b w:val="1"/>
          <w:bCs w:val="1"/>
          <w:color w:val="000000"/>
          <w:sz w:val="26"/>
          <w:szCs w:val="26"/>
          <w:rtl w:val="0"/>
        </w:rPr>
        <w:t xml:space="preserve">4. Fiber intake is dangerously low and essential for gut health</w:t>
      </w:r>
    </w:p>
    <w:p w:rsidR="00000000" w:rsidDel="00000000" w:rsidP="00000000" w:rsidRDefault="00000000" w:rsidRPr="00000000" w14:paraId="00000217">
      <w:pPr>
        <w:numPr>
          <w:ilvl w:val="0"/>
          <w:numId w:val="186"/>
        </w:numPr>
        <w:spacing w:after="0" w:afterAutospacing="0" w:before="240" w:lineRule="auto"/>
        <w:ind w:left="720" w:hanging="360"/>
      </w:pPr>
      <w:r w:rsidDel="00000000" w:rsidR="00000000" w:rsidRPr="00000000">
        <w:rPr>
          <w:rtl w:val="0"/>
        </w:rPr>
        <w:t xml:space="preserve">Links fiber to microbiome health, cancer risk reduction, metabolic control.</w:t>
        <w:br w:type="textWrapping"/>
      </w:r>
    </w:p>
    <w:p w:rsidR="00000000" w:rsidDel="00000000" w:rsidP="00000000" w:rsidRDefault="00000000" w:rsidRPr="00000000" w14:paraId="00000218">
      <w:pPr>
        <w:numPr>
          <w:ilvl w:val="0"/>
          <w:numId w:val="186"/>
        </w:numPr>
        <w:spacing w:after="240" w:before="0" w:beforeAutospacing="0" w:lineRule="auto"/>
        <w:ind w:left="720" w:hanging="360"/>
      </w:pPr>
      <w:r w:rsidDel="00000000" w:rsidR="00000000" w:rsidRPr="00000000">
        <w:rPr>
          <w:rtl w:val="0"/>
        </w:rPr>
        <w:t xml:space="preserve">Extremely well-supported in medical literature.</w:t>
        <w:br w:type="textWrapping"/>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nok0w0w2sz5u" w:id="155"/>
      <w:bookmarkEnd w:id="155"/>
      <w:r w:rsidDel="00000000" w:rsidR="00000000" w:rsidRPr="00000000">
        <w:rPr>
          <w:b w:val="1"/>
          <w:bCs w:val="1"/>
          <w:color w:val="000000"/>
          <w:sz w:val="26"/>
          <w:szCs w:val="26"/>
          <w:rtl w:val="0"/>
        </w:rPr>
        <w:t xml:space="preserve">5. The gut microbiome influences immune and brain health</w:t>
      </w:r>
    </w:p>
    <w:p w:rsidR="00000000" w:rsidDel="00000000" w:rsidP="00000000" w:rsidRDefault="00000000" w:rsidRPr="00000000" w14:paraId="0000021B">
      <w:pPr>
        <w:numPr>
          <w:ilvl w:val="0"/>
          <w:numId w:val="188"/>
        </w:numPr>
        <w:spacing w:after="0" w:afterAutospacing="0" w:before="240" w:lineRule="auto"/>
        <w:ind w:left="720" w:hanging="360"/>
      </w:pPr>
      <w:r w:rsidDel="00000000" w:rsidR="00000000" w:rsidRPr="00000000">
        <w:rPr>
          <w:rtl w:val="0"/>
        </w:rPr>
        <w:t xml:space="preserve">Gut–brain axis is real and documented.</w:t>
        <w:br w:type="textWrapping"/>
      </w:r>
    </w:p>
    <w:p w:rsidR="00000000" w:rsidDel="00000000" w:rsidP="00000000" w:rsidRDefault="00000000" w:rsidRPr="00000000" w14:paraId="0000021C">
      <w:pPr>
        <w:numPr>
          <w:ilvl w:val="0"/>
          <w:numId w:val="188"/>
        </w:numPr>
        <w:spacing w:after="240" w:before="0" w:beforeAutospacing="0" w:lineRule="auto"/>
        <w:ind w:left="720" w:hanging="360"/>
      </w:pPr>
      <w:r w:rsidDel="00000000" w:rsidR="00000000" w:rsidRPr="00000000">
        <w:rPr>
          <w:rtl w:val="0"/>
        </w:rPr>
        <w:t xml:space="preserve">He avoids overclaiming exact mechanisms.</w:t>
        <w:br w:type="textWrapping"/>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7argbnw5zan8" w:id="156"/>
      <w:bookmarkEnd w:id="156"/>
      <w:r w:rsidDel="00000000" w:rsidR="00000000" w:rsidRPr="00000000">
        <w:rPr>
          <w:b w:val="1"/>
          <w:bCs w:val="1"/>
          <w:color w:val="000000"/>
          <w:sz w:val="26"/>
          <w:szCs w:val="26"/>
          <w:rtl w:val="0"/>
        </w:rPr>
        <w:t xml:space="preserve">6. Dementia risk is significantly modifiable</w:t>
      </w:r>
    </w:p>
    <w:p w:rsidR="00000000" w:rsidDel="00000000" w:rsidP="00000000" w:rsidRDefault="00000000" w:rsidRPr="00000000" w14:paraId="0000021F">
      <w:pPr>
        <w:numPr>
          <w:ilvl w:val="0"/>
          <w:numId w:val="853"/>
        </w:numPr>
        <w:spacing w:after="0" w:afterAutospacing="0" w:before="240" w:lineRule="auto"/>
        <w:ind w:left="720" w:hanging="360"/>
      </w:pPr>
      <w:r w:rsidDel="00000000" w:rsidR="00000000" w:rsidRPr="00000000">
        <w:rPr>
          <w:rtl w:val="0"/>
        </w:rPr>
        <w:t xml:space="preserve">Blood pressure, exercise, diet, education, social engagement.</w:t>
        <w:br w:type="textWrapping"/>
      </w:r>
    </w:p>
    <w:p w:rsidR="00000000" w:rsidDel="00000000" w:rsidP="00000000" w:rsidRDefault="00000000" w:rsidRPr="00000000" w14:paraId="00000220">
      <w:pPr>
        <w:numPr>
          <w:ilvl w:val="0"/>
          <w:numId w:val="853"/>
        </w:numPr>
        <w:spacing w:after="240" w:before="0" w:beforeAutospacing="0" w:lineRule="auto"/>
        <w:ind w:left="720" w:hanging="360"/>
      </w:pPr>
      <w:r w:rsidDel="00000000" w:rsidR="00000000" w:rsidRPr="00000000">
        <w:rPr>
          <w:rtl w:val="0"/>
        </w:rPr>
        <w:t xml:space="preserve">Backed by Lancet Commission findings.</w:t>
        <w:br w:type="textWrapping"/>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s4zfktjlyvkh" w:id="157"/>
      <w:bookmarkEnd w:id="157"/>
      <w:r w:rsidDel="00000000" w:rsidR="00000000" w:rsidRPr="00000000">
        <w:rPr>
          <w:b w:val="1"/>
          <w:bCs w:val="1"/>
          <w:color w:val="000000"/>
          <w:sz w:val="26"/>
          <w:szCs w:val="26"/>
          <w:rtl w:val="0"/>
        </w:rPr>
        <w:t xml:space="preserve">7. Resistance training is critical for aging and cognition</w:t>
      </w:r>
    </w:p>
    <w:p w:rsidR="00000000" w:rsidDel="00000000" w:rsidP="00000000" w:rsidRDefault="00000000" w:rsidRPr="00000000" w14:paraId="00000223">
      <w:pPr>
        <w:numPr>
          <w:ilvl w:val="0"/>
          <w:numId w:val="644"/>
        </w:numPr>
        <w:spacing w:after="0" w:afterAutospacing="0" w:before="240" w:lineRule="auto"/>
        <w:ind w:left="720" w:hanging="360"/>
      </w:pPr>
      <w:r w:rsidDel="00000000" w:rsidR="00000000" w:rsidRPr="00000000">
        <w:rPr>
          <w:rtl w:val="0"/>
        </w:rPr>
        <w:t xml:space="preserve">Muscle mass = metabolic and neurologic health.</w:t>
        <w:br w:type="textWrapping"/>
      </w:r>
    </w:p>
    <w:p w:rsidR="00000000" w:rsidDel="00000000" w:rsidP="00000000" w:rsidRDefault="00000000" w:rsidRPr="00000000" w14:paraId="00000224">
      <w:pPr>
        <w:numPr>
          <w:ilvl w:val="0"/>
          <w:numId w:val="644"/>
        </w:numPr>
        <w:spacing w:after="240" w:before="0" w:beforeAutospacing="0" w:lineRule="auto"/>
        <w:ind w:left="720" w:hanging="360"/>
      </w:pPr>
      <w:r w:rsidDel="00000000" w:rsidR="00000000" w:rsidRPr="00000000">
        <w:rPr>
          <w:rtl w:val="0"/>
        </w:rPr>
        <w:t xml:space="preserve">Supported by geriatric and neurology research.</w:t>
        <w:br w:type="textWrapping"/>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jqve9dcszxbx" w:id="158"/>
      <w:bookmarkEnd w:id="158"/>
      <w:r w:rsidDel="00000000" w:rsidR="00000000" w:rsidRPr="00000000">
        <w:rPr>
          <w:b w:val="1"/>
          <w:bCs w:val="1"/>
          <w:color w:val="000000"/>
          <w:sz w:val="26"/>
          <w:szCs w:val="26"/>
          <w:rtl w:val="0"/>
        </w:rPr>
        <w:t xml:space="preserve">8. Many supplements are unnecessary or unsupported</w:t>
      </w:r>
    </w:p>
    <w:p w:rsidR="00000000" w:rsidDel="00000000" w:rsidP="00000000" w:rsidRDefault="00000000" w:rsidRPr="00000000" w14:paraId="00000227">
      <w:pPr>
        <w:numPr>
          <w:ilvl w:val="0"/>
          <w:numId w:val="301"/>
        </w:numPr>
        <w:spacing w:after="0" w:afterAutospacing="0" w:before="240" w:lineRule="auto"/>
        <w:ind w:left="720" w:hanging="360"/>
      </w:pPr>
      <w:r w:rsidDel="00000000" w:rsidR="00000000" w:rsidRPr="00000000">
        <w:rPr>
          <w:rtl w:val="0"/>
        </w:rPr>
        <w:t xml:space="preserve">Advocates testing before supplementing.</w:t>
        <w:br w:type="textWrapping"/>
      </w:r>
    </w:p>
    <w:p w:rsidR="00000000" w:rsidDel="00000000" w:rsidP="00000000" w:rsidRDefault="00000000" w:rsidRPr="00000000" w14:paraId="00000228">
      <w:pPr>
        <w:numPr>
          <w:ilvl w:val="0"/>
          <w:numId w:val="301"/>
        </w:numPr>
        <w:spacing w:after="240" w:before="0" w:beforeAutospacing="0" w:lineRule="auto"/>
        <w:ind w:left="720" w:hanging="360"/>
      </w:pPr>
      <w:r w:rsidDel="00000000" w:rsidR="00000000" w:rsidRPr="00000000">
        <w:rPr>
          <w:rtl w:val="0"/>
        </w:rPr>
        <w:t xml:space="preserve">FDA + NIH align with this position.</w:t>
        <w:br w:type="textWrapping"/>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gsz42ufv70fa" w:id="159"/>
      <w:bookmarkEnd w:id="159"/>
      <w:r w:rsidDel="00000000" w:rsidR="00000000" w:rsidRPr="00000000">
        <w:rPr>
          <w:b w:val="1"/>
          <w:bCs w:val="1"/>
          <w:color w:val="000000"/>
          <w:sz w:val="26"/>
          <w:szCs w:val="26"/>
          <w:rtl w:val="0"/>
        </w:rPr>
        <w:t xml:space="preserve">9. Preventive screening and early detection matter</w:t>
      </w:r>
    </w:p>
    <w:p w:rsidR="00000000" w:rsidDel="00000000" w:rsidP="00000000" w:rsidRDefault="00000000" w:rsidRPr="00000000" w14:paraId="0000022B">
      <w:pPr>
        <w:numPr>
          <w:ilvl w:val="0"/>
          <w:numId w:val="494"/>
        </w:numPr>
        <w:spacing w:after="0" w:afterAutospacing="0" w:before="240" w:lineRule="auto"/>
        <w:ind w:left="720" w:hanging="360"/>
      </w:pPr>
      <w:r w:rsidDel="00000000" w:rsidR="00000000" w:rsidRPr="00000000">
        <w:rPr>
          <w:rtl w:val="0"/>
        </w:rPr>
        <w:t xml:space="preserve">Colon cancer screening, BP control, metabolic markers.</w:t>
        <w:br w:type="textWrapping"/>
      </w:r>
    </w:p>
    <w:p w:rsidR="00000000" w:rsidDel="00000000" w:rsidP="00000000" w:rsidRDefault="00000000" w:rsidRPr="00000000" w14:paraId="0000022C">
      <w:pPr>
        <w:numPr>
          <w:ilvl w:val="0"/>
          <w:numId w:val="494"/>
        </w:numPr>
        <w:spacing w:after="240" w:before="0" w:beforeAutospacing="0" w:lineRule="auto"/>
        <w:ind w:left="720" w:hanging="360"/>
      </w:pPr>
      <w:r w:rsidDel="00000000" w:rsidR="00000000" w:rsidRPr="00000000">
        <w:rPr>
          <w:rtl w:val="0"/>
        </w:rPr>
        <w:t xml:space="preserve">This is standard GI practice.</w:t>
        <w:br w:type="textWrapping"/>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qoj06obkel8n" w:id="160"/>
      <w:bookmarkEnd w:id="160"/>
      <w:r w:rsidDel="00000000" w:rsidR="00000000" w:rsidRPr="00000000">
        <w:rPr>
          <w:b w:val="1"/>
          <w:bCs w:val="1"/>
          <w:color w:val="000000"/>
          <w:sz w:val="26"/>
          <w:szCs w:val="26"/>
          <w:rtl w:val="0"/>
        </w:rPr>
        <w:t xml:space="preserve">10. Chronic inflammation underlies many diseases</w:t>
      </w:r>
    </w:p>
    <w:p w:rsidR="00000000" w:rsidDel="00000000" w:rsidP="00000000" w:rsidRDefault="00000000" w:rsidRPr="00000000" w14:paraId="0000022F">
      <w:pPr>
        <w:numPr>
          <w:ilvl w:val="0"/>
          <w:numId w:val="896"/>
        </w:numPr>
        <w:spacing w:after="0" w:afterAutospacing="0" w:before="240" w:lineRule="auto"/>
        <w:ind w:left="720" w:hanging="360"/>
      </w:pPr>
      <w:r w:rsidDel="00000000" w:rsidR="00000000" w:rsidRPr="00000000">
        <w:rPr>
          <w:rtl w:val="0"/>
        </w:rPr>
        <w:t xml:space="preserve">Inflammation is a common pathway, not the sole cause.</w:t>
        <w:br w:type="textWrapping"/>
      </w:r>
    </w:p>
    <w:p w:rsidR="00000000" w:rsidDel="00000000" w:rsidP="00000000" w:rsidRDefault="00000000" w:rsidRPr="00000000" w14:paraId="00000230">
      <w:pPr>
        <w:numPr>
          <w:ilvl w:val="0"/>
          <w:numId w:val="896"/>
        </w:numPr>
        <w:spacing w:after="240" w:before="0" w:beforeAutospacing="0" w:lineRule="auto"/>
        <w:ind w:left="720" w:hanging="360"/>
      </w:pPr>
      <w:r w:rsidDel="00000000" w:rsidR="00000000" w:rsidRPr="00000000">
        <w:rPr>
          <w:rtl w:val="0"/>
        </w:rPr>
        <w:t xml:space="preserve">He avoids reductionism.</w:t>
        <w:br w:type="textWrapping"/>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lc5gxpvzoyr" w:id="161"/>
      <w:bookmarkEnd w:id="161"/>
      <w:r w:rsidDel="00000000" w:rsidR="00000000" w:rsidRPr="00000000">
        <w:rPr>
          <w:b w:val="1"/>
          <w:bCs w:val="1"/>
          <w:color w:val="000000"/>
          <w:sz w:val="26"/>
          <w:szCs w:val="26"/>
          <w:rtl w:val="0"/>
        </w:rPr>
        <w:t xml:space="preserve">11. Pesticides and environmental chemicals are legitimate health stressors</w:t>
      </w:r>
    </w:p>
    <w:p w:rsidR="00000000" w:rsidDel="00000000" w:rsidP="00000000" w:rsidRDefault="00000000" w:rsidRPr="00000000" w14:paraId="00000233">
      <w:pPr>
        <w:numPr>
          <w:ilvl w:val="0"/>
          <w:numId w:val="582"/>
        </w:numPr>
        <w:spacing w:after="0" w:afterAutospacing="0" w:before="240" w:lineRule="auto"/>
        <w:ind w:left="720" w:hanging="360"/>
      </w:pPr>
      <w:r w:rsidDel="00000000" w:rsidR="00000000" w:rsidRPr="00000000">
        <w:rPr>
          <w:rtl w:val="0"/>
        </w:rPr>
        <w:t xml:space="preserve">Emphasizes </w:t>
      </w:r>
      <w:r w:rsidDel="00000000" w:rsidR="00000000" w:rsidRPr="00000000">
        <w:rPr>
          <w:b w:val="1"/>
          <w:bCs w:val="1"/>
          <w:rtl w:val="0"/>
        </w:rPr>
        <w:t xml:space="preserve">chronic exposure</w:t>
      </w:r>
      <w:r w:rsidDel="00000000" w:rsidR="00000000" w:rsidRPr="00000000">
        <w:rPr>
          <w:rtl w:val="0"/>
        </w:rPr>
        <w:t xml:space="preserve">, not panic.</w:t>
        <w:br w:type="textWrapping"/>
      </w:r>
    </w:p>
    <w:p w:rsidR="00000000" w:rsidDel="00000000" w:rsidP="00000000" w:rsidRDefault="00000000" w:rsidRPr="00000000" w14:paraId="00000234">
      <w:pPr>
        <w:numPr>
          <w:ilvl w:val="0"/>
          <w:numId w:val="582"/>
        </w:numPr>
        <w:spacing w:after="240" w:before="0" w:beforeAutospacing="0" w:lineRule="auto"/>
        <w:ind w:left="720" w:hanging="360"/>
      </w:pPr>
      <w:r w:rsidDel="00000000" w:rsidR="00000000" w:rsidRPr="00000000">
        <w:rPr>
          <w:rtl w:val="0"/>
        </w:rPr>
        <w:t xml:space="preserve">Focuses on risk mitigation, not elimination.</w:t>
        <w:br w:type="textWrapping"/>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igw7b9mzf3rv" w:id="162"/>
      <w:bookmarkEnd w:id="162"/>
      <w:r w:rsidDel="00000000" w:rsidR="00000000" w:rsidRPr="00000000">
        <w:rPr>
          <w:b w:val="1"/>
          <w:bCs w:val="1"/>
          <w:color w:val="000000"/>
          <w:sz w:val="26"/>
          <w:szCs w:val="26"/>
          <w:rtl w:val="0"/>
        </w:rPr>
        <w:t xml:space="preserve">12. Children are more vulnerable to environmental and dietary insults</w:t>
      </w:r>
    </w:p>
    <w:p w:rsidR="00000000" w:rsidDel="00000000" w:rsidP="00000000" w:rsidRDefault="00000000" w:rsidRPr="00000000" w14:paraId="00000237">
      <w:pPr>
        <w:numPr>
          <w:ilvl w:val="0"/>
          <w:numId w:val="216"/>
        </w:numPr>
        <w:spacing w:after="0" w:afterAutospacing="0" w:before="240" w:lineRule="auto"/>
        <w:ind w:left="720" w:hanging="360"/>
      </w:pPr>
      <w:r w:rsidDel="00000000" w:rsidR="00000000" w:rsidRPr="00000000">
        <w:rPr>
          <w:rtl w:val="0"/>
        </w:rPr>
        <w:t xml:space="preserve">Developing brains + immune systems = higher sensitivity.</w:t>
        <w:br w:type="textWrapping"/>
      </w:r>
    </w:p>
    <w:p w:rsidR="00000000" w:rsidDel="00000000" w:rsidP="00000000" w:rsidRDefault="00000000" w:rsidRPr="00000000" w14:paraId="00000238">
      <w:pPr>
        <w:numPr>
          <w:ilvl w:val="0"/>
          <w:numId w:val="216"/>
        </w:numPr>
        <w:spacing w:after="240" w:before="0" w:beforeAutospacing="0" w:lineRule="auto"/>
        <w:ind w:left="720" w:hanging="360"/>
      </w:pPr>
      <w:r w:rsidDel="00000000" w:rsidR="00000000" w:rsidRPr="00000000">
        <w:rPr>
          <w:rtl w:val="0"/>
        </w:rPr>
        <w:t xml:space="preserve">This is mainstream toxicology.</w:t>
        <w:br w:type="textWrapping"/>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jmrh50hg3o64" w:id="163"/>
      <w:bookmarkEnd w:id="163"/>
      <w:r w:rsidDel="00000000" w:rsidR="00000000" w:rsidRPr="00000000">
        <w:rPr>
          <w:b w:val="1"/>
          <w:bCs w:val="1"/>
          <w:color w:val="000000"/>
          <w:sz w:val="26"/>
          <w:szCs w:val="26"/>
          <w:rtl w:val="0"/>
        </w:rPr>
        <w:t xml:space="preserve">13. Alcohol is more harmful than culturally acknowledged</w:t>
      </w:r>
    </w:p>
    <w:p w:rsidR="00000000" w:rsidDel="00000000" w:rsidP="00000000" w:rsidRDefault="00000000" w:rsidRPr="00000000" w14:paraId="0000023B">
      <w:pPr>
        <w:numPr>
          <w:ilvl w:val="0"/>
          <w:numId w:val="1118"/>
        </w:numPr>
        <w:spacing w:after="0" w:afterAutospacing="0" w:before="240" w:lineRule="auto"/>
        <w:ind w:left="720" w:hanging="360"/>
      </w:pPr>
      <w:r w:rsidDel="00000000" w:rsidR="00000000" w:rsidRPr="00000000">
        <w:rPr>
          <w:rtl w:val="0"/>
        </w:rPr>
        <w:t xml:space="preserve">Even moderate intake has tradeoffs.</w:t>
        <w:br w:type="textWrapping"/>
      </w:r>
    </w:p>
    <w:p w:rsidR="00000000" w:rsidDel="00000000" w:rsidP="00000000" w:rsidRDefault="00000000" w:rsidRPr="00000000" w14:paraId="0000023C">
      <w:pPr>
        <w:numPr>
          <w:ilvl w:val="0"/>
          <w:numId w:val="1118"/>
        </w:numPr>
        <w:spacing w:after="240" w:before="0" w:beforeAutospacing="0" w:lineRule="auto"/>
        <w:ind w:left="720" w:hanging="360"/>
      </w:pPr>
      <w:r w:rsidDel="00000000" w:rsidR="00000000" w:rsidRPr="00000000">
        <w:rPr>
          <w:rtl w:val="0"/>
        </w:rPr>
        <w:t xml:space="preserve">He does not claim abstinence is mandatory.</w:t>
        <w:br w:type="textWrapping"/>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eybnd7gd4vk4" w:id="164"/>
      <w:bookmarkEnd w:id="164"/>
      <w:r w:rsidDel="00000000" w:rsidR="00000000" w:rsidRPr="00000000">
        <w:rPr>
          <w:b w:val="1"/>
          <w:bCs w:val="1"/>
          <w:color w:val="000000"/>
          <w:sz w:val="26"/>
          <w:szCs w:val="26"/>
          <w:rtl w:val="0"/>
        </w:rPr>
        <w:t xml:space="preserve">14. Modern food marketing distorts health perceptions</w:t>
      </w:r>
    </w:p>
    <w:p w:rsidR="00000000" w:rsidDel="00000000" w:rsidP="00000000" w:rsidRDefault="00000000" w:rsidRPr="00000000" w14:paraId="0000023F">
      <w:pPr>
        <w:numPr>
          <w:ilvl w:val="0"/>
          <w:numId w:val="412"/>
        </w:numPr>
        <w:spacing w:after="0" w:afterAutospacing="0" w:before="240" w:lineRule="auto"/>
        <w:ind w:left="720" w:hanging="360"/>
      </w:pPr>
      <w:r w:rsidDel="00000000" w:rsidR="00000000" w:rsidRPr="00000000">
        <w:rPr>
          <w:rtl w:val="0"/>
        </w:rPr>
        <w:t xml:space="preserve">“Health halo” foods are often misleading.</w:t>
        <w:br w:type="textWrapping"/>
      </w:r>
    </w:p>
    <w:p w:rsidR="00000000" w:rsidDel="00000000" w:rsidP="00000000" w:rsidRDefault="00000000" w:rsidRPr="00000000" w14:paraId="00000240">
      <w:pPr>
        <w:numPr>
          <w:ilvl w:val="0"/>
          <w:numId w:val="412"/>
        </w:numPr>
        <w:spacing w:after="240" w:before="0" w:beforeAutospacing="0" w:lineRule="auto"/>
        <w:ind w:left="720" w:hanging="360"/>
      </w:pPr>
      <w:r w:rsidDel="00000000" w:rsidR="00000000" w:rsidRPr="00000000">
        <w:rPr>
          <w:rtl w:val="0"/>
        </w:rPr>
        <w:t xml:space="preserve">This is a consumer-education stance, not an attack.</w:t>
        <w:br w:type="textWrapping"/>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pu72ordpj59e" w:id="165"/>
      <w:bookmarkEnd w:id="165"/>
      <w:r w:rsidDel="00000000" w:rsidR="00000000" w:rsidRPr="00000000">
        <w:rPr>
          <w:b w:val="1"/>
          <w:bCs w:val="1"/>
          <w:color w:val="000000"/>
          <w:sz w:val="26"/>
          <w:szCs w:val="26"/>
          <w:rtl w:val="0"/>
        </w:rPr>
        <w:t xml:space="preserve">15. Perfect health is impossible — progress matters</w:t>
      </w:r>
    </w:p>
    <w:p w:rsidR="00000000" w:rsidDel="00000000" w:rsidP="00000000" w:rsidRDefault="00000000" w:rsidRPr="00000000" w14:paraId="00000243">
      <w:pPr>
        <w:numPr>
          <w:ilvl w:val="0"/>
          <w:numId w:val="298"/>
        </w:numPr>
        <w:spacing w:after="0" w:afterAutospacing="0" w:before="240" w:lineRule="auto"/>
        <w:ind w:left="720" w:hanging="360"/>
      </w:pPr>
      <w:r w:rsidDel="00000000" w:rsidR="00000000" w:rsidRPr="00000000">
        <w:rPr>
          <w:rtl w:val="0"/>
        </w:rPr>
        <w:t xml:space="preserve">He consistently discourages fear-based behavior.</w:t>
        <w:br w:type="textWrapping"/>
      </w:r>
    </w:p>
    <w:p w:rsidR="00000000" w:rsidDel="00000000" w:rsidP="00000000" w:rsidRDefault="00000000" w:rsidRPr="00000000" w14:paraId="00000244">
      <w:pPr>
        <w:numPr>
          <w:ilvl w:val="0"/>
          <w:numId w:val="298"/>
        </w:numPr>
        <w:spacing w:after="240" w:before="0" w:beforeAutospacing="0" w:lineRule="auto"/>
        <w:ind w:left="720" w:hanging="360"/>
      </w:pPr>
      <w:r w:rsidDel="00000000" w:rsidR="00000000" w:rsidRPr="00000000">
        <w:rPr>
          <w:rtl w:val="0"/>
        </w:rPr>
        <w:t xml:space="preserve">“Better choices, not perfect ones.”</w:t>
        <w:br w:type="textWrapping"/>
      </w:r>
    </w:p>
    <w:p w:rsidR="00000000" w:rsidDel="00000000" w:rsidP="00000000" w:rsidRDefault="00000000" w:rsidRPr="00000000" w14:paraId="00000245">
      <w:pPr>
        <w:spacing w:after="240" w:before="240" w:lineRule="auto"/>
        <w:ind w:left="720" w:firstLine="0"/>
        <w:rPr/>
      </w:pPr>
      <w:r w:rsidDel="00000000" w:rsidR="00000000" w:rsidRPr="00000000">
        <w:rPr>
          <w:rtl w:val="0"/>
        </w:rPr>
      </w:r>
    </w:p>
    <w:p w:rsidR="00000000" w:rsidDel="00000000" w:rsidP="00000000" w:rsidRDefault="00000000" w:rsidRPr="00000000" w14:paraId="000002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i7ta7gwk5mz" w:id="166"/>
      <w:bookmarkEnd w:id="1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Ingredients</w:t>
      </w:r>
      <w:r w:rsidDel="00000000" w:rsidR="00000000" w:rsidRPr="00000000">
        <w:rPr>
          <w:rtl w:val="0"/>
        </w:rPr>
      </w:r>
    </w:p>
    <w:p w:rsidR="00000000" w:rsidDel="00000000" w:rsidP="00000000" w:rsidRDefault="00000000" w:rsidRPr="00000000" w14:paraId="0000024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dbkpicrufd1" w:id="167"/>
      <w:bookmarkEnd w:id="1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Bad Ingredients</w:t>
      </w:r>
      <w:r w:rsidDel="00000000" w:rsidR="00000000" w:rsidRPr="00000000">
        <w:rPr>
          <w:rtl w:val="0"/>
        </w:rPr>
      </w:r>
    </w:p>
    <w:p w:rsidR="00000000" w:rsidDel="00000000" w:rsidP="00000000" w:rsidRDefault="00000000" w:rsidRPr="00000000" w14:paraId="0000024A">
      <w:pPr>
        <w:pStyle w:val="Heading1"/>
        <w:keepNext w:val="0"/>
        <w:keepLines w:val="0"/>
        <w:spacing w:after="0" w:before="480" w:line="168.0002608695652" w:lineRule="auto"/>
        <w:rPr>
          <w:rFonts w:ascii="Calibri" w:cs="Calibri" w:eastAsia="Calibri" w:hAnsi="Calibri"/>
          <w:b w:val="1"/>
          <w:bCs w:val="1"/>
          <w:color w:val="365f91"/>
          <w:sz w:val="34"/>
          <w:szCs w:val="34"/>
        </w:rPr>
      </w:pPr>
      <w:bookmarkStart w:colFirst="0" w:colLast="0" w:name="_awm65fpc6scf" w:id="168"/>
      <w:bookmarkEnd w:id="168"/>
      <w:r w:rsidDel="00000000" w:rsidR="00000000" w:rsidRPr="00000000">
        <w:rPr>
          <w:rFonts w:ascii="Calibri" w:cs="Calibri" w:eastAsia="Calibri" w:hAnsi="Calibri"/>
          <w:b w:val="1"/>
          <w:bCs w:val="1"/>
          <w:color w:val="365f91"/>
          <w:sz w:val="34"/>
          <w:szCs w:val="34"/>
          <w:rtl w:val="0"/>
        </w:rPr>
        <w:t xml:space="preserve">Comprehensive List of Unhealthy Ingredients Found in Bars</w:t>
      </w:r>
    </w:p>
    <w:p w:rsidR="00000000" w:rsidDel="00000000" w:rsidP="00000000" w:rsidRDefault="00000000" w:rsidRPr="00000000" w14:paraId="0000024B">
      <w:pPr>
        <w:pStyle w:val="Heading2"/>
        <w:keepNext w:val="0"/>
        <w:keepLines w:val="0"/>
        <w:spacing w:after="0" w:before="200" w:line="211.05847058823528" w:lineRule="auto"/>
        <w:rPr>
          <w:rFonts w:ascii="Calibri" w:cs="Calibri" w:eastAsia="Calibri" w:hAnsi="Calibri"/>
          <w:b w:val="1"/>
          <w:bCs w:val="1"/>
          <w:color w:val="0000ff"/>
          <w:sz w:val="40"/>
          <w:szCs w:val="40"/>
          <w:u w:val="single"/>
        </w:rPr>
      </w:pPr>
      <w:bookmarkStart w:colFirst="0" w:colLast="0" w:name="_k5336a1ahktb" w:id="169"/>
      <w:bookmarkEnd w:id="169"/>
      <w:r w:rsidDel="00000000" w:rsidR="00000000" w:rsidRPr="00000000">
        <w:rPr>
          <w:rFonts w:ascii="Calibri" w:cs="Calibri" w:eastAsia="Calibri" w:hAnsi="Calibri"/>
          <w:b w:val="1"/>
          <w:bCs w:val="1"/>
          <w:color w:val="0000ff"/>
          <w:sz w:val="40"/>
          <w:szCs w:val="40"/>
          <w:u w:val="single"/>
          <w:rtl w:val="0"/>
        </w:rPr>
        <w:t xml:space="preserve">Refined &amp; Inflammatory Oils</w:t>
      </w:r>
    </w:p>
    <w:p w:rsidR="00000000" w:rsidDel="00000000" w:rsidP="00000000" w:rsidRDefault="00000000" w:rsidRPr="00000000" w14:paraId="0000024C">
      <w:pPr>
        <w:spacing w:line="276.0005454545455" w:lineRule="auto"/>
        <w:ind w:left="360" w:firstLine="0"/>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color w:val="ff0000"/>
          <w:sz w:val="30"/>
          <w:szCs w:val="30"/>
          <w:u w:val="single"/>
          <w:rtl w:val="0"/>
        </w:rPr>
        <w:t xml:space="preserve">Soybean oil</w:t>
      </w:r>
    </w:p>
    <w:p w:rsidR="00000000" w:rsidDel="00000000" w:rsidP="00000000" w:rsidRDefault="00000000" w:rsidRPr="00000000" w14:paraId="0000024D">
      <w:pPr>
        <w:spacing w:line="276.0005454545455"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spacing w:line="276.0005454545455" w:lineRule="auto"/>
        <w:ind w:left="36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Why people flag it:</w:t>
      </w:r>
      <w:r w:rsidDel="00000000" w:rsidR="00000000" w:rsidRPr="00000000">
        <w:rPr>
          <w:rFonts w:ascii="Cardo" w:cs="Cardo" w:eastAsia="Cardo" w:hAnsi="Cardo"/>
          <w:rtl w:val="0"/>
        </w:rPr>
        <w:t xml:space="preserve"> very common in ultra-processed foods; relatively high PUFA → oxidizes more with high heat/time, especially in fryers/processed snacks. Oxidation byproducts can drive oxidative stress.</w:t>
      </w:r>
      <w:hyperlink r:id="rId18">
        <w:r w:rsidDel="00000000" w:rsidR="00000000" w:rsidRPr="00000000">
          <w:rPr>
            <w:rFonts w:ascii="Times New Roman" w:cs="Times New Roman" w:eastAsia="Times New Roman" w:hAnsi="Times New Roman"/>
            <w:rtl w:val="0"/>
          </w:rPr>
          <w:t xml:space="preserve"> </w:t>
        </w:r>
      </w:hyperlink>
      <w:hyperlink r:id="rId19">
        <w:r w:rsidDel="00000000" w:rsidR="00000000" w:rsidRPr="00000000">
          <w:rPr>
            <w:rFonts w:ascii="Times New Roman" w:cs="Times New Roman" w:eastAsia="Times New Roman" w:hAnsi="Times New Roman"/>
            <w:color w:val="1155cc"/>
            <w:u w:val="single"/>
            <w:rtl w:val="0"/>
          </w:rPr>
          <w:t xml:space="preserve">PMC+1</w:t>
          <w:br w:type="textWrapping"/>
        </w:r>
      </w:hyperlink>
      <w:r w:rsidDel="00000000" w:rsidR="00000000" w:rsidRPr="00000000">
        <w:rPr>
          <w:rtl w:val="0"/>
        </w:rPr>
      </w:r>
    </w:p>
    <w:p w:rsidR="00000000" w:rsidDel="00000000" w:rsidP="00000000" w:rsidRDefault="00000000" w:rsidRPr="00000000" w14:paraId="0000024F">
      <w:pPr>
        <w:spacing w:line="276.0005454545455" w:lineRule="auto"/>
        <w:ind w:left="36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Chronic illness link (best-supported): shows up as part of UPF dietary patterns associated with cardiometabolic disease.</w:t>
      </w:r>
      <w:hyperlink r:id="rId20">
        <w:r w:rsidDel="00000000" w:rsidR="00000000" w:rsidRPr="00000000">
          <w:rPr>
            <w:rFonts w:ascii="Times New Roman" w:cs="Times New Roman" w:eastAsia="Times New Roman" w:hAnsi="Times New Roman"/>
            <w:rtl w:val="0"/>
          </w:rPr>
          <w:t xml:space="preserve"> </w:t>
        </w:r>
      </w:hyperlink>
      <w:hyperlink r:id="rId21">
        <w:r w:rsidDel="00000000" w:rsidR="00000000" w:rsidRPr="00000000">
          <w:rPr>
            <w:rFonts w:ascii="Times New Roman" w:cs="Times New Roman" w:eastAsia="Times New Roman" w:hAnsi="Times New Roman"/>
            <w:color w:val="1155cc"/>
            <w:u w:val="single"/>
            <w:rtl w:val="0"/>
          </w:rPr>
          <w:t xml:space="preserve">BMJ</w:t>
        </w:r>
      </w:hyperlink>
      <w:r w:rsidDel="00000000" w:rsidR="00000000" w:rsidRPr="00000000">
        <w:rPr>
          <w:rtl w:val="0"/>
        </w:rPr>
      </w:r>
    </w:p>
    <w:p w:rsidR="00000000" w:rsidDel="00000000" w:rsidP="00000000" w:rsidRDefault="00000000" w:rsidRPr="00000000" w14:paraId="00000250">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it is:</w:t>
        <w:br w:type="textWrapping"/>
      </w:r>
      <w:r w:rsidDel="00000000" w:rsidR="00000000" w:rsidRPr="00000000">
        <w:rPr>
          <w:rFonts w:ascii="Times New Roman" w:cs="Times New Roman" w:eastAsia="Times New Roman" w:hAnsi="Times New Roman"/>
          <w:rtl w:val="0"/>
        </w:rPr>
        <w:t xml:space="preserve"> Oil extracted from soybeans, usually heavily refined to remove taste and odor.</w:t>
      </w:r>
    </w:p>
    <w:p w:rsidR="00000000" w:rsidDel="00000000" w:rsidP="00000000" w:rsidRDefault="00000000" w:rsidRPr="00000000" w14:paraId="00000251">
      <w:pPr>
        <w:spacing w:after="240" w:before="2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food companies use it:</w:t>
      </w:r>
    </w:p>
    <w:p w:rsidR="00000000" w:rsidDel="00000000" w:rsidP="00000000" w:rsidRDefault="00000000" w:rsidRPr="00000000" w14:paraId="00000252">
      <w:pPr>
        <w:numPr>
          <w:ilvl w:val="0"/>
          <w:numId w:val="93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Dirt cheap</w:t>
        <w:br w:type="textWrapping"/>
      </w:r>
    </w:p>
    <w:p w:rsidR="00000000" w:rsidDel="00000000" w:rsidP="00000000" w:rsidRDefault="00000000" w:rsidRPr="00000000" w14:paraId="00000253">
      <w:pPr>
        <w:numPr>
          <w:ilvl w:val="0"/>
          <w:numId w:val="93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Neutral flavor</w:t>
        <w:br w:type="textWrapping"/>
      </w:r>
    </w:p>
    <w:p w:rsidR="00000000" w:rsidDel="00000000" w:rsidP="00000000" w:rsidRDefault="00000000" w:rsidRPr="00000000" w14:paraId="00000254">
      <w:pPr>
        <w:numPr>
          <w:ilvl w:val="0"/>
          <w:numId w:val="93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shelf life</w:t>
        <w:br w:type="textWrapping"/>
      </w:r>
    </w:p>
    <w:p w:rsidR="00000000" w:rsidDel="00000000" w:rsidP="00000000" w:rsidRDefault="00000000" w:rsidRPr="00000000" w14:paraId="00000255">
      <w:pPr>
        <w:numPr>
          <w:ilvl w:val="0"/>
          <w:numId w:val="93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Makes bars soft and consistent</w:t>
        <w:br w:type="textWrapping"/>
      </w:r>
    </w:p>
    <w:p w:rsidR="00000000" w:rsidDel="00000000" w:rsidP="00000000" w:rsidRDefault="00000000" w:rsidRPr="00000000" w14:paraId="00000256">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we avoid it:</w:t>
        <w:br w:type="textWrapping"/>
      </w:r>
      <w:r w:rsidDel="00000000" w:rsidR="00000000" w:rsidRPr="00000000">
        <w:rPr>
          <w:rFonts w:ascii="Times New Roman" w:cs="Times New Roman" w:eastAsia="Times New Roman" w:hAnsi="Times New Roman"/>
          <w:rtl w:val="0"/>
        </w:rPr>
        <w:t xml:space="preserve"> It’s highly processed and easily damaged by heat and time, which creates inflammatory breakdown compounds — especially in packaged foods.</w:t>
      </w:r>
    </w:p>
    <w:p w:rsidR="00000000" w:rsidDel="00000000" w:rsidP="00000000" w:rsidRDefault="00000000" w:rsidRPr="00000000" w14:paraId="0000025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happens in the body:</w:t>
        <w:br w:type="textWrapping"/>
      </w:r>
      <w:r w:rsidDel="00000000" w:rsidR="00000000" w:rsidRPr="00000000">
        <w:rPr>
          <w:rFonts w:ascii="Times New Roman" w:cs="Times New Roman" w:eastAsia="Times New Roman" w:hAnsi="Times New Roman"/>
          <w:rtl w:val="0"/>
        </w:rPr>
        <w:t xml:space="preserve"> When refined soybean oil oxidizes (during processing or storage), it can form compounds that increase oxidative stress — meaning more wear and tear on cells.</w:t>
      </w:r>
    </w:p>
    <w:p w:rsidR="00000000" w:rsidDel="00000000" w:rsidP="00000000" w:rsidRDefault="00000000" w:rsidRPr="00000000" w14:paraId="00000258">
      <w:pPr>
        <w:spacing w:after="240" w:before="2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Chronic illness links:</w:t>
      </w:r>
    </w:p>
    <w:p w:rsidR="00000000" w:rsidDel="00000000" w:rsidP="00000000" w:rsidRDefault="00000000" w:rsidRPr="00000000" w14:paraId="00000259">
      <w:pPr>
        <w:numPr>
          <w:ilvl w:val="0"/>
          <w:numId w:val="91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in </w:t>
      </w:r>
      <w:r w:rsidDel="00000000" w:rsidR="00000000" w:rsidRPr="00000000">
        <w:rPr>
          <w:rFonts w:ascii="Times New Roman" w:cs="Times New Roman" w:eastAsia="Times New Roman" w:hAnsi="Times New Roman"/>
          <w:b w:val="1"/>
          <w:bCs w:val="1"/>
          <w:rtl w:val="0"/>
        </w:rPr>
        <w:t xml:space="preserve">ultra-processed foods</w:t>
      </w:r>
      <w:r w:rsidDel="00000000" w:rsidR="00000000" w:rsidRPr="00000000">
        <w:rPr>
          <w:rFonts w:ascii="Times New Roman" w:cs="Times New Roman" w:eastAsia="Times New Roman" w:hAnsi="Times New Roman"/>
          <w:rtl w:val="0"/>
        </w:rPr>
        <w:t xml:space="preserve">, which are strongly associated with:</w:t>
        <w:br w:type="textWrapping"/>
      </w:r>
    </w:p>
    <w:p w:rsidR="00000000" w:rsidDel="00000000" w:rsidP="00000000" w:rsidRDefault="00000000" w:rsidRPr="00000000" w14:paraId="0000025A">
      <w:pPr>
        <w:numPr>
          <w:ilvl w:val="1"/>
          <w:numId w:val="915"/>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Obesity</w:t>
        <w:br w:type="textWrapping"/>
      </w:r>
    </w:p>
    <w:p w:rsidR="00000000" w:rsidDel="00000000" w:rsidP="00000000" w:rsidRDefault="00000000" w:rsidRPr="00000000" w14:paraId="0000025B">
      <w:pPr>
        <w:numPr>
          <w:ilvl w:val="1"/>
          <w:numId w:val="915"/>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2 diabetes</w:t>
        <w:br w:type="textWrapping"/>
      </w:r>
    </w:p>
    <w:p w:rsidR="00000000" w:rsidDel="00000000" w:rsidP="00000000" w:rsidRDefault="00000000" w:rsidRPr="00000000" w14:paraId="0000025C">
      <w:pPr>
        <w:numPr>
          <w:ilvl w:val="1"/>
          <w:numId w:val="915"/>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Heart disease</w:t>
        <w:br w:type="textWrapping"/>
      </w:r>
    </w:p>
    <w:p w:rsidR="00000000" w:rsidDel="00000000" w:rsidP="00000000" w:rsidRDefault="00000000" w:rsidRPr="00000000" w14:paraId="0000025D">
      <w:pPr>
        <w:numPr>
          <w:ilvl w:val="1"/>
          <w:numId w:val="915"/>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All-cause mortality</w:t>
        <w:br w:type="textWrapping"/>
      </w:r>
    </w:p>
    <w:p w:rsidR="00000000" w:rsidDel="00000000" w:rsidP="00000000" w:rsidRDefault="00000000" w:rsidRPr="00000000" w14:paraId="0000025E">
      <w:pPr>
        <w:numPr>
          <w:ilvl w:val="0"/>
          <w:numId w:val="91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risk is about </w:t>
      </w:r>
      <w:r w:rsidDel="00000000" w:rsidR="00000000" w:rsidRPr="00000000">
        <w:rPr>
          <w:rFonts w:ascii="Times New Roman" w:cs="Times New Roman" w:eastAsia="Times New Roman" w:hAnsi="Times New Roman"/>
          <w:b w:val="1"/>
          <w:bCs w:val="1"/>
          <w:rtl w:val="0"/>
        </w:rPr>
        <w:t xml:space="preserve">pattern + processing</w:t>
      </w:r>
      <w:r w:rsidDel="00000000" w:rsidR="00000000" w:rsidRPr="00000000">
        <w:rPr>
          <w:rFonts w:ascii="Times New Roman" w:cs="Times New Roman" w:eastAsia="Times New Roman" w:hAnsi="Times New Roman"/>
          <w:rtl w:val="0"/>
        </w:rPr>
        <w:t xml:space="preserve">, not one spoonful.</w:t>
        <w:br w:type="textWrapping"/>
      </w:r>
    </w:p>
    <w:p w:rsidR="00000000" w:rsidDel="00000000" w:rsidP="00000000" w:rsidRDefault="00000000" w:rsidRPr="00000000" w14:paraId="0000025F">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Where you’ll find it:</w:t>
        <w:br w:type="textWrapping"/>
      </w:r>
      <w:r w:rsidDel="00000000" w:rsidR="00000000" w:rsidRPr="00000000">
        <w:rPr>
          <w:rFonts w:ascii="Times New Roman" w:cs="Times New Roman" w:eastAsia="Times New Roman" w:hAnsi="Times New Roman"/>
          <w:rtl w:val="0"/>
        </w:rPr>
        <w:t xml:space="preserve"> Protein bars, kids snacks, chips, crackers, fast food, “vegetable oil.”</w:t>
      </w:r>
    </w:p>
    <w:p w:rsidR="00000000" w:rsidDel="00000000" w:rsidP="00000000" w:rsidRDefault="00000000" w:rsidRPr="00000000" w14:paraId="00000260">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Bottom line:</w:t>
        <w:br w:type="textWrapping"/>
      </w:r>
      <w:r w:rsidDel="00000000" w:rsidR="00000000" w:rsidRPr="00000000">
        <w:rPr>
          <w:rFonts w:ascii="Times New Roman" w:cs="Times New Roman" w:eastAsia="Times New Roman" w:hAnsi="Times New Roman"/>
          <w:rtl w:val="0"/>
        </w:rPr>
        <w:t xml:space="preserve"> Not evil on its own — but a massive red flag when it shows up in ultra-processed foods.</w:t>
      </w:r>
    </w:p>
    <w:p w:rsidR="00000000" w:rsidDel="00000000" w:rsidP="00000000" w:rsidRDefault="00000000" w:rsidRPr="00000000" w14:paraId="00000261">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yellow"/>
          <w:rtl w:val="0"/>
        </w:rPr>
        <w:t xml:space="preserve">NEED LINKS TO MEDICAL STUDIES FOR EVERYTHING</w:t>
      </w:r>
      <w:r w:rsidDel="00000000" w:rsidR="00000000" w:rsidRPr="00000000">
        <w:rPr>
          <w:rtl w:val="0"/>
        </w:rPr>
      </w:r>
    </w:p>
    <w:p w:rsidR="00000000" w:rsidDel="00000000" w:rsidP="00000000" w:rsidRDefault="00000000" w:rsidRPr="00000000" w14:paraId="00000262">
      <w:pPr>
        <w:spacing w:line="276.0005454545455"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spacing w:line="276.0005454545455" w:lineRule="auto"/>
        <w:ind w:left="360" w:firstLine="0"/>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color w:val="ff0000"/>
          <w:sz w:val="30"/>
          <w:szCs w:val="30"/>
          <w:u w:val="single"/>
          <w:rtl w:val="0"/>
        </w:rPr>
        <w:t xml:space="preserve">Canola oil</w:t>
      </w:r>
    </w:p>
    <w:p w:rsidR="00000000" w:rsidDel="00000000" w:rsidP="00000000" w:rsidRDefault="00000000" w:rsidRPr="00000000" w14:paraId="0000026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Why people flag it: “industrial” processing reputation, used in packaged foods.</w:t>
        <w:br w:type="textWrapping"/>
      </w:r>
    </w:p>
    <w:p w:rsidR="00000000" w:rsidDel="00000000" w:rsidP="00000000" w:rsidRDefault="00000000" w:rsidRPr="00000000" w14:paraId="00000265">
      <w:pPr>
        <w:spacing w:line="276.0005454545455" w:lineRule="auto"/>
        <w:ind w:left="36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What evidence actually says: canola is typically higher in monounsaturated fat and is commonly cited as a “better swap” versus saturated fats for LDL and heart risk </w:t>
      </w:r>
      <w:r w:rsidDel="00000000" w:rsidR="00000000" w:rsidRPr="00000000">
        <w:rPr>
          <w:rFonts w:ascii="Times New Roman" w:cs="Times New Roman" w:eastAsia="Times New Roman" w:hAnsi="Times New Roman"/>
          <w:i w:val="1"/>
          <w:iCs w:val="1"/>
          <w:rtl w:val="0"/>
        </w:rPr>
        <w:t xml:space="preserve">in dietary patterns</w:t>
      </w:r>
      <w:r w:rsidDel="00000000" w:rsidR="00000000" w:rsidRPr="00000000">
        <w:rPr>
          <w:rFonts w:ascii="Times New Roman" w:cs="Times New Roman" w:eastAsia="Times New Roman" w:hAnsi="Times New Roman"/>
          <w:rtl w:val="0"/>
        </w:rPr>
        <w:t xml:space="preserve">.</w:t>
      </w:r>
      <w:hyperlink r:id="rId22">
        <w:r w:rsidDel="00000000" w:rsidR="00000000" w:rsidRPr="00000000">
          <w:rPr>
            <w:rFonts w:ascii="Times New Roman" w:cs="Times New Roman" w:eastAsia="Times New Roman" w:hAnsi="Times New Roman"/>
            <w:rtl w:val="0"/>
          </w:rPr>
          <w:t xml:space="preserve"> </w:t>
        </w:r>
      </w:hyperlink>
      <w:hyperlink r:id="rId23">
        <w:r w:rsidDel="00000000" w:rsidR="00000000" w:rsidRPr="00000000">
          <w:rPr>
            <w:rFonts w:ascii="Times New Roman" w:cs="Times New Roman" w:eastAsia="Times New Roman" w:hAnsi="Times New Roman"/>
            <w:color w:val="1155cc"/>
            <w:u w:val="single"/>
            <w:rtl w:val="0"/>
          </w:rPr>
          <w:t xml:space="preserve">PubMed+1</w:t>
          <w:br w:type="textWrapping"/>
        </w:r>
      </w:hyperlink>
      <w:r w:rsidDel="00000000" w:rsidR="00000000" w:rsidRPr="00000000">
        <w:rPr>
          <w:rtl w:val="0"/>
        </w:rPr>
      </w:r>
    </w:p>
    <w:p w:rsidR="00000000" w:rsidDel="00000000" w:rsidP="00000000" w:rsidRDefault="00000000" w:rsidRPr="00000000" w14:paraId="00000266">
      <w:pPr>
        <w:spacing w:line="276.0005454545455" w:lineRule="auto"/>
        <w:ind w:left="36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So what’s the real risk? Mostly UPF context (bars/snacks) and repeated high-heat use, not the oil itself.</w:t>
      </w:r>
      <w:hyperlink r:id="rId24">
        <w:r w:rsidDel="00000000" w:rsidR="00000000" w:rsidRPr="00000000">
          <w:rPr>
            <w:rFonts w:ascii="Times New Roman" w:cs="Times New Roman" w:eastAsia="Times New Roman" w:hAnsi="Times New Roman"/>
            <w:rtl w:val="0"/>
          </w:rPr>
          <w:t xml:space="preserve"> </w:t>
        </w:r>
      </w:hyperlink>
      <w:hyperlink r:id="rId25">
        <w:r w:rsidDel="00000000" w:rsidR="00000000" w:rsidRPr="00000000">
          <w:rPr>
            <w:rFonts w:ascii="Times New Roman" w:cs="Times New Roman" w:eastAsia="Times New Roman" w:hAnsi="Times New Roman"/>
            <w:color w:val="1155cc"/>
            <w:u w:val="single"/>
            <w:rtl w:val="0"/>
          </w:rPr>
          <w:t xml:space="preserve">BMJ+1</w:t>
        </w:r>
      </w:hyperlink>
      <w:r w:rsidDel="00000000" w:rsidR="00000000" w:rsidRPr="00000000">
        <w:rPr>
          <w:rtl w:val="0"/>
        </w:rPr>
      </w:r>
    </w:p>
    <w:p w:rsidR="00000000" w:rsidDel="00000000" w:rsidP="00000000" w:rsidRDefault="00000000" w:rsidRPr="00000000" w14:paraId="00000267">
      <w:pPr>
        <w:spacing w:line="276.0005454545455"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it is:</w:t>
        <w:br w:type="textWrapping"/>
      </w:r>
      <w:r w:rsidDel="00000000" w:rsidR="00000000" w:rsidRPr="00000000">
        <w:rPr>
          <w:rFonts w:ascii="Times New Roman" w:cs="Times New Roman" w:eastAsia="Times New Roman" w:hAnsi="Times New Roman"/>
          <w:rtl w:val="0"/>
        </w:rPr>
        <w:t xml:space="preserve"> Oil from rapeseed bred to be low in natural toxins, then refined.</w:t>
      </w:r>
    </w:p>
    <w:p w:rsidR="00000000" w:rsidDel="00000000" w:rsidP="00000000" w:rsidRDefault="00000000" w:rsidRPr="00000000" w14:paraId="00000269">
      <w:pPr>
        <w:spacing w:after="240" w:before="2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food companies use it:</w:t>
      </w:r>
    </w:p>
    <w:p w:rsidR="00000000" w:rsidDel="00000000" w:rsidP="00000000" w:rsidRDefault="00000000" w:rsidRPr="00000000" w14:paraId="0000026A">
      <w:pPr>
        <w:numPr>
          <w:ilvl w:val="0"/>
          <w:numId w:val="83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Cheap</w:t>
        <w:br w:type="textWrapping"/>
      </w:r>
    </w:p>
    <w:p w:rsidR="00000000" w:rsidDel="00000000" w:rsidP="00000000" w:rsidRDefault="00000000" w:rsidRPr="00000000" w14:paraId="0000026B">
      <w:pPr>
        <w:numPr>
          <w:ilvl w:val="0"/>
          <w:numId w:val="83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Neutral taste</w:t>
        <w:br w:type="textWrapping"/>
      </w:r>
    </w:p>
    <w:p w:rsidR="00000000" w:rsidDel="00000000" w:rsidP="00000000" w:rsidRDefault="00000000" w:rsidRPr="00000000" w14:paraId="0000026C">
      <w:pPr>
        <w:numPr>
          <w:ilvl w:val="0"/>
          <w:numId w:val="83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Looks “heart healthy” on paper</w:t>
        <w:br w:type="textWrapping"/>
      </w:r>
    </w:p>
    <w:p w:rsidR="00000000" w:rsidDel="00000000" w:rsidP="00000000" w:rsidRDefault="00000000" w:rsidRPr="00000000" w14:paraId="0000026D">
      <w:pPr>
        <w:numPr>
          <w:ilvl w:val="0"/>
          <w:numId w:val="83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marketing win</w:t>
        <w:br w:type="textWrapping"/>
      </w:r>
    </w:p>
    <w:p w:rsidR="00000000" w:rsidDel="00000000" w:rsidP="00000000" w:rsidRDefault="00000000" w:rsidRPr="00000000" w14:paraId="0000026E">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we avoid it:</w:t>
        <w:br w:type="textWrapping"/>
      </w:r>
      <w:r w:rsidDel="00000000" w:rsidR="00000000" w:rsidRPr="00000000">
        <w:rPr>
          <w:rFonts w:ascii="Times New Roman" w:cs="Times New Roman" w:eastAsia="Times New Roman" w:hAnsi="Times New Roman"/>
          <w:rtl w:val="0"/>
        </w:rPr>
        <w:t xml:space="preserve"> It’s heavily refined and mainly used in packaged foods, where oxidation and processing matter more than fat charts.</w:t>
      </w:r>
    </w:p>
    <w:p w:rsidR="00000000" w:rsidDel="00000000" w:rsidP="00000000" w:rsidRDefault="00000000" w:rsidRPr="00000000" w14:paraId="0000026F">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happens in the body:</w:t>
        <w:br w:type="textWrapping"/>
      </w:r>
      <w:r w:rsidDel="00000000" w:rsidR="00000000" w:rsidRPr="00000000">
        <w:rPr>
          <w:rFonts w:ascii="Times New Roman" w:cs="Times New Roman" w:eastAsia="Times New Roman" w:hAnsi="Times New Roman"/>
          <w:rtl w:val="0"/>
        </w:rPr>
        <w:t xml:space="preserve"> Canola oil itself isn’t the villain — but when used in processed foods or repeatedly heated, oxidation becomes the concern.</w:t>
      </w:r>
    </w:p>
    <w:p w:rsidR="00000000" w:rsidDel="00000000" w:rsidP="00000000" w:rsidRDefault="00000000" w:rsidRPr="00000000" w14:paraId="00000270">
      <w:pPr>
        <w:spacing w:after="240" w:before="2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Chronic illness links:</w:t>
      </w:r>
    </w:p>
    <w:p w:rsidR="00000000" w:rsidDel="00000000" w:rsidP="00000000" w:rsidRDefault="00000000" w:rsidRPr="00000000" w14:paraId="00000271">
      <w:pPr>
        <w:numPr>
          <w:ilvl w:val="0"/>
          <w:numId w:val="31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up primarily as part of </w:t>
      </w:r>
      <w:r w:rsidDel="00000000" w:rsidR="00000000" w:rsidRPr="00000000">
        <w:rPr>
          <w:rFonts w:ascii="Times New Roman" w:cs="Times New Roman" w:eastAsia="Times New Roman" w:hAnsi="Times New Roman"/>
          <w:b w:val="1"/>
          <w:bCs w:val="1"/>
          <w:rtl w:val="0"/>
        </w:rPr>
        <w:t xml:space="preserve">ultra-processed food diets</w:t>
      </w:r>
      <w:r w:rsidDel="00000000" w:rsidR="00000000" w:rsidRPr="00000000">
        <w:rPr>
          <w:rFonts w:ascii="Times New Roman" w:cs="Times New Roman" w:eastAsia="Times New Roman" w:hAnsi="Times New Roman"/>
          <w:rtl w:val="0"/>
        </w:rPr>
        <w:t xml:space="preserve">, which correlate with metabolic disease.</w:t>
        <w:br w:type="textWrapping"/>
      </w:r>
    </w:p>
    <w:p w:rsidR="00000000" w:rsidDel="00000000" w:rsidP="00000000" w:rsidRDefault="00000000" w:rsidRPr="00000000" w14:paraId="00000272">
      <w:pPr>
        <w:numPr>
          <w:ilvl w:val="0"/>
          <w:numId w:val="31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strongly linked to inflammation by itself in controlled trials.</w:t>
        <w:br w:type="textWrapping"/>
      </w:r>
    </w:p>
    <w:p w:rsidR="00000000" w:rsidDel="00000000" w:rsidP="00000000" w:rsidRDefault="00000000" w:rsidRPr="00000000" w14:paraId="00000273">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Where you’ll find it:</w:t>
        <w:br w:type="textWrapping"/>
      </w:r>
      <w:r w:rsidDel="00000000" w:rsidR="00000000" w:rsidRPr="00000000">
        <w:rPr>
          <w:rFonts w:ascii="Times New Roman" w:cs="Times New Roman" w:eastAsia="Times New Roman" w:hAnsi="Times New Roman"/>
          <w:rtl w:val="0"/>
        </w:rPr>
        <w:t xml:space="preserve"> Bars, baked snacks, dressings, “health” foods.</w:t>
      </w:r>
    </w:p>
    <w:p w:rsidR="00000000" w:rsidDel="00000000" w:rsidP="00000000" w:rsidRDefault="00000000" w:rsidRPr="00000000" w14:paraId="00000274">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Bottom line:</w:t>
        <w:br w:type="textWrapping"/>
      </w:r>
      <w:r w:rsidDel="00000000" w:rsidR="00000000" w:rsidRPr="00000000">
        <w:rPr>
          <w:rFonts w:ascii="Times New Roman" w:cs="Times New Roman" w:eastAsia="Times New Roman" w:hAnsi="Times New Roman"/>
          <w:rtl w:val="0"/>
        </w:rPr>
        <w:t xml:space="preserve"> Better than some fats on paper — still not something we want anchoring a daily food.</w:t>
      </w:r>
    </w:p>
    <w:p w:rsidR="00000000" w:rsidDel="00000000" w:rsidP="00000000" w:rsidRDefault="00000000" w:rsidRPr="00000000" w14:paraId="00000275">
      <w:pPr>
        <w:spacing w:line="276.0005454545455"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6">
      <w:pPr>
        <w:spacing w:line="276.0005454545455"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spacing w:line="276.0005454545455" w:lineRule="auto"/>
        <w:ind w:left="360" w:firstLine="0"/>
        <w:rPr>
          <w:rFonts w:ascii="Times New Roman" w:cs="Times New Roman" w:eastAsia="Times New Roman" w:hAnsi="Times New Roman"/>
          <w:b w:val="1"/>
          <w:bCs w:val="1"/>
          <w:color w:val="ff0000"/>
          <w:sz w:val="34"/>
          <w:szCs w:val="34"/>
          <w:u w:val="single"/>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color w:val="ff0000"/>
          <w:sz w:val="30"/>
          <w:szCs w:val="30"/>
          <w:u w:val="single"/>
          <w:rtl w:val="0"/>
        </w:rPr>
        <w:t xml:space="preserve">Sunflower oil</w:t>
      </w:r>
      <w:r w:rsidDel="00000000" w:rsidR="00000000" w:rsidRPr="00000000">
        <w:rPr>
          <w:rtl w:val="0"/>
        </w:rPr>
      </w:r>
    </w:p>
    <w:p w:rsidR="00000000" w:rsidDel="00000000" w:rsidP="00000000" w:rsidRDefault="00000000" w:rsidRPr="00000000" w14:paraId="00000278">
      <w:pPr>
        <w:numPr>
          <w:ilvl w:val="0"/>
          <w:numId w:val="80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Why people flag it: many versions are high PUFA → more prone to heat oxidation (frying / long shelf life) → aldehydes.</w:t>
      </w:r>
      <w:hyperlink r:id="rId26">
        <w:r w:rsidDel="00000000" w:rsidR="00000000" w:rsidRPr="00000000">
          <w:rPr>
            <w:rFonts w:ascii="Times New Roman" w:cs="Times New Roman" w:eastAsia="Times New Roman" w:hAnsi="Times New Roman"/>
            <w:rtl w:val="0"/>
          </w:rPr>
          <w:t xml:space="preserve"> </w:t>
        </w:r>
      </w:hyperlink>
      <w:hyperlink r:id="rId27">
        <w:r w:rsidDel="00000000" w:rsidR="00000000" w:rsidRPr="00000000">
          <w:rPr>
            <w:rFonts w:ascii="Times New Roman" w:cs="Times New Roman" w:eastAsia="Times New Roman" w:hAnsi="Times New Roman"/>
            <w:color w:val="1155cc"/>
            <w:u w:val="single"/>
            <w:rtl w:val="0"/>
          </w:rPr>
          <w:t xml:space="preserve">PMC+1</w:t>
        </w:r>
      </w:hyperlink>
      <w:r w:rsidDel="00000000" w:rsidR="00000000" w:rsidRPr="00000000">
        <w:rPr>
          <w:rtl w:val="0"/>
        </w:rPr>
      </w:r>
    </w:p>
    <w:p w:rsidR="00000000" w:rsidDel="00000000" w:rsidP="00000000" w:rsidRDefault="00000000" w:rsidRPr="00000000" w14:paraId="00000279">
      <w:pPr>
        <w:numPr>
          <w:ilvl w:val="0"/>
          <w:numId w:val="80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Chronic illness link: oxidation products + UPF patterns → cardiometabolic risk association.</w:t>
      </w:r>
      <w:hyperlink r:id="rId28">
        <w:r w:rsidDel="00000000" w:rsidR="00000000" w:rsidRPr="00000000">
          <w:rPr>
            <w:rFonts w:ascii="Times New Roman" w:cs="Times New Roman" w:eastAsia="Times New Roman" w:hAnsi="Times New Roman"/>
            <w:rtl w:val="0"/>
          </w:rPr>
          <w:t xml:space="preserve"> </w:t>
        </w:r>
      </w:hyperlink>
      <w:hyperlink r:id="rId29">
        <w:r w:rsidDel="00000000" w:rsidR="00000000" w:rsidRPr="00000000">
          <w:rPr>
            <w:rFonts w:ascii="Times New Roman" w:cs="Times New Roman" w:eastAsia="Times New Roman" w:hAnsi="Times New Roman"/>
            <w:color w:val="1155cc"/>
            <w:u w:val="single"/>
            <w:rtl w:val="0"/>
          </w:rPr>
          <w:t xml:space="preserve">BMJ+1</w:t>
        </w:r>
      </w:hyperlink>
      <w:r w:rsidDel="00000000" w:rsidR="00000000" w:rsidRPr="00000000">
        <w:rPr>
          <w:rtl w:val="0"/>
        </w:rPr>
      </w:r>
    </w:p>
    <w:p w:rsidR="00000000" w:rsidDel="00000000" w:rsidP="00000000" w:rsidRDefault="00000000" w:rsidRPr="00000000" w14:paraId="0000027A">
      <w:pPr>
        <w:spacing w:line="276.0005454545455"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spacing w:line="276.0005454545455" w:lineRule="auto"/>
        <w:ind w:left="36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color w:val="ff0000"/>
          <w:sz w:val="30"/>
          <w:szCs w:val="30"/>
          <w:u w:val="single"/>
          <w:rtl w:val="0"/>
        </w:rPr>
        <w:t xml:space="preserve">Safflower oil</w:t>
      </w:r>
      <w:r w:rsidDel="00000000" w:rsidR="00000000" w:rsidRPr="00000000">
        <w:rPr>
          <w:rFonts w:ascii="Cardo" w:cs="Cardo" w:eastAsia="Cardo" w:hAnsi="Cardo"/>
          <w:rtl w:val="0"/>
        </w:rPr>
        <w:br w:type="textWrapping"/>
        <w:t xml:space="preserve">Why people flag it: similar to sunflower (often high PUFA) → more oxidation when abused by heat/time.</w:t>
      </w:r>
      <w:hyperlink r:id="rId30">
        <w:r w:rsidDel="00000000" w:rsidR="00000000" w:rsidRPr="00000000">
          <w:rPr>
            <w:rFonts w:ascii="Times New Roman" w:cs="Times New Roman" w:eastAsia="Times New Roman" w:hAnsi="Times New Roman"/>
            <w:rtl w:val="0"/>
          </w:rPr>
          <w:t xml:space="preserve"> </w:t>
        </w:r>
      </w:hyperlink>
      <w:hyperlink r:id="rId31">
        <w:r w:rsidDel="00000000" w:rsidR="00000000" w:rsidRPr="00000000">
          <w:rPr>
            <w:rFonts w:ascii="Times New Roman" w:cs="Times New Roman" w:eastAsia="Times New Roman" w:hAnsi="Times New Roman"/>
            <w:color w:val="1155cc"/>
            <w:u w:val="single"/>
            <w:rtl w:val="0"/>
          </w:rPr>
          <w:t xml:space="preserve">OUP Academic+1</w:t>
          <w:br w:type="textWrapping"/>
        </w:r>
      </w:hyperlink>
      <w:r w:rsidDel="00000000" w:rsidR="00000000" w:rsidRPr="00000000">
        <w:rPr>
          <w:rtl w:val="0"/>
        </w:rPr>
      </w:r>
    </w:p>
    <w:p w:rsidR="00000000" w:rsidDel="00000000" w:rsidP="00000000" w:rsidRDefault="00000000" w:rsidRPr="00000000" w14:paraId="0000027C">
      <w:pPr>
        <w:numPr>
          <w:ilvl w:val="0"/>
          <w:numId w:val="1117"/>
        </w:numPr>
        <w:spacing w:after="24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Chronic illness link: same story: UPF pattern + oxidation byproducts (the “fryer effect”).</w:t>
      </w:r>
      <w:hyperlink r:id="rId32">
        <w:r w:rsidDel="00000000" w:rsidR="00000000" w:rsidRPr="00000000">
          <w:rPr>
            <w:rFonts w:ascii="Times New Roman" w:cs="Times New Roman" w:eastAsia="Times New Roman" w:hAnsi="Times New Roman"/>
            <w:rtl w:val="0"/>
          </w:rPr>
          <w:t xml:space="preserve"> </w:t>
        </w:r>
      </w:hyperlink>
      <w:hyperlink r:id="rId33">
        <w:r w:rsidDel="00000000" w:rsidR="00000000" w:rsidRPr="00000000">
          <w:rPr>
            <w:rFonts w:ascii="Times New Roman" w:cs="Times New Roman" w:eastAsia="Times New Roman" w:hAnsi="Times New Roman"/>
            <w:color w:val="1155cc"/>
            <w:u w:val="single"/>
            <w:rtl w:val="0"/>
          </w:rPr>
          <w:t xml:space="preserve">BMJ+1</w:t>
        </w:r>
      </w:hyperlink>
      <w:r w:rsidDel="00000000" w:rsidR="00000000" w:rsidRPr="00000000">
        <w:rPr>
          <w:rtl w:val="0"/>
        </w:rPr>
      </w:r>
    </w:p>
    <w:p w:rsidR="00000000" w:rsidDel="00000000" w:rsidP="00000000" w:rsidRDefault="00000000" w:rsidRPr="00000000" w14:paraId="0000027D">
      <w:pPr>
        <w:spacing w:line="276.0005454545455" w:lineRule="auto"/>
        <w:ind w:left="36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color w:val="ff0000"/>
          <w:sz w:val="30"/>
          <w:szCs w:val="30"/>
          <w:u w:val="single"/>
          <w:rtl w:val="0"/>
        </w:rPr>
        <w:t xml:space="preserve">Corn oil</w:t>
      </w:r>
      <w:r w:rsidDel="00000000" w:rsidR="00000000" w:rsidRPr="00000000">
        <w:rPr>
          <w:rFonts w:ascii="Cardo" w:cs="Cardo" w:eastAsia="Cardo" w:hAnsi="Cardo"/>
          <w:rtl w:val="0"/>
        </w:rPr>
        <w:br w:type="textWrapping"/>
        <w:t xml:space="preserve">Why people flag it: common UPF ingredient; often used for frying; high PUFA → oxidation with heat.</w:t>
      </w:r>
      <w:hyperlink r:id="rId34">
        <w:r w:rsidDel="00000000" w:rsidR="00000000" w:rsidRPr="00000000">
          <w:rPr>
            <w:rFonts w:ascii="Times New Roman" w:cs="Times New Roman" w:eastAsia="Times New Roman" w:hAnsi="Times New Roman"/>
            <w:rtl w:val="0"/>
          </w:rPr>
          <w:t xml:space="preserve"> </w:t>
        </w:r>
      </w:hyperlink>
      <w:hyperlink r:id="rId35">
        <w:r w:rsidDel="00000000" w:rsidR="00000000" w:rsidRPr="00000000">
          <w:rPr>
            <w:rFonts w:ascii="Times New Roman" w:cs="Times New Roman" w:eastAsia="Times New Roman" w:hAnsi="Times New Roman"/>
            <w:color w:val="1155cc"/>
            <w:u w:val="single"/>
            <w:rtl w:val="0"/>
          </w:rPr>
          <w:t xml:space="preserve">PMC+1</w:t>
          <w:br w:type="textWrapping"/>
        </w:r>
      </w:hyperlink>
      <w:r w:rsidDel="00000000" w:rsidR="00000000" w:rsidRPr="00000000">
        <w:rPr>
          <w:rtl w:val="0"/>
        </w:rPr>
      </w:r>
    </w:p>
    <w:p w:rsidR="00000000" w:rsidDel="00000000" w:rsidP="00000000" w:rsidRDefault="00000000" w:rsidRPr="00000000" w14:paraId="0000027E">
      <w:pPr>
        <w:numPr>
          <w:ilvl w:val="0"/>
          <w:numId w:val="671"/>
        </w:numPr>
        <w:spacing w:after="240" w:before="240" w:line="276.0005454545455"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Inflammation claim check: omega-6 ≠ automatically inflammatory in RCTs.</w:t>
      </w:r>
      <w:hyperlink r:id="rId36">
        <w:r w:rsidDel="00000000" w:rsidR="00000000" w:rsidRPr="00000000">
          <w:rPr>
            <w:rFonts w:ascii="Times New Roman" w:cs="Times New Roman" w:eastAsia="Times New Roman" w:hAnsi="Times New Roman"/>
            <w:rtl w:val="0"/>
          </w:rPr>
          <w:t xml:space="preserve"> </w:t>
        </w:r>
      </w:hyperlink>
      <w:hyperlink r:id="rId37">
        <w:r w:rsidDel="00000000" w:rsidR="00000000" w:rsidRPr="00000000">
          <w:rPr>
            <w:rFonts w:ascii="Times New Roman" w:cs="Times New Roman" w:eastAsia="Times New Roman" w:hAnsi="Times New Roman"/>
            <w:color w:val="1155cc"/>
            <w:u w:val="single"/>
            <w:rtl w:val="0"/>
          </w:rPr>
          <w:t xml:space="preserve">PubMed+1</w:t>
          <w:br w:type="textWrapping"/>
        </w:r>
      </w:hyperlink>
      <w:r w:rsidDel="00000000" w:rsidR="00000000" w:rsidRPr="00000000">
        <w:rPr>
          <w:rtl w:val="0"/>
        </w:rPr>
      </w:r>
    </w:p>
    <w:p w:rsidR="00000000" w:rsidDel="00000000" w:rsidP="00000000" w:rsidRDefault="00000000" w:rsidRPr="00000000" w14:paraId="0000027F">
      <w:pPr>
        <w:spacing w:line="276.0005454545455" w:lineRule="auto"/>
        <w:ind w:left="36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color w:val="ff0000"/>
          <w:sz w:val="30"/>
          <w:szCs w:val="30"/>
          <w:u w:val="single"/>
          <w:rtl w:val="0"/>
        </w:rPr>
        <w:t xml:space="preserve">Cottonseed oil</w:t>
      </w:r>
      <w:r w:rsidDel="00000000" w:rsidR="00000000" w:rsidRPr="00000000">
        <w:rPr>
          <w:rFonts w:ascii="Times New Roman" w:cs="Times New Roman" w:eastAsia="Times New Roman" w:hAnsi="Times New Roman"/>
          <w:rtl w:val="0"/>
        </w:rPr>
        <w:br w:type="textWrapping"/>
        <w:t xml:space="preserve">Why people flag it: less common in “health” marketing, but used in processed foods/frying; same high-refining + oxidation concerns.</w:t>
      </w:r>
      <w:hyperlink r:id="rId38">
        <w:r w:rsidDel="00000000" w:rsidR="00000000" w:rsidRPr="00000000">
          <w:rPr>
            <w:rFonts w:ascii="Times New Roman" w:cs="Times New Roman" w:eastAsia="Times New Roman" w:hAnsi="Times New Roman"/>
            <w:rtl w:val="0"/>
          </w:rPr>
          <w:t xml:space="preserve"> </w:t>
        </w:r>
      </w:hyperlink>
      <w:hyperlink r:id="rId39">
        <w:r w:rsidDel="00000000" w:rsidR="00000000" w:rsidRPr="00000000">
          <w:rPr>
            <w:rFonts w:ascii="Times New Roman" w:cs="Times New Roman" w:eastAsia="Times New Roman" w:hAnsi="Times New Roman"/>
            <w:color w:val="1155cc"/>
            <w:u w:val="single"/>
            <w:rtl w:val="0"/>
          </w:rPr>
          <w:t xml:space="preserve">PMC+1</w:t>
          <w:br w:type="textWrapping"/>
        </w:r>
      </w:hyperlink>
      <w:r w:rsidDel="00000000" w:rsidR="00000000" w:rsidRPr="00000000">
        <w:rPr>
          <w:rtl w:val="0"/>
        </w:rPr>
      </w:r>
    </w:p>
    <w:p w:rsidR="00000000" w:rsidDel="00000000" w:rsidP="00000000" w:rsidRDefault="00000000" w:rsidRPr="00000000" w14:paraId="00000280">
      <w:pPr>
        <w:spacing w:line="276.0005454545455" w:lineRule="auto"/>
        <w:ind w:left="36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Chronic illness link: primarily via UPF dietary pattern association.</w:t>
      </w:r>
      <w:hyperlink r:id="rId40">
        <w:r w:rsidDel="00000000" w:rsidR="00000000" w:rsidRPr="00000000">
          <w:rPr>
            <w:rFonts w:ascii="Times New Roman" w:cs="Times New Roman" w:eastAsia="Times New Roman" w:hAnsi="Times New Roman"/>
            <w:rtl w:val="0"/>
          </w:rPr>
          <w:t xml:space="preserve"> </w:t>
        </w:r>
      </w:hyperlink>
      <w:hyperlink r:id="rId41">
        <w:r w:rsidDel="00000000" w:rsidR="00000000" w:rsidRPr="00000000">
          <w:rPr>
            <w:rFonts w:ascii="Times New Roman" w:cs="Times New Roman" w:eastAsia="Times New Roman" w:hAnsi="Times New Roman"/>
            <w:color w:val="1155cc"/>
            <w:u w:val="single"/>
            <w:rtl w:val="0"/>
          </w:rPr>
          <w:t xml:space="preserve">BMJ</w:t>
        </w:r>
      </w:hyperlink>
      <w:r w:rsidDel="00000000" w:rsidR="00000000" w:rsidRPr="00000000">
        <w:rPr>
          <w:rtl w:val="0"/>
        </w:rPr>
      </w:r>
    </w:p>
    <w:p w:rsidR="00000000" w:rsidDel="00000000" w:rsidP="00000000" w:rsidRDefault="00000000" w:rsidRPr="00000000" w14:paraId="00000281">
      <w:pPr>
        <w:spacing w:line="276.0005454545455"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spacing w:line="276.0005454545455" w:lineRule="auto"/>
        <w:ind w:left="36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color w:val="ff0000"/>
          <w:sz w:val="30"/>
          <w:szCs w:val="30"/>
          <w:u w:val="single"/>
          <w:rtl w:val="0"/>
        </w:rPr>
        <w:t xml:space="preserve">Rice bran oil</w:t>
      </w:r>
      <w:r w:rsidDel="00000000" w:rsidR="00000000" w:rsidRPr="00000000">
        <w:rPr>
          <w:rFonts w:ascii="Times New Roman" w:cs="Times New Roman" w:eastAsia="Times New Roman" w:hAnsi="Times New Roman"/>
          <w:rtl w:val="0"/>
        </w:rPr>
        <w:br w:type="textWrapping"/>
        <w:t xml:space="preserve">Why people flag it: typically refined; used in packaged foods and frying; oxidation/processing concerns depend on use.</w:t>
      </w:r>
      <w:hyperlink r:id="rId42">
        <w:r w:rsidDel="00000000" w:rsidR="00000000" w:rsidRPr="00000000">
          <w:rPr>
            <w:rFonts w:ascii="Times New Roman" w:cs="Times New Roman" w:eastAsia="Times New Roman" w:hAnsi="Times New Roman"/>
            <w:rtl w:val="0"/>
          </w:rPr>
          <w:t xml:space="preserve"> </w:t>
        </w:r>
      </w:hyperlink>
      <w:hyperlink r:id="rId43">
        <w:r w:rsidDel="00000000" w:rsidR="00000000" w:rsidRPr="00000000">
          <w:rPr>
            <w:rFonts w:ascii="Times New Roman" w:cs="Times New Roman" w:eastAsia="Times New Roman" w:hAnsi="Times New Roman"/>
            <w:color w:val="1155cc"/>
            <w:u w:val="single"/>
            <w:rtl w:val="0"/>
          </w:rPr>
          <w:t xml:space="preserve">PMC+1</w:t>
          <w:br w:type="textWrapping"/>
        </w:r>
      </w:hyperlink>
      <w:r w:rsidDel="00000000" w:rsidR="00000000" w:rsidRPr="00000000">
        <w:rPr>
          <w:rtl w:val="0"/>
        </w:rPr>
      </w:r>
    </w:p>
    <w:p w:rsidR="00000000" w:rsidDel="00000000" w:rsidP="00000000" w:rsidRDefault="00000000" w:rsidRPr="00000000" w14:paraId="00000283">
      <w:pPr>
        <w:spacing w:line="276.0005454545455" w:lineRule="auto"/>
        <w:ind w:left="36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Chronic illness link: again, mostly UPF pattern, not a unique “rice bran” smoking gun.</w:t>
      </w:r>
      <w:hyperlink r:id="rId44">
        <w:r w:rsidDel="00000000" w:rsidR="00000000" w:rsidRPr="00000000">
          <w:rPr>
            <w:rFonts w:ascii="Times New Roman" w:cs="Times New Roman" w:eastAsia="Times New Roman" w:hAnsi="Times New Roman"/>
            <w:rtl w:val="0"/>
          </w:rPr>
          <w:t xml:space="preserve"> </w:t>
        </w:r>
      </w:hyperlink>
      <w:hyperlink r:id="rId45">
        <w:r w:rsidDel="00000000" w:rsidR="00000000" w:rsidRPr="00000000">
          <w:rPr>
            <w:rFonts w:ascii="Times New Roman" w:cs="Times New Roman" w:eastAsia="Times New Roman" w:hAnsi="Times New Roman"/>
            <w:color w:val="1155cc"/>
            <w:u w:val="single"/>
            <w:rtl w:val="0"/>
          </w:rPr>
          <w:t xml:space="preserve">BMJ</w:t>
        </w:r>
      </w:hyperlink>
      <w:r w:rsidDel="00000000" w:rsidR="00000000" w:rsidRPr="00000000">
        <w:rPr>
          <w:rtl w:val="0"/>
        </w:rPr>
      </w:r>
    </w:p>
    <w:p w:rsidR="00000000" w:rsidDel="00000000" w:rsidP="00000000" w:rsidRDefault="00000000" w:rsidRPr="00000000" w14:paraId="00000284">
      <w:pPr>
        <w:spacing w:line="276.0005454545455"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color w:val="ff0000"/>
          <w:sz w:val="30"/>
          <w:szCs w:val="30"/>
          <w:u w:val="single"/>
          <w:rtl w:val="0"/>
        </w:rPr>
        <w:t xml:space="preserve">Palm oil</w:t>
      </w:r>
      <w:r w:rsidDel="00000000" w:rsidR="00000000" w:rsidRPr="00000000">
        <w:rPr>
          <w:rFonts w:ascii="Times New Roman" w:cs="Times New Roman" w:eastAsia="Times New Roman" w:hAnsi="Times New Roman"/>
          <w:rtl w:val="0"/>
        </w:rPr>
        <w:br w:type="textWrapping"/>
        <w:t xml:space="preserve">Why people flag it (most defensible):</w:t>
        <w:br w:type="textWrapping"/>
      </w:r>
    </w:p>
    <w:p w:rsidR="00000000" w:rsidDel="00000000" w:rsidP="00000000" w:rsidRDefault="00000000" w:rsidRPr="00000000" w14:paraId="00000286">
      <w:pPr>
        <w:numPr>
          <w:ilvl w:val="1"/>
          <w:numId w:val="362"/>
        </w:numPr>
        <w:spacing w:after="0" w:afterAutospacing="0" w:before="240" w:line="276.0005454545455"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Higher saturated fat content → tends to raise LDL cholesterol compared to oils low in saturated fat.</w:t>
      </w:r>
      <w:hyperlink r:id="rId46">
        <w:r w:rsidDel="00000000" w:rsidR="00000000" w:rsidRPr="00000000">
          <w:rPr>
            <w:rFonts w:ascii="Times New Roman" w:cs="Times New Roman" w:eastAsia="Times New Roman" w:hAnsi="Times New Roman"/>
            <w:rtl w:val="0"/>
          </w:rPr>
          <w:t xml:space="preserve"> </w:t>
        </w:r>
      </w:hyperlink>
      <w:hyperlink r:id="rId47">
        <w:r w:rsidDel="00000000" w:rsidR="00000000" w:rsidRPr="00000000">
          <w:rPr>
            <w:rFonts w:ascii="Times New Roman" w:cs="Times New Roman" w:eastAsia="Times New Roman" w:hAnsi="Times New Roman"/>
            <w:color w:val="1155cc"/>
            <w:u w:val="single"/>
            <w:rtl w:val="0"/>
          </w:rPr>
          <w:t xml:space="preserve">ScienceDirect+1</w:t>
          <w:br w:type="textWrapping"/>
        </w:r>
      </w:hyperlink>
      <w:r w:rsidDel="00000000" w:rsidR="00000000" w:rsidRPr="00000000">
        <w:rPr>
          <w:rtl w:val="0"/>
        </w:rPr>
      </w:r>
    </w:p>
    <w:p w:rsidR="00000000" w:rsidDel="00000000" w:rsidP="00000000" w:rsidRDefault="00000000" w:rsidRPr="00000000" w14:paraId="00000287">
      <w:pPr>
        <w:numPr>
          <w:ilvl w:val="1"/>
          <w:numId w:val="362"/>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Refining can be associated with process contaminants (3-MCPD / glycidyl esters) — EFSA has highlighted glycidyl esters as a concern because of genotoxicity/carcinogenicity.</w:t>
      </w:r>
      <w:hyperlink r:id="rId48">
        <w:r w:rsidDel="00000000" w:rsidR="00000000" w:rsidRPr="00000000">
          <w:rPr>
            <w:rFonts w:ascii="Times New Roman" w:cs="Times New Roman" w:eastAsia="Times New Roman" w:hAnsi="Times New Roman"/>
            <w:rtl w:val="0"/>
          </w:rPr>
          <w:t xml:space="preserve"> </w:t>
        </w:r>
      </w:hyperlink>
      <w:hyperlink r:id="rId49">
        <w:r w:rsidDel="00000000" w:rsidR="00000000" w:rsidRPr="00000000">
          <w:rPr>
            <w:rFonts w:ascii="Times New Roman" w:cs="Times New Roman" w:eastAsia="Times New Roman" w:hAnsi="Times New Roman"/>
            <w:color w:val="1155cc"/>
            <w:u w:val="single"/>
            <w:rtl w:val="0"/>
          </w:rPr>
          <w:t xml:space="preserve">European Food Safety Authority+1</w:t>
          <w:br w:type="textWrapping"/>
        </w:r>
      </w:hyperlink>
      <w:r w:rsidDel="00000000" w:rsidR="00000000" w:rsidRPr="00000000">
        <w:rPr>
          <w:rtl w:val="0"/>
        </w:rPr>
      </w:r>
    </w:p>
    <w:p w:rsidR="00000000" w:rsidDel="00000000" w:rsidP="00000000" w:rsidRDefault="00000000" w:rsidRPr="00000000" w14:paraId="00000288">
      <w:pPr>
        <w:numPr>
          <w:ilvl w:val="0"/>
          <w:numId w:val="36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Chronic illness link: higher LDL → higher cardiovascular risk (mechanistic + clinical lipid evidence).</w:t>
      </w:r>
      <w:hyperlink r:id="rId50">
        <w:r w:rsidDel="00000000" w:rsidR="00000000" w:rsidRPr="00000000">
          <w:rPr>
            <w:rFonts w:ascii="Times New Roman" w:cs="Times New Roman" w:eastAsia="Times New Roman" w:hAnsi="Times New Roman"/>
            <w:rtl w:val="0"/>
          </w:rPr>
          <w:t xml:space="preserve"> </w:t>
        </w:r>
      </w:hyperlink>
      <w:hyperlink r:id="rId51">
        <w:r w:rsidDel="00000000" w:rsidR="00000000" w:rsidRPr="00000000">
          <w:rPr>
            <w:rFonts w:ascii="Times New Roman" w:cs="Times New Roman" w:eastAsia="Times New Roman" w:hAnsi="Times New Roman"/>
            <w:color w:val="1155cc"/>
            <w:u w:val="single"/>
            <w:rtl w:val="0"/>
          </w:rPr>
          <w:t xml:space="preserve">ScienceDirect+1</w:t>
        </w:r>
      </w:hyperlink>
      <w:r w:rsidDel="00000000" w:rsidR="00000000" w:rsidRPr="00000000">
        <w:rPr>
          <w:rtl w:val="0"/>
        </w:rPr>
      </w:r>
    </w:p>
    <w:p w:rsidR="00000000" w:rsidDel="00000000" w:rsidP="00000000" w:rsidRDefault="00000000" w:rsidRPr="00000000" w14:paraId="00000289">
      <w:pPr>
        <w:spacing w:line="276.0005454545455" w:lineRule="auto"/>
        <w:ind w:left="36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color w:val="ff0000"/>
          <w:sz w:val="30"/>
          <w:szCs w:val="30"/>
          <w:u w:val="single"/>
          <w:rtl w:val="0"/>
        </w:rPr>
        <w:t xml:space="preserve">Palm kernel oil</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Cardo" w:cs="Cardo" w:eastAsia="Cardo" w:hAnsi="Cardo"/>
          <w:rtl w:val="0"/>
        </w:rPr>
        <w:t xml:space="preserve">Why people flag it: even more saturated than palm oil → more likely to raise LDL vs unsaturated oils. (Same lipid logic.)</w:t>
      </w:r>
      <w:hyperlink r:id="rId52">
        <w:r w:rsidDel="00000000" w:rsidR="00000000" w:rsidRPr="00000000">
          <w:rPr>
            <w:rFonts w:ascii="Times New Roman" w:cs="Times New Roman" w:eastAsia="Times New Roman" w:hAnsi="Times New Roman"/>
            <w:rtl w:val="0"/>
          </w:rPr>
          <w:t xml:space="preserve"> </w:t>
        </w:r>
      </w:hyperlink>
      <w:hyperlink r:id="rId53">
        <w:r w:rsidDel="00000000" w:rsidR="00000000" w:rsidRPr="00000000">
          <w:rPr>
            <w:rFonts w:ascii="Times New Roman" w:cs="Times New Roman" w:eastAsia="Times New Roman" w:hAnsi="Times New Roman"/>
            <w:color w:val="1155cc"/>
            <w:u w:val="single"/>
            <w:rtl w:val="0"/>
          </w:rPr>
          <w:t xml:space="preserve">ScienceDirect</w:t>
          <w:br w:type="textWrapping"/>
        </w:r>
      </w:hyperlink>
      <w:r w:rsidDel="00000000" w:rsidR="00000000" w:rsidRPr="00000000">
        <w:rPr>
          <w:rtl w:val="0"/>
        </w:rPr>
      </w:r>
    </w:p>
    <w:p w:rsidR="00000000" w:rsidDel="00000000" w:rsidP="00000000" w:rsidRDefault="00000000" w:rsidRPr="00000000" w14:paraId="0000028A">
      <w:pPr>
        <w:numPr>
          <w:ilvl w:val="0"/>
          <w:numId w:val="1038"/>
        </w:numPr>
        <w:spacing w:after="24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Chronic illness link: cardiovascular risk pathway via LDL.</w:t>
      </w:r>
      <w:hyperlink r:id="rId54">
        <w:r w:rsidDel="00000000" w:rsidR="00000000" w:rsidRPr="00000000">
          <w:rPr>
            <w:rFonts w:ascii="Times New Roman" w:cs="Times New Roman" w:eastAsia="Times New Roman" w:hAnsi="Times New Roman"/>
            <w:rtl w:val="0"/>
          </w:rPr>
          <w:t xml:space="preserve"> </w:t>
        </w:r>
      </w:hyperlink>
      <w:hyperlink r:id="rId55">
        <w:r w:rsidDel="00000000" w:rsidR="00000000" w:rsidRPr="00000000">
          <w:rPr>
            <w:rFonts w:ascii="Times New Roman" w:cs="Times New Roman" w:eastAsia="Times New Roman" w:hAnsi="Times New Roman"/>
            <w:color w:val="1155cc"/>
            <w:u w:val="single"/>
            <w:rtl w:val="0"/>
          </w:rPr>
          <w:t xml:space="preserve">ScienceDirect</w:t>
        </w:r>
      </w:hyperlink>
      <w:r w:rsidDel="00000000" w:rsidR="00000000" w:rsidRPr="00000000">
        <w:rPr>
          <w:rtl w:val="0"/>
        </w:rPr>
      </w:r>
    </w:p>
    <w:p w:rsidR="00000000" w:rsidDel="00000000" w:rsidP="00000000" w:rsidRDefault="00000000" w:rsidRPr="00000000" w14:paraId="0000028B">
      <w:pPr>
        <w:spacing w:line="276.0005454545455" w:lineRule="auto"/>
        <w:ind w:left="36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color w:val="ff0000"/>
          <w:sz w:val="30"/>
          <w:szCs w:val="30"/>
          <w:u w:val="single"/>
          <w:rtl w:val="0"/>
        </w:rPr>
        <w:t xml:space="preserve">Vegetable oil</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Why people flag it: it’s usually a cheap blend (often soybean/canola/corn) chosen for shelf stability and cost — meaning it’s commonly a marker for industrial formulation / UPF.</w:t>
      </w:r>
      <w:hyperlink r:id="rId56">
        <w:r w:rsidDel="00000000" w:rsidR="00000000" w:rsidRPr="00000000">
          <w:rPr>
            <w:rFonts w:ascii="Times New Roman" w:cs="Times New Roman" w:eastAsia="Times New Roman" w:hAnsi="Times New Roman"/>
            <w:rtl w:val="0"/>
          </w:rPr>
          <w:t xml:space="preserve"> </w:t>
        </w:r>
      </w:hyperlink>
      <w:hyperlink r:id="rId57">
        <w:r w:rsidDel="00000000" w:rsidR="00000000" w:rsidRPr="00000000">
          <w:rPr>
            <w:rFonts w:ascii="Times New Roman" w:cs="Times New Roman" w:eastAsia="Times New Roman" w:hAnsi="Times New Roman"/>
            <w:color w:val="1155cc"/>
            <w:u w:val="single"/>
            <w:rtl w:val="0"/>
          </w:rPr>
          <w:t xml:space="preserve">PMC+1</w:t>
          <w:br w:type="textWrapping"/>
        </w:r>
      </w:hyperlink>
      <w:r w:rsidDel="00000000" w:rsidR="00000000" w:rsidRPr="00000000">
        <w:rPr>
          <w:rtl w:val="0"/>
        </w:rPr>
      </w:r>
    </w:p>
    <w:p w:rsidR="00000000" w:rsidDel="00000000" w:rsidP="00000000" w:rsidRDefault="00000000" w:rsidRPr="00000000" w14:paraId="0000028C">
      <w:pPr>
        <w:spacing w:line="276.0005454545455" w:lineRule="auto"/>
        <w:ind w:left="36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Chronic illness link: best tied to UPF dietary patterns, not the word itself.</w:t>
      </w:r>
      <w:hyperlink r:id="rId58">
        <w:r w:rsidDel="00000000" w:rsidR="00000000" w:rsidRPr="00000000">
          <w:rPr>
            <w:rFonts w:ascii="Times New Roman" w:cs="Times New Roman" w:eastAsia="Times New Roman" w:hAnsi="Times New Roman"/>
            <w:rtl w:val="0"/>
          </w:rPr>
          <w:t xml:space="preserve"> </w:t>
        </w:r>
      </w:hyperlink>
      <w:hyperlink r:id="rId59">
        <w:r w:rsidDel="00000000" w:rsidR="00000000" w:rsidRPr="00000000">
          <w:rPr>
            <w:rFonts w:ascii="Times New Roman" w:cs="Times New Roman" w:eastAsia="Times New Roman" w:hAnsi="Times New Roman"/>
            <w:color w:val="1155cc"/>
            <w:u w:val="single"/>
            <w:rtl w:val="0"/>
          </w:rPr>
          <w:t xml:space="preserve">BMJ</w:t>
        </w:r>
      </w:hyperlink>
      <w:r w:rsidDel="00000000" w:rsidR="00000000" w:rsidRPr="00000000">
        <w:rPr>
          <w:rtl w:val="0"/>
        </w:rPr>
      </w:r>
    </w:p>
    <w:p w:rsidR="00000000" w:rsidDel="00000000" w:rsidP="00000000" w:rsidRDefault="00000000" w:rsidRPr="00000000" w14:paraId="0000028D">
      <w:pPr>
        <w:spacing w:line="276.0005454545455"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color w:val="ff0000"/>
          <w:sz w:val="30"/>
          <w:szCs w:val="30"/>
          <w:u w:val="single"/>
          <w:rtl w:val="0"/>
        </w:rPr>
        <w:t xml:space="preserve">Fractionated palm oil</w:t>
      </w:r>
      <w:r w:rsidDel="00000000" w:rsidR="00000000" w:rsidRPr="00000000">
        <w:rPr>
          <w:rFonts w:ascii="Times New Roman" w:cs="Times New Roman" w:eastAsia="Times New Roman" w:hAnsi="Times New Roman"/>
          <w:rtl w:val="0"/>
        </w:rPr>
        <w:br w:type="textWrapping"/>
        <w:t xml:space="preserve">What it is (plain English): palm oil “separated” into harder/softer fractions (helps bars stay firm, extend shelf life).</w:t>
        <w:br w:type="textWrapping"/>
      </w:r>
    </w:p>
    <w:p w:rsidR="00000000" w:rsidDel="00000000" w:rsidP="00000000" w:rsidRDefault="00000000" w:rsidRPr="00000000" w14:paraId="0000028F">
      <w:pPr>
        <w:spacing w:after="200" w:line="276.0005454545455" w:lineRule="auto"/>
        <w:ind w:left="360" w:firstLine="0"/>
        <w:rPr>
          <w:rFonts w:ascii="Times New Roman" w:cs="Times New Roman" w:eastAsia="Times New Roman" w:hAnsi="Times New Roman"/>
          <w:color w:val="1155cc"/>
          <w:u w:val="single"/>
        </w:rPr>
      </w:pPr>
      <w:r w:rsidDel="00000000" w:rsidR="00000000" w:rsidRPr="00000000">
        <w:rPr>
          <w:rFonts w:ascii="Cardo" w:cs="Cardo" w:eastAsia="Cardo" w:hAnsi="Cardo"/>
          <w:rtl w:val="0"/>
        </w:rPr>
        <w:t xml:space="preserve">Why people flag it: typically pushes the fat profile toward more solid/saturated fractions → same LDL concern, plus it’s a strong “this is engineered for processing” signal.</w:t>
      </w:r>
      <w:hyperlink r:id="rId60">
        <w:r w:rsidDel="00000000" w:rsidR="00000000" w:rsidRPr="00000000">
          <w:rPr>
            <w:rFonts w:ascii="Times New Roman" w:cs="Times New Roman" w:eastAsia="Times New Roman" w:hAnsi="Times New Roman"/>
            <w:rtl w:val="0"/>
          </w:rPr>
          <w:t xml:space="preserve"> </w:t>
        </w:r>
      </w:hyperlink>
      <w:hyperlink r:id="rId61">
        <w:r w:rsidDel="00000000" w:rsidR="00000000" w:rsidRPr="00000000">
          <w:rPr>
            <w:rFonts w:ascii="Times New Roman" w:cs="Times New Roman" w:eastAsia="Times New Roman" w:hAnsi="Times New Roman"/>
            <w:color w:val="1155cc"/>
            <w:u w:val="single"/>
            <w:rtl w:val="0"/>
          </w:rPr>
          <w:t xml:space="preserve">ScienceDirect+1</w:t>
        </w:r>
      </w:hyperlink>
      <w:r w:rsidDel="00000000" w:rsidR="00000000" w:rsidRPr="00000000">
        <w:rPr>
          <w:rtl w:val="0"/>
        </w:rPr>
      </w:r>
    </w:p>
    <w:p w:rsidR="00000000" w:rsidDel="00000000" w:rsidP="00000000" w:rsidRDefault="00000000" w:rsidRPr="00000000" w14:paraId="00000290">
      <w:pPr>
        <w:spacing w:after="200"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pStyle w:val="Heading2"/>
        <w:keepNext w:val="0"/>
        <w:keepLines w:val="0"/>
        <w:spacing w:after="0" w:before="200" w:line="211.05847058823528" w:lineRule="auto"/>
        <w:rPr>
          <w:rFonts w:ascii="Calibri" w:cs="Calibri" w:eastAsia="Calibri" w:hAnsi="Calibri"/>
          <w:b w:val="1"/>
          <w:bCs w:val="1"/>
          <w:color w:val="0000ff"/>
          <w:sz w:val="34"/>
          <w:szCs w:val="34"/>
          <w:u w:val="single"/>
        </w:rPr>
      </w:pPr>
      <w:bookmarkStart w:colFirst="0" w:colLast="0" w:name="_uvw04t4xa9zi" w:id="170"/>
      <w:bookmarkEnd w:id="170"/>
      <w:r w:rsidDel="00000000" w:rsidR="00000000" w:rsidRPr="00000000">
        <w:rPr>
          <w:rFonts w:ascii="Calibri" w:cs="Calibri" w:eastAsia="Calibri" w:hAnsi="Calibri"/>
          <w:b w:val="1"/>
          <w:bCs w:val="1"/>
          <w:color w:val="0000ff"/>
          <w:sz w:val="34"/>
          <w:szCs w:val="34"/>
          <w:u w:val="single"/>
          <w:rtl w:val="0"/>
        </w:rPr>
        <w:t xml:space="preserve">Ultra-Processed &amp; Industrial Fillers</w:t>
      </w:r>
    </w:p>
    <w:p w:rsidR="00000000" w:rsidDel="00000000" w:rsidP="00000000" w:rsidRDefault="00000000" w:rsidRPr="00000000" w14:paraId="00000292">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Corn syrup</w:t>
      </w:r>
    </w:p>
    <w:p w:rsidR="00000000" w:rsidDel="00000000" w:rsidP="00000000" w:rsidRDefault="00000000" w:rsidRPr="00000000" w14:paraId="00000293">
      <w:pPr>
        <w:spacing w:after="240" w:before="24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Why people flag it</w:t>
      </w:r>
    </w:p>
    <w:p w:rsidR="00000000" w:rsidDel="00000000" w:rsidP="00000000" w:rsidRDefault="00000000" w:rsidRPr="00000000" w14:paraId="00000294">
      <w:pPr>
        <w:numPr>
          <w:ilvl w:val="0"/>
          <w:numId w:val="64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confused with </w:t>
      </w:r>
      <w:r w:rsidDel="00000000" w:rsidR="00000000" w:rsidRPr="00000000">
        <w:rPr>
          <w:rFonts w:ascii="Times New Roman" w:cs="Times New Roman" w:eastAsia="Times New Roman" w:hAnsi="Times New Roman"/>
          <w:b w:val="1"/>
          <w:bCs w:val="1"/>
          <w:rtl w:val="0"/>
        </w:rPr>
        <w:t xml:space="preserve">high-fructose corn syrup (HFCS)</w:t>
      </w:r>
      <w:r w:rsidDel="00000000" w:rsidR="00000000" w:rsidRPr="00000000">
        <w:rPr>
          <w:rFonts w:ascii="Times New Roman" w:cs="Times New Roman" w:eastAsia="Times New Roman" w:hAnsi="Times New Roman"/>
          <w:rtl w:val="0"/>
        </w:rPr>
        <w:t xml:space="preserve">, which already has a bad reputation</w:t>
      </w:r>
    </w:p>
    <w:p w:rsidR="00000000" w:rsidDel="00000000" w:rsidP="00000000" w:rsidRDefault="00000000" w:rsidRPr="00000000" w14:paraId="00000295">
      <w:pPr>
        <w:numPr>
          <w:ilvl w:val="0"/>
          <w:numId w:val="64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w:t>
      </w:r>
      <w:r w:rsidDel="00000000" w:rsidR="00000000" w:rsidRPr="00000000">
        <w:rPr>
          <w:rFonts w:ascii="Times New Roman" w:cs="Times New Roman" w:eastAsia="Times New Roman" w:hAnsi="Times New Roman"/>
          <w:b w:val="1"/>
          <w:bCs w:val="1"/>
          <w:rtl w:val="0"/>
        </w:rPr>
        <w:t xml:space="preserve">processed</w:t>
      </w:r>
      <w:r w:rsidDel="00000000" w:rsidR="00000000" w:rsidRPr="00000000">
        <w:rPr>
          <w:rFonts w:ascii="Times New Roman" w:cs="Times New Roman" w:eastAsia="Times New Roman" w:hAnsi="Times New Roman"/>
          <w:rtl w:val="0"/>
        </w:rPr>
        <w:t xml:space="preserve">, inexpensive, and ubiquitous</w:t>
      </w:r>
    </w:p>
    <w:p w:rsidR="00000000" w:rsidDel="00000000" w:rsidP="00000000" w:rsidRDefault="00000000" w:rsidRPr="00000000" w14:paraId="00000296">
      <w:pPr>
        <w:numPr>
          <w:ilvl w:val="0"/>
          <w:numId w:val="64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associations with </w:t>
      </w:r>
      <w:r w:rsidDel="00000000" w:rsidR="00000000" w:rsidRPr="00000000">
        <w:rPr>
          <w:rFonts w:ascii="Times New Roman" w:cs="Times New Roman" w:eastAsia="Times New Roman" w:hAnsi="Times New Roman"/>
          <w:b w:val="1"/>
          <w:bCs w:val="1"/>
          <w:rtl w:val="0"/>
        </w:rPr>
        <w:t xml:space="preserve">blood sugar dysregulation</w:t>
      </w:r>
      <w:r w:rsidDel="00000000" w:rsidR="00000000" w:rsidRPr="00000000">
        <w:rPr>
          <w:rFonts w:ascii="Times New Roman" w:cs="Times New Roman" w:eastAsia="Times New Roman" w:hAnsi="Times New Roman"/>
          <w:rtl w:val="0"/>
        </w:rPr>
        <w:t xml:space="preserve">, cravings, and overconsumption</w:t>
      </w:r>
    </w:p>
    <w:p w:rsidR="00000000" w:rsidDel="00000000" w:rsidP="00000000" w:rsidRDefault="00000000" w:rsidRPr="00000000" w14:paraId="00000297">
      <w:pPr>
        <w:numPr>
          <w:ilvl w:val="0"/>
          <w:numId w:val="64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flag for people working on </w:t>
      </w:r>
      <w:r w:rsidDel="00000000" w:rsidR="00000000" w:rsidRPr="00000000">
        <w:rPr>
          <w:rFonts w:ascii="Times New Roman" w:cs="Times New Roman" w:eastAsia="Times New Roman" w:hAnsi="Times New Roman"/>
          <w:b w:val="1"/>
          <w:bCs w:val="1"/>
          <w:rtl w:val="0"/>
        </w:rPr>
        <w:t xml:space="preserve">metabolic, gut, or inflammatory issues</w:t>
      </w:r>
      <w:r w:rsidDel="00000000" w:rsidR="00000000" w:rsidRPr="00000000">
        <w:rPr>
          <w:rtl w:val="0"/>
        </w:rPr>
      </w:r>
    </w:p>
    <w:p w:rsidR="00000000" w:rsidDel="00000000" w:rsidP="00000000" w:rsidRDefault="00000000" w:rsidRPr="00000000" w14:paraId="00000298">
      <w:pPr>
        <w:spacing w:after="240" w:before="24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What it is</w:t>
      </w:r>
    </w:p>
    <w:p w:rsidR="00000000" w:rsidDel="00000000" w:rsidP="00000000" w:rsidRDefault="00000000" w:rsidRPr="00000000" w14:paraId="00000299">
      <w:pPr>
        <w:numPr>
          <w:ilvl w:val="0"/>
          <w:numId w:val="7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liquid sweetener</w:t>
      </w:r>
      <w:r w:rsidDel="00000000" w:rsidR="00000000" w:rsidRPr="00000000">
        <w:rPr>
          <w:rFonts w:ascii="Times New Roman" w:cs="Times New Roman" w:eastAsia="Times New Roman" w:hAnsi="Times New Roman"/>
          <w:rtl w:val="0"/>
        </w:rPr>
        <w:t xml:space="preserve"> made by breaking down corn starch into </w:t>
      </w:r>
      <w:r w:rsidDel="00000000" w:rsidR="00000000" w:rsidRPr="00000000">
        <w:rPr>
          <w:rFonts w:ascii="Times New Roman" w:cs="Times New Roman" w:eastAsia="Times New Roman" w:hAnsi="Times New Roman"/>
          <w:b w:val="1"/>
          <w:bCs w:val="1"/>
          <w:rtl w:val="0"/>
        </w:rPr>
        <w:t xml:space="preserve">glucose</w:t>
      </w:r>
    </w:p>
    <w:p w:rsidR="00000000" w:rsidDel="00000000" w:rsidP="00000000" w:rsidRDefault="00000000" w:rsidRPr="00000000" w14:paraId="0000029A">
      <w:pPr>
        <w:numPr>
          <w:ilvl w:val="0"/>
          <w:numId w:val="7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Enzymes convert starch → glucose (corn syrup)</w:t>
      </w:r>
    </w:p>
    <w:p w:rsidR="00000000" w:rsidDel="00000000" w:rsidP="00000000" w:rsidRDefault="00000000" w:rsidRPr="00000000" w14:paraId="0000029B">
      <w:pPr>
        <w:numPr>
          <w:ilvl w:val="0"/>
          <w:numId w:val="7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HFCS, regular corn syrup is </w:t>
      </w:r>
      <w:r w:rsidDel="00000000" w:rsidR="00000000" w:rsidRPr="00000000">
        <w:rPr>
          <w:rFonts w:ascii="Times New Roman" w:cs="Times New Roman" w:eastAsia="Times New Roman" w:hAnsi="Times New Roman"/>
          <w:b w:val="1"/>
          <w:bCs w:val="1"/>
          <w:rtl w:val="0"/>
        </w:rPr>
        <w:t xml:space="preserve">mostly glucose</w:t>
      </w:r>
      <w:r w:rsidDel="00000000" w:rsidR="00000000" w:rsidRPr="00000000">
        <w:rPr>
          <w:rFonts w:ascii="Times New Roman" w:cs="Times New Roman" w:eastAsia="Times New Roman" w:hAnsi="Times New Roman"/>
          <w:rtl w:val="0"/>
        </w:rPr>
        <w:t xml:space="preserve">, not fructose</w:t>
      </w:r>
    </w:p>
    <w:p w:rsidR="00000000" w:rsidDel="00000000" w:rsidP="00000000" w:rsidRDefault="00000000" w:rsidRPr="00000000" w14:paraId="0000029C">
      <w:pPr>
        <w:numPr>
          <w:ilvl w:val="0"/>
          <w:numId w:val="7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w:t>
      </w:r>
      <w:r w:rsidDel="00000000" w:rsidR="00000000" w:rsidRPr="00000000">
        <w:rPr>
          <w:rFonts w:ascii="Times New Roman" w:cs="Times New Roman" w:eastAsia="Times New Roman" w:hAnsi="Times New Roman"/>
          <w:b w:val="1"/>
          <w:bCs w:val="1"/>
          <w:rtl w:val="0"/>
        </w:rPr>
        <w:t xml:space="preserve">high glycemic</w:t>
      </w:r>
      <w:r w:rsidDel="00000000" w:rsidR="00000000" w:rsidRPr="00000000">
        <w:rPr>
          <w:rFonts w:ascii="Times New Roman" w:cs="Times New Roman" w:eastAsia="Times New Roman" w:hAnsi="Times New Roman"/>
          <w:rtl w:val="0"/>
        </w:rPr>
        <w:t xml:space="preserve"> and rapidly absorbed</w:t>
      </w:r>
    </w:p>
    <w:p w:rsidR="00000000" w:rsidDel="00000000" w:rsidP="00000000" w:rsidRDefault="00000000" w:rsidRPr="00000000" w14:paraId="0000029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Think of it as </w:t>
      </w:r>
      <w:r w:rsidDel="00000000" w:rsidR="00000000" w:rsidRPr="00000000">
        <w:rPr>
          <w:rFonts w:ascii="Times New Roman" w:cs="Times New Roman" w:eastAsia="Times New Roman" w:hAnsi="Times New Roman"/>
          <w:b w:val="1"/>
          <w:bCs w:val="1"/>
          <w:rtl w:val="0"/>
        </w:rPr>
        <w:t xml:space="preserve">liquid glucose extracted from corn</w:t>
      </w:r>
      <w:r w:rsidDel="00000000" w:rsidR="00000000" w:rsidRPr="00000000">
        <w:rPr>
          <w:rFonts w:ascii="Times New Roman" w:cs="Times New Roman" w:eastAsia="Times New Roman" w:hAnsi="Times New Roman"/>
          <w:rtl w:val="0"/>
        </w:rPr>
        <w:t xml:space="preserve">, stripped of fiber, minerals, or buffering compounds.</w:t>
      </w:r>
    </w:p>
    <w:p w:rsidR="00000000" w:rsidDel="00000000" w:rsidP="00000000" w:rsidRDefault="00000000" w:rsidRPr="00000000" w14:paraId="0000029E">
      <w:pPr>
        <w:spacing w:after="240" w:before="24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Why food companies use it</w:t>
      </w:r>
    </w:p>
    <w:p w:rsidR="00000000" w:rsidDel="00000000" w:rsidP="00000000" w:rsidRDefault="00000000" w:rsidRPr="00000000" w14:paraId="0000029F">
      <w:pPr>
        <w:numPr>
          <w:ilvl w:val="0"/>
          <w:numId w:val="79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Cheap</w:t>
      </w:r>
      <w:r w:rsidDel="00000000" w:rsidR="00000000" w:rsidRPr="00000000">
        <w:rPr>
          <w:rFonts w:ascii="Times New Roman" w:cs="Times New Roman" w:eastAsia="Times New Roman" w:hAnsi="Times New Roman"/>
          <w:rtl w:val="0"/>
        </w:rPr>
        <w:t xml:space="preserve"> and subsidized (corn = heavily subsidized crop)</w:t>
      </w:r>
    </w:p>
    <w:p w:rsidR="00000000" w:rsidDel="00000000" w:rsidP="00000000" w:rsidRDefault="00000000" w:rsidRPr="00000000" w14:paraId="000002A0">
      <w:pPr>
        <w:numPr>
          <w:ilvl w:val="0"/>
          <w:numId w:val="79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texture and moisture</w:t>
      </w:r>
      <w:r w:rsidDel="00000000" w:rsidR="00000000" w:rsidRPr="00000000">
        <w:rPr>
          <w:rFonts w:ascii="Times New Roman" w:cs="Times New Roman" w:eastAsia="Times New Roman" w:hAnsi="Times New Roman"/>
          <w:rtl w:val="0"/>
        </w:rPr>
        <w:t xml:space="preserve"> (prevents crystallization)</w:t>
      </w:r>
    </w:p>
    <w:p w:rsidR="00000000" w:rsidDel="00000000" w:rsidP="00000000" w:rsidRDefault="00000000" w:rsidRPr="00000000" w14:paraId="000002A1">
      <w:pPr>
        <w:numPr>
          <w:ilvl w:val="0"/>
          <w:numId w:val="79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Extends </w:t>
      </w:r>
      <w:r w:rsidDel="00000000" w:rsidR="00000000" w:rsidRPr="00000000">
        <w:rPr>
          <w:rFonts w:ascii="Times New Roman" w:cs="Times New Roman" w:eastAsia="Times New Roman" w:hAnsi="Times New Roman"/>
          <w:b w:val="1"/>
          <w:bCs w:val="1"/>
          <w:rtl w:val="0"/>
        </w:rPr>
        <w:t xml:space="preserve">shelf life</w:t>
      </w:r>
    </w:p>
    <w:p w:rsidR="00000000" w:rsidDel="00000000" w:rsidP="00000000" w:rsidRDefault="00000000" w:rsidRPr="00000000" w14:paraId="000002A2">
      <w:pPr>
        <w:numPr>
          <w:ilvl w:val="0"/>
          <w:numId w:val="79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Enhances </w:t>
      </w:r>
      <w:r w:rsidDel="00000000" w:rsidR="00000000" w:rsidRPr="00000000">
        <w:rPr>
          <w:rFonts w:ascii="Times New Roman" w:cs="Times New Roman" w:eastAsia="Times New Roman" w:hAnsi="Times New Roman"/>
          <w:b w:val="1"/>
          <w:bCs w:val="1"/>
          <w:rtl w:val="0"/>
        </w:rPr>
        <w:t xml:space="preserve">sweetness without flavor complexity</w:t>
      </w:r>
    </w:p>
    <w:p w:rsidR="00000000" w:rsidDel="00000000" w:rsidP="00000000" w:rsidRDefault="00000000" w:rsidRPr="00000000" w14:paraId="000002A3">
      <w:pPr>
        <w:numPr>
          <w:ilvl w:val="0"/>
          <w:numId w:val="79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a </w:t>
      </w:r>
      <w:r w:rsidDel="00000000" w:rsidR="00000000" w:rsidRPr="00000000">
        <w:rPr>
          <w:rFonts w:ascii="Times New Roman" w:cs="Times New Roman" w:eastAsia="Times New Roman" w:hAnsi="Times New Roman"/>
          <w:b w:val="1"/>
          <w:bCs w:val="1"/>
          <w:rtl w:val="0"/>
        </w:rPr>
        <w:t xml:space="preserve">predictable blood sugar spike</w:t>
      </w:r>
      <w:r w:rsidDel="00000000" w:rsidR="00000000" w:rsidRPr="00000000">
        <w:rPr>
          <w:rFonts w:ascii="Times New Roman" w:cs="Times New Roman" w:eastAsia="Times New Roman" w:hAnsi="Times New Roman"/>
          <w:rtl w:val="0"/>
        </w:rPr>
        <w:t xml:space="preserve">, which increases repeat consumption</w:t>
      </w:r>
    </w:p>
    <w:p w:rsidR="00000000" w:rsidDel="00000000" w:rsidP="00000000" w:rsidRDefault="00000000" w:rsidRPr="00000000" w14:paraId="000002A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Bottom line: it’s profitable, stable, and keeps people reaching for more.</w:t>
      </w:r>
    </w:p>
    <w:p w:rsidR="00000000" w:rsidDel="00000000" w:rsidP="00000000" w:rsidRDefault="00000000" w:rsidRPr="00000000" w14:paraId="000002A5">
      <w:pPr>
        <w:spacing w:after="240" w:before="24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Why many practitioners recommend avoiding it</w:t>
      </w:r>
    </w:p>
    <w:p w:rsidR="00000000" w:rsidDel="00000000" w:rsidP="00000000" w:rsidRDefault="00000000" w:rsidRPr="00000000" w14:paraId="000002A6">
      <w:pPr>
        <w:numPr>
          <w:ilvl w:val="0"/>
          <w:numId w:val="82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Rapidly spikes </w:t>
      </w:r>
      <w:r w:rsidDel="00000000" w:rsidR="00000000" w:rsidRPr="00000000">
        <w:rPr>
          <w:rFonts w:ascii="Times New Roman" w:cs="Times New Roman" w:eastAsia="Times New Roman" w:hAnsi="Times New Roman"/>
          <w:b w:val="1"/>
          <w:bCs w:val="1"/>
          <w:rtl w:val="0"/>
        </w:rPr>
        <w:t xml:space="preserve">blood glucose and insulin</w:t>
      </w:r>
    </w:p>
    <w:p w:rsidR="00000000" w:rsidDel="00000000" w:rsidP="00000000" w:rsidRDefault="00000000" w:rsidRPr="00000000" w14:paraId="000002A7">
      <w:pPr>
        <w:numPr>
          <w:ilvl w:val="0"/>
          <w:numId w:val="82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nutritional value (empty calories)</w:t>
      </w:r>
    </w:p>
    <w:p w:rsidR="00000000" w:rsidDel="00000000" w:rsidP="00000000" w:rsidRDefault="00000000" w:rsidRPr="00000000" w14:paraId="000002A8">
      <w:pPr>
        <w:numPr>
          <w:ilvl w:val="0"/>
          <w:numId w:val="82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Promotes </w:t>
      </w:r>
      <w:r w:rsidDel="00000000" w:rsidR="00000000" w:rsidRPr="00000000">
        <w:rPr>
          <w:rFonts w:ascii="Times New Roman" w:cs="Times New Roman" w:eastAsia="Times New Roman" w:hAnsi="Times New Roman"/>
          <w:b w:val="1"/>
          <w:bCs w:val="1"/>
          <w:rtl w:val="0"/>
        </w:rPr>
        <w:t xml:space="preserve">insulin resistance</w:t>
      </w:r>
      <w:r w:rsidDel="00000000" w:rsidR="00000000" w:rsidRPr="00000000">
        <w:rPr>
          <w:rFonts w:ascii="Times New Roman" w:cs="Times New Roman" w:eastAsia="Times New Roman" w:hAnsi="Times New Roman"/>
          <w:rtl w:val="0"/>
        </w:rPr>
        <w:t xml:space="preserve"> over time</w:t>
      </w:r>
    </w:p>
    <w:p w:rsidR="00000000" w:rsidDel="00000000" w:rsidP="00000000" w:rsidRDefault="00000000" w:rsidRPr="00000000" w14:paraId="000002A9">
      <w:pPr>
        <w:numPr>
          <w:ilvl w:val="0"/>
          <w:numId w:val="82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Disrupts appetite regulation (leptin/ghrelin signaling)</w:t>
      </w:r>
    </w:p>
    <w:p w:rsidR="00000000" w:rsidDel="00000000" w:rsidP="00000000" w:rsidRDefault="00000000" w:rsidRPr="00000000" w14:paraId="000002AA">
      <w:pPr>
        <w:numPr>
          <w:ilvl w:val="0"/>
          <w:numId w:val="82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paired with </w:t>
      </w:r>
      <w:r w:rsidDel="00000000" w:rsidR="00000000" w:rsidRPr="00000000">
        <w:rPr>
          <w:rFonts w:ascii="Times New Roman" w:cs="Times New Roman" w:eastAsia="Times New Roman" w:hAnsi="Times New Roman"/>
          <w:b w:val="1"/>
          <w:bCs w:val="1"/>
          <w:rtl w:val="0"/>
        </w:rPr>
        <w:t xml:space="preserve">other inflammatory ingredients</w:t>
      </w:r>
      <w:r w:rsidDel="00000000" w:rsidR="00000000" w:rsidRPr="00000000">
        <w:rPr>
          <w:rFonts w:ascii="Times New Roman" w:cs="Times New Roman" w:eastAsia="Times New Roman" w:hAnsi="Times New Roman"/>
          <w:rtl w:val="0"/>
        </w:rPr>
        <w:t xml:space="preserve"> (seed oils, dyes, preservatives)</w:t>
      </w:r>
    </w:p>
    <w:p w:rsidR="00000000" w:rsidDel="00000000" w:rsidP="00000000" w:rsidRDefault="00000000" w:rsidRPr="00000000" w14:paraId="000002A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it’s less about “toxicity” and more about </w:t>
      </w:r>
      <w:r w:rsidDel="00000000" w:rsidR="00000000" w:rsidRPr="00000000">
        <w:rPr>
          <w:rFonts w:ascii="Times New Roman" w:cs="Times New Roman" w:eastAsia="Times New Roman" w:hAnsi="Times New Roman"/>
          <w:b w:val="1"/>
          <w:bCs w:val="1"/>
          <w:rtl w:val="0"/>
        </w:rPr>
        <w:t xml:space="preserve">chronic metabolic stress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C">
      <w:pPr>
        <w:spacing w:after="240" w:before="24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What happens in the body</w:t>
      </w:r>
    </w:p>
    <w:p w:rsidR="00000000" w:rsidDel="00000000" w:rsidP="00000000" w:rsidRDefault="00000000" w:rsidRPr="00000000" w14:paraId="000002AD">
      <w:pPr>
        <w:numPr>
          <w:ilvl w:val="0"/>
          <w:numId w:val="108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Absorbed quickly in the </w:t>
      </w:r>
      <w:r w:rsidDel="00000000" w:rsidR="00000000" w:rsidRPr="00000000">
        <w:rPr>
          <w:rFonts w:ascii="Times New Roman" w:cs="Times New Roman" w:eastAsia="Times New Roman" w:hAnsi="Times New Roman"/>
          <w:b w:val="1"/>
          <w:bCs w:val="1"/>
          <w:rtl w:val="0"/>
        </w:rPr>
        <w:t xml:space="preserve">small intestine</w:t>
      </w:r>
    </w:p>
    <w:p w:rsidR="00000000" w:rsidDel="00000000" w:rsidP="00000000" w:rsidRDefault="00000000" w:rsidRPr="00000000" w14:paraId="000002AE">
      <w:pPr>
        <w:numPr>
          <w:ilvl w:val="0"/>
          <w:numId w:val="108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Causes a </w:t>
      </w:r>
      <w:r w:rsidDel="00000000" w:rsidR="00000000" w:rsidRPr="00000000">
        <w:rPr>
          <w:rFonts w:ascii="Times New Roman" w:cs="Times New Roman" w:eastAsia="Times New Roman" w:hAnsi="Times New Roman"/>
          <w:b w:val="1"/>
          <w:bCs w:val="1"/>
          <w:rtl w:val="0"/>
        </w:rPr>
        <w:t xml:space="preserve">sharp glucose spike</w:t>
      </w:r>
    </w:p>
    <w:p w:rsidR="00000000" w:rsidDel="00000000" w:rsidP="00000000" w:rsidRDefault="00000000" w:rsidRPr="00000000" w14:paraId="000002AF">
      <w:pPr>
        <w:numPr>
          <w:ilvl w:val="0"/>
          <w:numId w:val="108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 insulin release</w:t>
      </w:r>
    </w:p>
    <w:p w:rsidR="00000000" w:rsidDel="00000000" w:rsidP="00000000" w:rsidRDefault="00000000" w:rsidRPr="00000000" w14:paraId="000002B0">
      <w:pPr>
        <w:numPr>
          <w:ilvl w:val="0"/>
          <w:numId w:val="108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Repeated exposure leads to:</w:t>
      </w:r>
    </w:p>
    <w:p w:rsidR="00000000" w:rsidDel="00000000" w:rsidP="00000000" w:rsidRDefault="00000000" w:rsidRPr="00000000" w14:paraId="000002B1">
      <w:pPr>
        <w:numPr>
          <w:ilvl w:val="1"/>
          <w:numId w:val="1084"/>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Insulin resistance</w:t>
      </w:r>
    </w:p>
    <w:p w:rsidR="00000000" w:rsidDel="00000000" w:rsidP="00000000" w:rsidRDefault="00000000" w:rsidRPr="00000000" w14:paraId="000002B2">
      <w:pPr>
        <w:numPr>
          <w:ilvl w:val="1"/>
          <w:numId w:val="1084"/>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Reactive hypoglycemia</w:t>
      </w:r>
    </w:p>
    <w:p w:rsidR="00000000" w:rsidDel="00000000" w:rsidP="00000000" w:rsidRDefault="00000000" w:rsidRPr="00000000" w14:paraId="000002B3">
      <w:pPr>
        <w:numPr>
          <w:ilvl w:val="1"/>
          <w:numId w:val="1084"/>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fat storage</w:t>
      </w:r>
    </w:p>
    <w:p w:rsidR="00000000" w:rsidDel="00000000" w:rsidP="00000000" w:rsidRDefault="00000000" w:rsidRPr="00000000" w14:paraId="000002B4">
      <w:pPr>
        <w:numPr>
          <w:ilvl w:val="1"/>
          <w:numId w:val="1084"/>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Energy crashes</w:t>
      </w:r>
    </w:p>
    <w:p w:rsidR="00000000" w:rsidDel="00000000" w:rsidP="00000000" w:rsidRDefault="00000000" w:rsidRPr="00000000" w14:paraId="000002B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Indirect gut effects:</w:t>
      </w:r>
    </w:p>
    <w:p w:rsidR="00000000" w:rsidDel="00000000" w:rsidP="00000000" w:rsidRDefault="00000000" w:rsidRPr="00000000" w14:paraId="000002B6">
      <w:pPr>
        <w:numPr>
          <w:ilvl w:val="0"/>
          <w:numId w:val="83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Feeds </w:t>
      </w:r>
      <w:r w:rsidDel="00000000" w:rsidR="00000000" w:rsidRPr="00000000">
        <w:rPr>
          <w:rFonts w:ascii="Times New Roman" w:cs="Times New Roman" w:eastAsia="Times New Roman" w:hAnsi="Times New Roman"/>
          <w:b w:val="1"/>
          <w:bCs w:val="1"/>
          <w:rtl w:val="0"/>
        </w:rPr>
        <w:t xml:space="preserve">dysbiotic bacteria</w:t>
      </w:r>
    </w:p>
    <w:p w:rsidR="00000000" w:rsidDel="00000000" w:rsidP="00000000" w:rsidRDefault="00000000" w:rsidRPr="00000000" w14:paraId="000002B7">
      <w:pPr>
        <w:numPr>
          <w:ilvl w:val="0"/>
          <w:numId w:val="83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Crowds out fiber and nutrient-dense foods</w:t>
      </w:r>
    </w:p>
    <w:p w:rsidR="00000000" w:rsidDel="00000000" w:rsidP="00000000" w:rsidRDefault="00000000" w:rsidRPr="00000000" w14:paraId="000002B8">
      <w:pPr>
        <w:numPr>
          <w:ilvl w:val="0"/>
          <w:numId w:val="83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worsen </w:t>
      </w:r>
      <w:r w:rsidDel="00000000" w:rsidR="00000000" w:rsidRPr="00000000">
        <w:rPr>
          <w:rFonts w:ascii="Times New Roman" w:cs="Times New Roman" w:eastAsia="Times New Roman" w:hAnsi="Times New Roman"/>
          <w:b w:val="1"/>
          <w:bCs w:val="1"/>
          <w:rtl w:val="0"/>
        </w:rPr>
        <w:t xml:space="preserve">gut permeability</w:t>
      </w:r>
      <w:r w:rsidDel="00000000" w:rsidR="00000000" w:rsidRPr="00000000">
        <w:rPr>
          <w:rFonts w:ascii="Times New Roman" w:cs="Times New Roman" w:eastAsia="Times New Roman" w:hAnsi="Times New Roman"/>
          <w:rtl w:val="0"/>
        </w:rPr>
        <w:t xml:space="preserve"> in vulnerable individuals</w:t>
      </w:r>
    </w:p>
    <w:p w:rsidR="00000000" w:rsidDel="00000000" w:rsidP="00000000" w:rsidRDefault="00000000" w:rsidRPr="00000000" w14:paraId="000002B9">
      <w:pPr>
        <w:spacing w:after="240" w:before="24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6. Chronic illness links (associations &amp; mechanisms)</w:t>
      </w:r>
    </w:p>
    <w:p w:rsidR="00000000" w:rsidDel="00000000" w:rsidP="00000000" w:rsidRDefault="00000000" w:rsidRPr="00000000" w14:paraId="000002B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Corn syrup is commonly associated with:</w:t>
      </w:r>
    </w:p>
    <w:p w:rsidR="00000000" w:rsidDel="00000000" w:rsidP="00000000" w:rsidRDefault="00000000" w:rsidRPr="00000000" w14:paraId="000002BB">
      <w:pPr>
        <w:numPr>
          <w:ilvl w:val="0"/>
          <w:numId w:val="90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Insulin resistance &amp; type 2 diabetes</w:t>
      </w:r>
    </w:p>
    <w:p w:rsidR="00000000" w:rsidDel="00000000" w:rsidP="00000000" w:rsidRDefault="00000000" w:rsidRPr="00000000" w14:paraId="000002BC">
      <w:pPr>
        <w:numPr>
          <w:ilvl w:val="0"/>
          <w:numId w:val="90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Metabolic syndrome</w:t>
      </w:r>
    </w:p>
    <w:p w:rsidR="00000000" w:rsidDel="00000000" w:rsidP="00000000" w:rsidRDefault="00000000" w:rsidRPr="00000000" w14:paraId="000002BD">
      <w:pPr>
        <w:numPr>
          <w:ilvl w:val="0"/>
          <w:numId w:val="90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PCOS</w:t>
      </w:r>
    </w:p>
    <w:p w:rsidR="00000000" w:rsidDel="00000000" w:rsidP="00000000" w:rsidRDefault="00000000" w:rsidRPr="00000000" w14:paraId="000002BE">
      <w:pPr>
        <w:numPr>
          <w:ilvl w:val="0"/>
          <w:numId w:val="90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Non-alcoholic fatty liver disease</w:t>
      </w:r>
    </w:p>
    <w:p w:rsidR="00000000" w:rsidDel="00000000" w:rsidP="00000000" w:rsidRDefault="00000000" w:rsidRPr="00000000" w14:paraId="000002BF">
      <w:pPr>
        <w:numPr>
          <w:ilvl w:val="0"/>
          <w:numId w:val="90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Chronic fatigue</w:t>
      </w:r>
    </w:p>
    <w:p w:rsidR="00000000" w:rsidDel="00000000" w:rsidP="00000000" w:rsidRDefault="00000000" w:rsidRPr="00000000" w14:paraId="000002C0">
      <w:pPr>
        <w:numPr>
          <w:ilvl w:val="0"/>
          <w:numId w:val="90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Inflammatory conditions</w:t>
      </w:r>
    </w:p>
    <w:p w:rsidR="00000000" w:rsidDel="00000000" w:rsidP="00000000" w:rsidRDefault="00000000" w:rsidRPr="00000000" w14:paraId="000002C1">
      <w:pPr>
        <w:numPr>
          <w:ilvl w:val="0"/>
          <w:numId w:val="90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Mood instability &amp; anxiety</w:t>
      </w:r>
      <w:r w:rsidDel="00000000" w:rsidR="00000000" w:rsidRPr="00000000">
        <w:rPr>
          <w:rFonts w:ascii="Times New Roman" w:cs="Times New Roman" w:eastAsia="Times New Roman" w:hAnsi="Times New Roman"/>
          <w:rtl w:val="0"/>
        </w:rPr>
        <w:t xml:space="preserve"> (via blood sugar swings)</w:t>
      </w:r>
    </w:p>
    <w:p w:rsidR="00000000" w:rsidDel="00000000" w:rsidP="00000000" w:rsidRDefault="00000000" w:rsidRPr="00000000" w14:paraId="000002C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 nuance:</w:t>
        <w:br w:type="textWrapping"/>
        <w:t xml:space="preserve">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It’s rarely </w:t>
      </w:r>
      <w:r w:rsidDel="00000000" w:rsidR="00000000" w:rsidRPr="00000000">
        <w:rPr>
          <w:rFonts w:ascii="Times New Roman" w:cs="Times New Roman" w:eastAsia="Times New Roman" w:hAnsi="Times New Roman"/>
          <w:i w:val="1"/>
          <w:iCs w:val="1"/>
          <w:rtl w:val="0"/>
        </w:rPr>
        <w:t xml:space="preserve">one ingredient</w:t>
      </w:r>
      <w:r w:rsidDel="00000000" w:rsidR="00000000" w:rsidRPr="00000000">
        <w:rPr>
          <w:rFonts w:ascii="Times New Roman" w:cs="Times New Roman" w:eastAsia="Times New Roman" w:hAnsi="Times New Roman"/>
          <w:rtl w:val="0"/>
        </w:rPr>
        <w:t xml:space="preserve">—it’s the </w:t>
      </w:r>
      <w:r w:rsidDel="00000000" w:rsidR="00000000" w:rsidRPr="00000000">
        <w:rPr>
          <w:rFonts w:ascii="Times New Roman" w:cs="Times New Roman" w:eastAsia="Times New Roman" w:hAnsi="Times New Roman"/>
          <w:b w:val="1"/>
          <w:bCs w:val="1"/>
          <w:rtl w:val="0"/>
        </w:rPr>
        <w:t xml:space="preserve">cumulative daily exposure</w:t>
      </w:r>
      <w:r w:rsidDel="00000000" w:rsidR="00000000" w:rsidRPr="00000000">
        <w:rPr>
          <w:rFonts w:ascii="Times New Roman" w:cs="Times New Roman" w:eastAsia="Times New Roman" w:hAnsi="Times New Roman"/>
          <w:rtl w:val="0"/>
        </w:rPr>
        <w:t xml:space="preserve"> combined with stress, poor sleep, and micronutrient depletion.</w:t>
      </w:r>
    </w:p>
    <w:p w:rsidR="00000000" w:rsidDel="00000000" w:rsidP="00000000" w:rsidRDefault="00000000" w:rsidRPr="00000000" w14:paraId="000002C3">
      <w:pPr>
        <w:spacing w:after="240" w:before="24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7. Where you’ll find it</w:t>
      </w:r>
    </w:p>
    <w:p w:rsidR="00000000" w:rsidDel="00000000" w:rsidP="00000000" w:rsidRDefault="00000000" w:rsidRPr="00000000" w14:paraId="000002C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hidden in:</w:t>
      </w:r>
    </w:p>
    <w:p w:rsidR="00000000" w:rsidDel="00000000" w:rsidP="00000000" w:rsidRDefault="00000000" w:rsidRPr="00000000" w14:paraId="000002C5">
      <w:pPr>
        <w:numPr>
          <w:ilvl w:val="0"/>
          <w:numId w:val="51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Condiments (ketchup, BBQ sauce)</w:t>
      </w:r>
    </w:p>
    <w:p w:rsidR="00000000" w:rsidDel="00000000" w:rsidP="00000000" w:rsidRDefault="00000000" w:rsidRPr="00000000" w14:paraId="000002C6">
      <w:pPr>
        <w:numPr>
          <w:ilvl w:val="0"/>
          <w:numId w:val="51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Canned fruit</w:t>
      </w:r>
    </w:p>
    <w:p w:rsidR="00000000" w:rsidDel="00000000" w:rsidP="00000000" w:rsidRDefault="00000000" w:rsidRPr="00000000" w14:paraId="000002C7">
      <w:pPr>
        <w:numPr>
          <w:ilvl w:val="0"/>
          <w:numId w:val="51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Baked goods</w:t>
      </w:r>
    </w:p>
    <w:p w:rsidR="00000000" w:rsidDel="00000000" w:rsidP="00000000" w:rsidRDefault="00000000" w:rsidRPr="00000000" w14:paraId="000002C8">
      <w:pPr>
        <w:numPr>
          <w:ilvl w:val="0"/>
          <w:numId w:val="51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Cereals &amp; granola bars</w:t>
      </w:r>
    </w:p>
    <w:p w:rsidR="00000000" w:rsidDel="00000000" w:rsidP="00000000" w:rsidRDefault="00000000" w:rsidRPr="00000000" w14:paraId="000002C9">
      <w:pPr>
        <w:numPr>
          <w:ilvl w:val="0"/>
          <w:numId w:val="51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Crackers</w:t>
      </w:r>
    </w:p>
    <w:p w:rsidR="00000000" w:rsidDel="00000000" w:rsidP="00000000" w:rsidRDefault="00000000" w:rsidRPr="00000000" w14:paraId="000002CA">
      <w:pPr>
        <w:numPr>
          <w:ilvl w:val="0"/>
          <w:numId w:val="51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“Low-fat” or “fat-free” foods</w:t>
      </w:r>
    </w:p>
    <w:p w:rsidR="00000000" w:rsidDel="00000000" w:rsidP="00000000" w:rsidRDefault="00000000" w:rsidRPr="00000000" w14:paraId="000002CB">
      <w:pPr>
        <w:numPr>
          <w:ilvl w:val="0"/>
          <w:numId w:val="51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supplements, chewables, and syrups</w:t>
      </w:r>
    </w:p>
    <w:p w:rsidR="00000000" w:rsidDel="00000000" w:rsidP="00000000" w:rsidRDefault="00000000" w:rsidRPr="00000000" w14:paraId="000002CC">
      <w:pPr>
        <w:numPr>
          <w:ilvl w:val="0"/>
          <w:numId w:val="51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&amp; hospital foods (ironically)</w:t>
      </w:r>
    </w:p>
    <w:p w:rsidR="00000000" w:rsidDel="00000000" w:rsidP="00000000" w:rsidRDefault="00000000" w:rsidRPr="00000000" w14:paraId="000002CD">
      <w:pPr>
        <w:spacing w:line="276.0005454545455"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spacing w:line="276.0005454545455"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High-fructose corn syrup (HFCS)</w:t>
      </w:r>
    </w:p>
    <w:p w:rsidR="00000000" w:rsidDel="00000000" w:rsidP="00000000" w:rsidRDefault="00000000" w:rsidRPr="00000000" w14:paraId="000002D0">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Why people flag it</w:t>
      </w:r>
    </w:p>
    <w:p w:rsidR="00000000" w:rsidDel="00000000" w:rsidP="00000000" w:rsidRDefault="00000000" w:rsidRPr="00000000" w14:paraId="000002D1">
      <w:pPr>
        <w:numPr>
          <w:ilvl w:val="0"/>
          <w:numId w:val="113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Strongly associated (in research </w:t>
      </w:r>
      <w:r w:rsidDel="00000000" w:rsidR="00000000" w:rsidRPr="00000000">
        <w:rPr>
          <w:rFonts w:ascii="Times New Roman" w:cs="Times New Roman" w:eastAsia="Times New Roman" w:hAnsi="Times New Roman"/>
          <w:i w:val="1"/>
          <w:iCs w:val="1"/>
          <w:rtl w:val="0"/>
        </w:rPr>
        <w:t xml:space="preserve">and</w:t>
      </w:r>
      <w:r w:rsidDel="00000000" w:rsidR="00000000" w:rsidRPr="00000000">
        <w:rPr>
          <w:rFonts w:ascii="Times New Roman" w:cs="Times New Roman" w:eastAsia="Times New Roman" w:hAnsi="Times New Roman"/>
          <w:rtl w:val="0"/>
        </w:rPr>
        <w:t xml:space="preserve"> clinics) with </w:t>
      </w:r>
      <w:r w:rsidDel="00000000" w:rsidR="00000000" w:rsidRPr="00000000">
        <w:rPr>
          <w:rFonts w:ascii="Times New Roman" w:cs="Times New Roman" w:eastAsia="Times New Roman" w:hAnsi="Times New Roman"/>
          <w:b w:val="1"/>
          <w:bCs w:val="1"/>
          <w:rtl w:val="0"/>
        </w:rPr>
        <w:t xml:space="preserve">obesity, insulin resistance, and fatty liver</w:t>
      </w:r>
    </w:p>
    <w:p w:rsidR="00000000" w:rsidDel="00000000" w:rsidP="00000000" w:rsidRDefault="00000000" w:rsidRPr="00000000" w14:paraId="000002D2">
      <w:pPr>
        <w:numPr>
          <w:ilvl w:val="0"/>
          <w:numId w:val="11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Metabolized differently than glucose → </w:t>
      </w:r>
      <w:r w:rsidDel="00000000" w:rsidR="00000000" w:rsidRPr="00000000">
        <w:rPr>
          <w:rFonts w:ascii="Times New Roman" w:cs="Times New Roman" w:eastAsia="Times New Roman" w:hAnsi="Times New Roman"/>
          <w:b w:val="1"/>
          <w:bCs w:val="1"/>
          <w:rtl w:val="0"/>
        </w:rPr>
        <w:t xml:space="preserve">higher liver burden</w:t>
      </w:r>
    </w:p>
    <w:p w:rsidR="00000000" w:rsidDel="00000000" w:rsidP="00000000" w:rsidRDefault="00000000" w:rsidRPr="00000000" w14:paraId="000002D3">
      <w:pPr>
        <w:numPr>
          <w:ilvl w:val="0"/>
          <w:numId w:val="11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Linked to </w:t>
      </w:r>
      <w:r w:rsidDel="00000000" w:rsidR="00000000" w:rsidRPr="00000000">
        <w:rPr>
          <w:rFonts w:ascii="Times New Roman" w:cs="Times New Roman" w:eastAsia="Times New Roman" w:hAnsi="Times New Roman"/>
          <w:b w:val="1"/>
          <w:bCs w:val="1"/>
          <w:rtl w:val="0"/>
        </w:rPr>
        <w:t xml:space="preserve">overconsumption</w:t>
      </w:r>
      <w:r w:rsidDel="00000000" w:rsidR="00000000" w:rsidRPr="00000000">
        <w:rPr>
          <w:rFonts w:ascii="Times New Roman" w:cs="Times New Roman" w:eastAsia="Times New Roman" w:hAnsi="Times New Roman"/>
          <w:rtl w:val="0"/>
        </w:rPr>
        <w:t xml:space="preserve"> and impaired satiety</w:t>
      </w:r>
    </w:p>
    <w:p w:rsidR="00000000" w:rsidDel="00000000" w:rsidP="00000000" w:rsidRDefault="00000000" w:rsidRPr="00000000" w14:paraId="000002D4">
      <w:pPr>
        <w:numPr>
          <w:ilvl w:val="0"/>
          <w:numId w:val="11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Extremely common, especially in foods marketed to kids</w:t>
      </w:r>
    </w:p>
    <w:p w:rsidR="00000000" w:rsidDel="00000000" w:rsidP="00000000" w:rsidRDefault="00000000" w:rsidRPr="00000000" w14:paraId="000002D5">
      <w:pPr>
        <w:numPr>
          <w:ilvl w:val="0"/>
          <w:numId w:val="1135"/>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Became widespread at the same time chronic metabolic disease exploded (correlation ≠ causation, but the overlap is notable)</w:t>
      </w:r>
    </w:p>
    <w:p w:rsidR="00000000" w:rsidDel="00000000" w:rsidP="00000000" w:rsidRDefault="00000000" w:rsidRPr="00000000" w14:paraId="000002D6">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What it is</w:t>
      </w:r>
    </w:p>
    <w:p w:rsidR="00000000" w:rsidDel="00000000" w:rsidP="00000000" w:rsidRDefault="00000000" w:rsidRPr="00000000" w14:paraId="000002D7">
      <w:pPr>
        <w:numPr>
          <w:ilvl w:val="0"/>
          <w:numId w:val="40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highly processed liquid sweetener</w:t>
      </w:r>
      <w:r w:rsidDel="00000000" w:rsidR="00000000" w:rsidRPr="00000000">
        <w:rPr>
          <w:rFonts w:ascii="Times New Roman" w:cs="Times New Roman" w:eastAsia="Times New Roman" w:hAnsi="Times New Roman"/>
          <w:rtl w:val="0"/>
        </w:rPr>
        <w:t xml:space="preserve"> made from corn starch</w:t>
      </w:r>
    </w:p>
    <w:p w:rsidR="00000000" w:rsidDel="00000000" w:rsidP="00000000" w:rsidRDefault="00000000" w:rsidRPr="00000000" w14:paraId="000002D8">
      <w:pPr>
        <w:numPr>
          <w:ilvl w:val="0"/>
          <w:numId w:val="40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Corn starch → glucose → enzymatically converted so part of the glucose becomes </w:t>
      </w:r>
      <w:r w:rsidDel="00000000" w:rsidR="00000000" w:rsidRPr="00000000">
        <w:rPr>
          <w:rFonts w:ascii="Times New Roman" w:cs="Times New Roman" w:eastAsia="Times New Roman" w:hAnsi="Times New Roman"/>
          <w:b w:val="1"/>
          <w:bCs w:val="1"/>
          <w:rtl w:val="0"/>
        </w:rPr>
        <w:t xml:space="preserve">fructose</w:t>
      </w:r>
    </w:p>
    <w:p w:rsidR="00000000" w:rsidDel="00000000" w:rsidP="00000000" w:rsidRDefault="00000000" w:rsidRPr="00000000" w14:paraId="000002D9">
      <w:pPr>
        <w:numPr>
          <w:ilvl w:val="0"/>
          <w:numId w:val="40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forms:</w:t>
      </w:r>
    </w:p>
    <w:p w:rsidR="00000000" w:rsidDel="00000000" w:rsidP="00000000" w:rsidRDefault="00000000" w:rsidRPr="00000000" w14:paraId="000002DA">
      <w:pPr>
        <w:numPr>
          <w:ilvl w:val="1"/>
          <w:numId w:val="40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HFCS-55</w:t>
      </w:r>
      <w:r w:rsidDel="00000000" w:rsidR="00000000" w:rsidRPr="00000000">
        <w:rPr>
          <w:rFonts w:ascii="Gungsuh" w:cs="Gungsuh" w:eastAsia="Gungsuh" w:hAnsi="Gungsuh"/>
          <w:rtl w:val="0"/>
        </w:rPr>
        <w:t xml:space="preserve"> (≈55% fructose): sodas</w:t>
      </w:r>
    </w:p>
    <w:p w:rsidR="00000000" w:rsidDel="00000000" w:rsidP="00000000" w:rsidRDefault="00000000" w:rsidRPr="00000000" w14:paraId="000002DB">
      <w:pPr>
        <w:numPr>
          <w:ilvl w:val="1"/>
          <w:numId w:val="404"/>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HFCS-42</w:t>
      </w:r>
      <w:r w:rsidDel="00000000" w:rsidR="00000000" w:rsidRPr="00000000">
        <w:rPr>
          <w:rFonts w:ascii="Gungsuh" w:cs="Gungsuh" w:eastAsia="Gungsuh" w:hAnsi="Gungsuh"/>
          <w:rtl w:val="0"/>
        </w:rPr>
        <w:t xml:space="preserve"> (≈42% fructose): baked goods, condiments</w:t>
      </w:r>
    </w:p>
    <w:p w:rsidR="00000000" w:rsidDel="00000000" w:rsidP="00000000" w:rsidRDefault="00000000" w:rsidRPr="00000000" w14:paraId="000002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 nuance:</w:t>
        <w:br w:type="textWrapping"/>
        <w:t xml:space="preserve"> HFCS contains </w:t>
      </w:r>
      <w:r w:rsidDel="00000000" w:rsidR="00000000" w:rsidRPr="00000000">
        <w:rPr>
          <w:rFonts w:ascii="Times New Roman" w:cs="Times New Roman" w:eastAsia="Times New Roman" w:hAnsi="Times New Roman"/>
          <w:b w:val="1"/>
          <w:bCs w:val="1"/>
          <w:rtl w:val="0"/>
        </w:rPr>
        <w:t xml:space="preserve">free fructose</w:t>
      </w:r>
      <w:r w:rsidDel="00000000" w:rsidR="00000000" w:rsidRPr="00000000">
        <w:rPr>
          <w:rFonts w:ascii="Times New Roman" w:cs="Times New Roman" w:eastAsia="Times New Roman" w:hAnsi="Times New Roman"/>
          <w:rtl w:val="0"/>
        </w:rPr>
        <w:t xml:space="preserve">, not fructose bound with fiber, minerals, or polyphenols like in whole fruit.</w:t>
      </w:r>
    </w:p>
    <w:p w:rsidR="00000000" w:rsidDel="00000000" w:rsidP="00000000" w:rsidRDefault="00000000" w:rsidRPr="00000000" w14:paraId="000002DD">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Why food companies use it</w:t>
      </w:r>
    </w:p>
    <w:p w:rsidR="00000000" w:rsidDel="00000000" w:rsidP="00000000" w:rsidRDefault="00000000" w:rsidRPr="00000000" w14:paraId="000002DE">
      <w:pPr>
        <w:numPr>
          <w:ilvl w:val="0"/>
          <w:numId w:val="85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Cheaper</w:t>
      </w:r>
      <w:r w:rsidDel="00000000" w:rsidR="00000000" w:rsidRPr="00000000">
        <w:rPr>
          <w:rFonts w:ascii="Times New Roman" w:cs="Times New Roman" w:eastAsia="Times New Roman" w:hAnsi="Times New Roman"/>
          <w:rtl w:val="0"/>
        </w:rPr>
        <w:t xml:space="preserve"> than cane sugar</w:t>
      </w:r>
    </w:p>
    <w:p w:rsidR="00000000" w:rsidDel="00000000" w:rsidP="00000000" w:rsidRDefault="00000000" w:rsidRPr="00000000" w14:paraId="000002DF">
      <w:pPr>
        <w:numPr>
          <w:ilvl w:val="0"/>
          <w:numId w:val="85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Sweeter than glucose → less needed for same sweetness</w:t>
      </w:r>
    </w:p>
    <w:p w:rsidR="00000000" w:rsidDel="00000000" w:rsidP="00000000" w:rsidRDefault="00000000" w:rsidRPr="00000000" w14:paraId="000002E0">
      <w:pPr>
        <w:numPr>
          <w:ilvl w:val="0"/>
          <w:numId w:val="85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mouthfeel</w:t>
      </w:r>
    </w:p>
    <w:p w:rsidR="00000000" w:rsidDel="00000000" w:rsidP="00000000" w:rsidRDefault="00000000" w:rsidRPr="00000000" w14:paraId="000002E1">
      <w:pPr>
        <w:numPr>
          <w:ilvl w:val="0"/>
          <w:numId w:val="85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Extends </w:t>
      </w:r>
      <w:r w:rsidDel="00000000" w:rsidR="00000000" w:rsidRPr="00000000">
        <w:rPr>
          <w:rFonts w:ascii="Times New Roman" w:cs="Times New Roman" w:eastAsia="Times New Roman" w:hAnsi="Times New Roman"/>
          <w:b w:val="1"/>
          <w:bCs w:val="1"/>
          <w:rtl w:val="0"/>
        </w:rPr>
        <w:t xml:space="preserve">shelf life</w:t>
      </w:r>
    </w:p>
    <w:p w:rsidR="00000000" w:rsidDel="00000000" w:rsidP="00000000" w:rsidRDefault="00000000" w:rsidRPr="00000000" w14:paraId="000002E2">
      <w:pPr>
        <w:numPr>
          <w:ilvl w:val="0"/>
          <w:numId w:val="85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Blends easily into liquids</w:t>
      </w:r>
    </w:p>
    <w:p w:rsidR="00000000" w:rsidDel="00000000" w:rsidP="00000000" w:rsidRDefault="00000000" w:rsidRPr="00000000" w14:paraId="000002E3">
      <w:pPr>
        <w:numPr>
          <w:ilvl w:val="0"/>
          <w:numId w:val="85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consistent for mass production</w:t>
      </w:r>
    </w:p>
    <w:p w:rsidR="00000000" w:rsidDel="00000000" w:rsidP="00000000" w:rsidRDefault="00000000" w:rsidRPr="00000000" w14:paraId="000002E4">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Also: fructose doesn’t trigger insulin or leptin the same way glucose does → people </w:t>
      </w:r>
      <w:r w:rsidDel="00000000" w:rsidR="00000000" w:rsidRPr="00000000">
        <w:rPr>
          <w:rFonts w:ascii="Times New Roman" w:cs="Times New Roman" w:eastAsia="Times New Roman" w:hAnsi="Times New Roman"/>
          <w:b w:val="1"/>
          <w:bCs w:val="1"/>
          <w:rtl w:val="0"/>
        </w:rPr>
        <w:t xml:space="preserve">don’t feel full as quickly</w:t>
      </w:r>
      <w:r w:rsidDel="00000000" w:rsidR="00000000" w:rsidRPr="00000000">
        <w:rPr>
          <w:rFonts w:ascii="Times New Roman" w:cs="Times New Roman" w:eastAsia="Times New Roman" w:hAnsi="Times New Roman"/>
          <w:rtl w:val="0"/>
        </w:rPr>
        <w:t xml:space="preserve">, which increases consumption.</w:t>
      </w:r>
    </w:p>
    <w:p w:rsidR="00000000" w:rsidDel="00000000" w:rsidP="00000000" w:rsidRDefault="00000000" w:rsidRPr="00000000" w14:paraId="000002E5">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Why many practitioners recommend avoiding it</w:t>
      </w:r>
    </w:p>
    <w:p w:rsidR="00000000" w:rsidDel="00000000" w:rsidP="00000000" w:rsidRDefault="00000000" w:rsidRPr="00000000" w14:paraId="000002E6">
      <w:pPr>
        <w:numPr>
          <w:ilvl w:val="0"/>
          <w:numId w:val="44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Fructose is metabolized </w:t>
      </w:r>
      <w:r w:rsidDel="00000000" w:rsidR="00000000" w:rsidRPr="00000000">
        <w:rPr>
          <w:rFonts w:ascii="Times New Roman" w:cs="Times New Roman" w:eastAsia="Times New Roman" w:hAnsi="Times New Roman"/>
          <w:b w:val="1"/>
          <w:bCs w:val="1"/>
          <w:rtl w:val="0"/>
        </w:rPr>
        <w:t xml:space="preserve">almost exclusively by the liver</w:t>
      </w:r>
    </w:p>
    <w:p w:rsidR="00000000" w:rsidDel="00000000" w:rsidP="00000000" w:rsidRDefault="00000000" w:rsidRPr="00000000" w14:paraId="000002E7">
      <w:pPr>
        <w:numPr>
          <w:ilvl w:val="0"/>
          <w:numId w:val="4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 fructose:</w:t>
      </w:r>
    </w:p>
    <w:p w:rsidR="00000000" w:rsidDel="00000000" w:rsidP="00000000" w:rsidRDefault="00000000" w:rsidRPr="00000000" w14:paraId="000002E8">
      <w:pPr>
        <w:numPr>
          <w:ilvl w:val="1"/>
          <w:numId w:val="44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Promotes </w:t>
      </w:r>
      <w:r w:rsidDel="00000000" w:rsidR="00000000" w:rsidRPr="00000000">
        <w:rPr>
          <w:rFonts w:ascii="Times New Roman" w:cs="Times New Roman" w:eastAsia="Times New Roman" w:hAnsi="Times New Roman"/>
          <w:b w:val="1"/>
          <w:bCs w:val="1"/>
          <w:rtl w:val="0"/>
        </w:rPr>
        <w:t xml:space="preserve">de novo lipogenesis</w:t>
      </w:r>
      <w:r w:rsidDel="00000000" w:rsidR="00000000" w:rsidRPr="00000000">
        <w:rPr>
          <w:rFonts w:ascii="Times New Roman" w:cs="Times New Roman" w:eastAsia="Times New Roman" w:hAnsi="Times New Roman"/>
          <w:rtl w:val="0"/>
        </w:rPr>
        <w:t xml:space="preserve"> (fat creation)</w:t>
      </w:r>
    </w:p>
    <w:p w:rsidR="00000000" w:rsidDel="00000000" w:rsidP="00000000" w:rsidRDefault="00000000" w:rsidRPr="00000000" w14:paraId="000002E9">
      <w:pPr>
        <w:numPr>
          <w:ilvl w:val="1"/>
          <w:numId w:val="44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Increases triglycerides</w:t>
      </w:r>
    </w:p>
    <w:p w:rsidR="00000000" w:rsidDel="00000000" w:rsidP="00000000" w:rsidRDefault="00000000" w:rsidRPr="00000000" w14:paraId="000002EA">
      <w:pPr>
        <w:numPr>
          <w:ilvl w:val="1"/>
          <w:numId w:val="44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Increases uric acid</w:t>
      </w:r>
    </w:p>
    <w:p w:rsidR="00000000" w:rsidDel="00000000" w:rsidP="00000000" w:rsidRDefault="00000000" w:rsidRPr="00000000" w14:paraId="000002EB">
      <w:pPr>
        <w:numPr>
          <w:ilvl w:val="0"/>
          <w:numId w:val="4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Bypasses normal satiety signaling</w:t>
      </w:r>
    </w:p>
    <w:p w:rsidR="00000000" w:rsidDel="00000000" w:rsidP="00000000" w:rsidRDefault="00000000" w:rsidRPr="00000000" w14:paraId="000002EC">
      <w:pPr>
        <w:numPr>
          <w:ilvl w:val="0"/>
          <w:numId w:val="4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nutritional value</w:t>
      </w:r>
    </w:p>
    <w:p w:rsidR="00000000" w:rsidDel="00000000" w:rsidP="00000000" w:rsidRDefault="00000000" w:rsidRPr="00000000" w14:paraId="000002ED">
      <w:pPr>
        <w:numPr>
          <w:ilvl w:val="0"/>
          <w:numId w:val="44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inflammatory in excess</w:t>
      </w:r>
    </w:p>
    <w:p w:rsidR="00000000" w:rsidDel="00000000" w:rsidP="00000000" w:rsidRDefault="00000000" w:rsidRPr="00000000" w14:paraId="000002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holistic lens, HFCS is less a “poison” and more a </w:t>
      </w:r>
      <w:r w:rsidDel="00000000" w:rsidR="00000000" w:rsidRPr="00000000">
        <w:rPr>
          <w:rFonts w:ascii="Times New Roman" w:cs="Times New Roman" w:eastAsia="Times New Roman" w:hAnsi="Times New Roman"/>
          <w:b w:val="1"/>
          <w:bCs w:val="1"/>
          <w:rtl w:val="0"/>
        </w:rPr>
        <w:t xml:space="preserve">chronic metabolic stressor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F">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What happens in the body</w:t>
      </w:r>
    </w:p>
    <w:p w:rsidR="00000000" w:rsidDel="00000000" w:rsidP="00000000" w:rsidRDefault="00000000" w:rsidRPr="00000000" w14:paraId="000002F0">
      <w:pPr>
        <w:numPr>
          <w:ilvl w:val="0"/>
          <w:numId w:val="78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Rapid absorption in the gut</w:t>
      </w:r>
    </w:p>
    <w:p w:rsidR="00000000" w:rsidDel="00000000" w:rsidP="00000000" w:rsidRDefault="00000000" w:rsidRPr="00000000" w14:paraId="000002F1">
      <w:pPr>
        <w:numPr>
          <w:ilvl w:val="0"/>
          <w:numId w:val="78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Fructose goes straight to the </w:t>
      </w:r>
      <w:r w:rsidDel="00000000" w:rsidR="00000000" w:rsidRPr="00000000">
        <w:rPr>
          <w:rFonts w:ascii="Times New Roman" w:cs="Times New Roman" w:eastAsia="Times New Roman" w:hAnsi="Times New Roman"/>
          <w:b w:val="1"/>
          <w:bCs w:val="1"/>
          <w:rtl w:val="0"/>
        </w:rPr>
        <w:t xml:space="preserve">liver</w:t>
      </w:r>
    </w:p>
    <w:p w:rsidR="00000000" w:rsidDel="00000000" w:rsidP="00000000" w:rsidRDefault="00000000" w:rsidRPr="00000000" w14:paraId="000002F2">
      <w:pPr>
        <w:numPr>
          <w:ilvl w:val="0"/>
          <w:numId w:val="78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Liver converts excess fructose into:</w:t>
      </w:r>
    </w:p>
    <w:p w:rsidR="00000000" w:rsidDel="00000000" w:rsidP="00000000" w:rsidRDefault="00000000" w:rsidRPr="00000000" w14:paraId="000002F3">
      <w:pPr>
        <w:numPr>
          <w:ilvl w:val="1"/>
          <w:numId w:val="78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w:t>
      </w:r>
    </w:p>
    <w:p w:rsidR="00000000" w:rsidDel="00000000" w:rsidP="00000000" w:rsidRDefault="00000000" w:rsidRPr="00000000" w14:paraId="000002F4">
      <w:pPr>
        <w:numPr>
          <w:ilvl w:val="1"/>
          <w:numId w:val="78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Triglycerides</w:t>
      </w:r>
    </w:p>
    <w:p w:rsidR="00000000" w:rsidDel="00000000" w:rsidP="00000000" w:rsidRDefault="00000000" w:rsidRPr="00000000" w14:paraId="000002F5">
      <w:pPr>
        <w:numPr>
          <w:ilvl w:val="1"/>
          <w:numId w:val="78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Uric acid</w:t>
      </w:r>
    </w:p>
    <w:p w:rsidR="00000000" w:rsidDel="00000000" w:rsidP="00000000" w:rsidRDefault="00000000" w:rsidRPr="00000000" w14:paraId="000002F6">
      <w:pPr>
        <w:numPr>
          <w:ilvl w:val="0"/>
          <w:numId w:val="78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Leads to:</w:t>
      </w:r>
    </w:p>
    <w:p w:rsidR="00000000" w:rsidDel="00000000" w:rsidP="00000000" w:rsidRDefault="00000000" w:rsidRPr="00000000" w14:paraId="000002F7">
      <w:pPr>
        <w:numPr>
          <w:ilvl w:val="1"/>
          <w:numId w:val="78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 accumulation in liver</w:t>
      </w:r>
    </w:p>
    <w:p w:rsidR="00000000" w:rsidDel="00000000" w:rsidP="00000000" w:rsidRDefault="00000000" w:rsidRPr="00000000" w14:paraId="000002F8">
      <w:pPr>
        <w:numPr>
          <w:ilvl w:val="1"/>
          <w:numId w:val="78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Insulin resistance</w:t>
      </w:r>
    </w:p>
    <w:p w:rsidR="00000000" w:rsidDel="00000000" w:rsidP="00000000" w:rsidRDefault="00000000" w:rsidRPr="00000000" w14:paraId="000002F9">
      <w:pPr>
        <w:numPr>
          <w:ilvl w:val="1"/>
          <w:numId w:val="780"/>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oxidative stress</w:t>
      </w:r>
    </w:p>
    <w:p w:rsidR="00000000" w:rsidDel="00000000" w:rsidP="00000000" w:rsidRDefault="00000000" w:rsidRPr="00000000" w14:paraId="000002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Gut effects:</w:t>
      </w:r>
    </w:p>
    <w:p w:rsidR="00000000" w:rsidDel="00000000" w:rsidP="00000000" w:rsidRDefault="00000000" w:rsidRPr="00000000" w14:paraId="000002FB">
      <w:pPr>
        <w:numPr>
          <w:ilvl w:val="0"/>
          <w:numId w:val="2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Alters microbiome composition</w:t>
      </w:r>
    </w:p>
    <w:p w:rsidR="00000000" w:rsidDel="00000000" w:rsidP="00000000" w:rsidRDefault="00000000" w:rsidRPr="00000000" w14:paraId="000002FC">
      <w:pPr>
        <w:numPr>
          <w:ilvl w:val="0"/>
          <w:numId w:val="2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Increases intestinal permeability in susceptible individuals</w:t>
      </w:r>
    </w:p>
    <w:p w:rsidR="00000000" w:rsidDel="00000000" w:rsidP="00000000" w:rsidRDefault="00000000" w:rsidRPr="00000000" w14:paraId="000002FD">
      <w:pPr>
        <w:numPr>
          <w:ilvl w:val="0"/>
          <w:numId w:val="2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worsen bloating, gas, and cravings</w:t>
      </w:r>
    </w:p>
    <w:p w:rsidR="00000000" w:rsidDel="00000000" w:rsidP="00000000" w:rsidRDefault="00000000" w:rsidRPr="00000000" w14:paraId="000002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Brain effects:</w:t>
      </w:r>
    </w:p>
    <w:p w:rsidR="00000000" w:rsidDel="00000000" w:rsidP="00000000" w:rsidRDefault="00000000" w:rsidRPr="00000000" w14:paraId="000002FF">
      <w:pPr>
        <w:numPr>
          <w:ilvl w:val="0"/>
          <w:numId w:val="1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Fructose does </w:t>
      </w:r>
      <w:r w:rsidDel="00000000" w:rsidR="00000000" w:rsidRPr="00000000">
        <w:rPr>
          <w:rFonts w:ascii="Times New Roman" w:cs="Times New Roman" w:eastAsia="Times New Roman" w:hAnsi="Times New Roman"/>
          <w:b w:val="1"/>
          <w:bCs w:val="1"/>
          <w:rtl w:val="0"/>
        </w:rPr>
        <w:t xml:space="preserve">not</w:t>
      </w:r>
      <w:r w:rsidDel="00000000" w:rsidR="00000000" w:rsidRPr="00000000">
        <w:rPr>
          <w:rFonts w:ascii="Times New Roman" w:cs="Times New Roman" w:eastAsia="Times New Roman" w:hAnsi="Times New Roman"/>
          <w:rtl w:val="0"/>
        </w:rPr>
        <w:t xml:space="preserve"> suppress appetite hormones effectively</w:t>
      </w:r>
    </w:p>
    <w:p w:rsidR="00000000" w:rsidDel="00000000" w:rsidP="00000000" w:rsidRDefault="00000000" w:rsidRPr="00000000" w14:paraId="00000300">
      <w:pPr>
        <w:numPr>
          <w:ilvl w:val="0"/>
          <w:numId w:val="1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Can increase dopamine-driven reward seeking → more cravings</w:t>
      </w:r>
    </w:p>
    <w:p w:rsidR="00000000" w:rsidDel="00000000" w:rsidP="00000000" w:rsidRDefault="00000000" w:rsidRPr="00000000" w14:paraId="00000301">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6. Chronic illness links (mechanisms &amp; associations)</w:t>
      </w:r>
    </w:p>
    <w:p w:rsidR="00000000" w:rsidDel="00000000" w:rsidP="00000000" w:rsidRDefault="00000000" w:rsidRPr="00000000" w14:paraId="000003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HFCS has been associated with increased risk or worsening of:</w:t>
      </w:r>
    </w:p>
    <w:p w:rsidR="00000000" w:rsidDel="00000000" w:rsidP="00000000" w:rsidRDefault="00000000" w:rsidRPr="00000000" w14:paraId="00000303">
      <w:pPr>
        <w:numPr>
          <w:ilvl w:val="0"/>
          <w:numId w:val="116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Non-alcoholic fatty liver disease (NAFLD)</w:t>
      </w:r>
    </w:p>
    <w:p w:rsidR="00000000" w:rsidDel="00000000" w:rsidP="00000000" w:rsidRDefault="00000000" w:rsidRPr="00000000" w14:paraId="00000304">
      <w:pPr>
        <w:numPr>
          <w:ilvl w:val="0"/>
          <w:numId w:val="11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2 diabetes</w:t>
      </w:r>
    </w:p>
    <w:p w:rsidR="00000000" w:rsidDel="00000000" w:rsidP="00000000" w:rsidRDefault="00000000" w:rsidRPr="00000000" w14:paraId="00000305">
      <w:pPr>
        <w:numPr>
          <w:ilvl w:val="0"/>
          <w:numId w:val="11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Metabolic syndrome</w:t>
      </w:r>
    </w:p>
    <w:p w:rsidR="00000000" w:rsidDel="00000000" w:rsidP="00000000" w:rsidRDefault="00000000" w:rsidRPr="00000000" w14:paraId="00000306">
      <w:pPr>
        <w:numPr>
          <w:ilvl w:val="0"/>
          <w:numId w:val="11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PCOS</w:t>
      </w:r>
    </w:p>
    <w:p w:rsidR="00000000" w:rsidDel="00000000" w:rsidP="00000000" w:rsidRDefault="00000000" w:rsidRPr="00000000" w14:paraId="00000307">
      <w:pPr>
        <w:numPr>
          <w:ilvl w:val="0"/>
          <w:numId w:val="11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Gout</w:t>
      </w:r>
      <w:r w:rsidDel="00000000" w:rsidR="00000000" w:rsidRPr="00000000">
        <w:rPr>
          <w:rFonts w:ascii="Times New Roman" w:cs="Times New Roman" w:eastAsia="Times New Roman" w:hAnsi="Times New Roman"/>
          <w:rtl w:val="0"/>
        </w:rPr>
        <w:t xml:space="preserve"> (via uric acid)</w:t>
      </w:r>
    </w:p>
    <w:p w:rsidR="00000000" w:rsidDel="00000000" w:rsidP="00000000" w:rsidRDefault="00000000" w:rsidRPr="00000000" w14:paraId="00000308">
      <w:pPr>
        <w:numPr>
          <w:ilvl w:val="0"/>
          <w:numId w:val="11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Cardiovascular disease</w:t>
      </w:r>
    </w:p>
    <w:p w:rsidR="00000000" w:rsidDel="00000000" w:rsidP="00000000" w:rsidRDefault="00000000" w:rsidRPr="00000000" w14:paraId="00000309">
      <w:pPr>
        <w:numPr>
          <w:ilvl w:val="0"/>
          <w:numId w:val="11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Chronic fatigue</w:t>
      </w:r>
    </w:p>
    <w:p w:rsidR="00000000" w:rsidDel="00000000" w:rsidP="00000000" w:rsidRDefault="00000000" w:rsidRPr="00000000" w14:paraId="0000030A">
      <w:pPr>
        <w:numPr>
          <w:ilvl w:val="0"/>
          <w:numId w:val="11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Mood disorders</w:t>
      </w:r>
      <w:r w:rsidDel="00000000" w:rsidR="00000000" w:rsidRPr="00000000">
        <w:rPr>
          <w:rFonts w:ascii="Times New Roman" w:cs="Times New Roman" w:eastAsia="Times New Roman" w:hAnsi="Times New Roman"/>
          <w:rtl w:val="0"/>
        </w:rPr>
        <w:t xml:space="preserve"> (via blood sugar instability)</w:t>
      </w:r>
    </w:p>
    <w:p w:rsidR="00000000" w:rsidDel="00000000" w:rsidP="00000000" w:rsidRDefault="00000000" w:rsidRPr="00000000" w14:paraId="0000030B">
      <w:pPr>
        <w:numPr>
          <w:ilvl w:val="0"/>
          <w:numId w:val="116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Inflammatory conditions</w:t>
      </w:r>
    </w:p>
    <w:p w:rsidR="00000000" w:rsidDel="00000000" w:rsidP="00000000" w:rsidRDefault="00000000" w:rsidRPr="00000000" w14:paraId="000003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it often shows up in patients with:</w:t>
      </w:r>
    </w:p>
    <w:p w:rsidR="00000000" w:rsidDel="00000000" w:rsidP="00000000" w:rsidRDefault="00000000" w:rsidRPr="00000000" w14:paraId="0000030D">
      <w:pPr>
        <w:numPr>
          <w:ilvl w:val="0"/>
          <w:numId w:val="10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Stubborn weight gain</w:t>
      </w:r>
    </w:p>
    <w:p w:rsidR="00000000" w:rsidDel="00000000" w:rsidP="00000000" w:rsidRDefault="00000000" w:rsidRPr="00000000" w14:paraId="0000030E">
      <w:pPr>
        <w:numPr>
          <w:ilvl w:val="0"/>
          <w:numId w:val="10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labs but feel awful”</w:t>
      </w:r>
    </w:p>
    <w:p w:rsidR="00000000" w:rsidDel="00000000" w:rsidP="00000000" w:rsidRDefault="00000000" w:rsidRPr="00000000" w14:paraId="0000030F">
      <w:pPr>
        <w:numPr>
          <w:ilvl w:val="0"/>
          <w:numId w:val="10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 addiction</w:t>
      </w:r>
    </w:p>
    <w:p w:rsidR="00000000" w:rsidDel="00000000" w:rsidP="00000000" w:rsidRDefault="00000000" w:rsidRPr="00000000" w14:paraId="00000310">
      <w:pPr>
        <w:numPr>
          <w:ilvl w:val="0"/>
          <w:numId w:val="10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Energy crashes</w:t>
      </w:r>
    </w:p>
    <w:p w:rsidR="00000000" w:rsidDel="00000000" w:rsidP="00000000" w:rsidRDefault="00000000" w:rsidRPr="00000000" w14:paraId="00000311">
      <w:pPr>
        <w:numPr>
          <w:ilvl w:val="0"/>
          <w:numId w:val="10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Hormonal dysregulation</w:t>
      </w:r>
    </w:p>
    <w:p w:rsidR="00000000" w:rsidDel="00000000" w:rsidP="00000000" w:rsidRDefault="00000000" w:rsidRPr="00000000" w14:paraId="00000312">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7. Where you’ll find it</w:t>
      </w:r>
    </w:p>
    <w:p w:rsidR="00000000" w:rsidDel="00000000" w:rsidP="00000000" w:rsidRDefault="00000000" w:rsidRPr="00000000" w14:paraId="000003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HFCS is everywhere, including places people don’t expect:</w:t>
      </w:r>
    </w:p>
    <w:p w:rsidR="00000000" w:rsidDel="00000000" w:rsidP="00000000" w:rsidRDefault="00000000" w:rsidRPr="00000000" w14:paraId="00000314">
      <w:pPr>
        <w:numPr>
          <w:ilvl w:val="0"/>
          <w:numId w:val="6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Soda &amp; sweetened beverages</w:t>
      </w:r>
    </w:p>
    <w:p w:rsidR="00000000" w:rsidDel="00000000" w:rsidP="00000000" w:rsidRDefault="00000000" w:rsidRPr="00000000" w14:paraId="00000315">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Fruit drinks (even “natural” ones)</w:t>
      </w:r>
    </w:p>
    <w:p w:rsidR="00000000" w:rsidDel="00000000" w:rsidP="00000000" w:rsidRDefault="00000000" w:rsidRPr="00000000" w14:paraId="00000316">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Flavored yogurts</w:t>
      </w:r>
    </w:p>
    <w:p w:rsidR="00000000" w:rsidDel="00000000" w:rsidP="00000000" w:rsidRDefault="00000000" w:rsidRPr="00000000" w14:paraId="00000317">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Ketchup, BBQ sauce, salad dressings</w:t>
      </w:r>
    </w:p>
    <w:p w:rsidR="00000000" w:rsidDel="00000000" w:rsidP="00000000" w:rsidRDefault="00000000" w:rsidRPr="00000000" w14:paraId="00000318">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Cereals</w:t>
      </w:r>
    </w:p>
    <w:p w:rsidR="00000000" w:rsidDel="00000000" w:rsidP="00000000" w:rsidRDefault="00000000" w:rsidRPr="00000000" w14:paraId="00000319">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Granola &amp; snack bars</w:t>
      </w:r>
    </w:p>
    <w:p w:rsidR="00000000" w:rsidDel="00000000" w:rsidP="00000000" w:rsidRDefault="00000000" w:rsidRPr="00000000" w14:paraId="0000031A">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Bread</w:t>
      </w:r>
    </w:p>
    <w:p w:rsidR="00000000" w:rsidDel="00000000" w:rsidP="00000000" w:rsidRDefault="00000000" w:rsidRPr="00000000" w14:paraId="0000031B">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Canned fruit</w:t>
      </w:r>
    </w:p>
    <w:p w:rsidR="00000000" w:rsidDel="00000000" w:rsidP="00000000" w:rsidRDefault="00000000" w:rsidRPr="00000000" w14:paraId="0000031C">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Sports drinks</w:t>
      </w:r>
    </w:p>
    <w:p w:rsidR="00000000" w:rsidDel="00000000" w:rsidP="00000000" w:rsidRDefault="00000000" w:rsidRPr="00000000" w14:paraId="0000031D">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lunches</w:t>
      </w:r>
    </w:p>
    <w:p w:rsidR="00000000" w:rsidDel="00000000" w:rsidP="00000000" w:rsidRDefault="00000000" w:rsidRPr="00000000" w14:paraId="0000031E">
      <w:pPr>
        <w:numPr>
          <w:ilvl w:val="0"/>
          <w:numId w:val="6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 food</w:t>
      </w:r>
    </w:p>
    <w:p w:rsidR="00000000" w:rsidDel="00000000" w:rsidP="00000000" w:rsidRDefault="00000000" w:rsidRPr="00000000" w14:paraId="0000031F">
      <w:pPr>
        <w:spacing w:line="276.0005454545455"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0">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Glucose syrup</w:t>
      </w:r>
    </w:p>
    <w:p w:rsidR="00000000" w:rsidDel="00000000" w:rsidP="00000000" w:rsidRDefault="00000000" w:rsidRPr="00000000" w14:paraId="00000321">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Why people flag it</w:t>
      </w:r>
    </w:p>
    <w:p w:rsidR="00000000" w:rsidDel="00000000" w:rsidP="00000000" w:rsidRDefault="00000000" w:rsidRPr="00000000" w14:paraId="00000322">
      <w:pPr>
        <w:numPr>
          <w:ilvl w:val="0"/>
          <w:numId w:val="115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w:t>
      </w:r>
      <w:r w:rsidDel="00000000" w:rsidR="00000000" w:rsidRPr="00000000">
        <w:rPr>
          <w:rFonts w:ascii="Times New Roman" w:cs="Times New Roman" w:eastAsia="Times New Roman" w:hAnsi="Times New Roman"/>
          <w:b w:val="1"/>
          <w:bCs w:val="1"/>
          <w:rtl w:val="0"/>
        </w:rPr>
        <w:t xml:space="preserve">high glycemic impact</w:t>
      </w:r>
    </w:p>
    <w:p w:rsidR="00000000" w:rsidDel="00000000" w:rsidP="00000000" w:rsidRDefault="00000000" w:rsidRPr="00000000" w14:paraId="00000323">
      <w:pPr>
        <w:numPr>
          <w:ilvl w:val="0"/>
          <w:numId w:val="115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Drives </w:t>
      </w:r>
      <w:r w:rsidDel="00000000" w:rsidR="00000000" w:rsidRPr="00000000">
        <w:rPr>
          <w:rFonts w:ascii="Times New Roman" w:cs="Times New Roman" w:eastAsia="Times New Roman" w:hAnsi="Times New Roman"/>
          <w:b w:val="1"/>
          <w:bCs w:val="1"/>
          <w:rtl w:val="0"/>
        </w:rPr>
        <w:t xml:space="preserve">rapid blood sugar and insulin spikes</w:t>
      </w:r>
    </w:p>
    <w:p w:rsidR="00000000" w:rsidDel="00000000" w:rsidP="00000000" w:rsidRDefault="00000000" w:rsidRPr="00000000" w14:paraId="00000324">
      <w:pPr>
        <w:numPr>
          <w:ilvl w:val="0"/>
          <w:numId w:val="115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in “not that sweet” foods, so people underestimate exposure</w:t>
      </w:r>
    </w:p>
    <w:p w:rsidR="00000000" w:rsidDel="00000000" w:rsidP="00000000" w:rsidRDefault="00000000" w:rsidRPr="00000000" w14:paraId="00000325">
      <w:pPr>
        <w:numPr>
          <w:ilvl w:val="0"/>
          <w:numId w:val="115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used as a </w:t>
      </w:r>
      <w:r w:rsidDel="00000000" w:rsidR="00000000" w:rsidRPr="00000000">
        <w:rPr>
          <w:rFonts w:ascii="Times New Roman" w:cs="Times New Roman" w:eastAsia="Times New Roman" w:hAnsi="Times New Roman"/>
          <w:b w:val="1"/>
          <w:bCs w:val="1"/>
          <w:rtl w:val="0"/>
        </w:rPr>
        <w:t xml:space="preserve">HFCS or sugar workaround</w:t>
      </w:r>
      <w:r w:rsidDel="00000000" w:rsidR="00000000" w:rsidRPr="00000000">
        <w:rPr>
          <w:rFonts w:ascii="Times New Roman" w:cs="Times New Roman" w:eastAsia="Times New Roman" w:hAnsi="Times New Roman"/>
          <w:rtl w:val="0"/>
        </w:rPr>
        <w:t xml:space="preserve"> on labels</w:t>
      </w:r>
    </w:p>
    <w:p w:rsidR="00000000" w:rsidDel="00000000" w:rsidP="00000000" w:rsidRDefault="00000000" w:rsidRPr="00000000" w14:paraId="00000326">
      <w:pPr>
        <w:numPr>
          <w:ilvl w:val="0"/>
          <w:numId w:val="115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flag for anyone with metabolic, hormonal, or inflammatory issues</w:t>
      </w:r>
    </w:p>
    <w:p w:rsidR="00000000" w:rsidDel="00000000" w:rsidP="00000000" w:rsidRDefault="00000000" w:rsidRPr="00000000" w14:paraId="00000327">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What it is</w:t>
      </w:r>
    </w:p>
    <w:p w:rsidR="00000000" w:rsidDel="00000000" w:rsidP="00000000" w:rsidRDefault="00000000" w:rsidRPr="00000000" w14:paraId="00000328">
      <w:pPr>
        <w:numPr>
          <w:ilvl w:val="0"/>
          <w:numId w:val="69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refined liquid carbohydrate</w:t>
      </w:r>
      <w:r w:rsidDel="00000000" w:rsidR="00000000" w:rsidRPr="00000000">
        <w:rPr>
          <w:rFonts w:ascii="Times New Roman" w:cs="Times New Roman" w:eastAsia="Times New Roman" w:hAnsi="Times New Roman"/>
          <w:rtl w:val="0"/>
        </w:rPr>
        <w:t xml:space="preserve"> made by breaking down starch into glucose</w:t>
      </w:r>
    </w:p>
    <w:p w:rsidR="00000000" w:rsidDel="00000000" w:rsidP="00000000" w:rsidRDefault="00000000" w:rsidRPr="00000000" w14:paraId="00000329">
      <w:pPr>
        <w:numPr>
          <w:ilvl w:val="0"/>
          <w:numId w:val="69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starch may be:</w:t>
      </w:r>
    </w:p>
    <w:p w:rsidR="00000000" w:rsidDel="00000000" w:rsidP="00000000" w:rsidRDefault="00000000" w:rsidRPr="00000000" w14:paraId="0000032A">
      <w:pPr>
        <w:numPr>
          <w:ilvl w:val="1"/>
          <w:numId w:val="69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Corn (most common in the U.S.)</w:t>
      </w:r>
    </w:p>
    <w:p w:rsidR="00000000" w:rsidDel="00000000" w:rsidP="00000000" w:rsidRDefault="00000000" w:rsidRPr="00000000" w14:paraId="0000032B">
      <w:pPr>
        <w:numPr>
          <w:ilvl w:val="1"/>
          <w:numId w:val="69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Wheat</w:t>
      </w:r>
    </w:p>
    <w:p w:rsidR="00000000" w:rsidDel="00000000" w:rsidP="00000000" w:rsidRDefault="00000000" w:rsidRPr="00000000" w14:paraId="0000032C">
      <w:pPr>
        <w:numPr>
          <w:ilvl w:val="1"/>
          <w:numId w:val="69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Rice</w:t>
      </w:r>
    </w:p>
    <w:p w:rsidR="00000000" w:rsidDel="00000000" w:rsidP="00000000" w:rsidRDefault="00000000" w:rsidRPr="00000000" w14:paraId="0000032D">
      <w:pPr>
        <w:numPr>
          <w:ilvl w:val="1"/>
          <w:numId w:val="69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Potatoes</w:t>
      </w:r>
    </w:p>
    <w:p w:rsidR="00000000" w:rsidDel="00000000" w:rsidP="00000000" w:rsidRDefault="00000000" w:rsidRPr="00000000" w14:paraId="0000032E">
      <w:pPr>
        <w:numPr>
          <w:ilvl w:val="0"/>
          <w:numId w:val="69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little to no fiber, protein, minerals, or enzymes</w:t>
      </w:r>
    </w:p>
    <w:p w:rsidR="00000000" w:rsidDel="00000000" w:rsidP="00000000" w:rsidRDefault="00000000" w:rsidRPr="00000000" w14:paraId="0000032F">
      <w:pPr>
        <w:numPr>
          <w:ilvl w:val="0"/>
          <w:numId w:val="69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Essentially </w:t>
      </w:r>
      <w:r w:rsidDel="00000000" w:rsidR="00000000" w:rsidRPr="00000000">
        <w:rPr>
          <w:rFonts w:ascii="Times New Roman" w:cs="Times New Roman" w:eastAsia="Times New Roman" w:hAnsi="Times New Roman"/>
          <w:b w:val="1"/>
          <w:bCs w:val="1"/>
          <w:rtl w:val="0"/>
        </w:rPr>
        <w:t xml:space="preserve">liquid glucose</w:t>
      </w:r>
      <w:r w:rsidDel="00000000" w:rsidR="00000000" w:rsidRPr="00000000">
        <w:rPr>
          <w:rFonts w:ascii="Times New Roman" w:cs="Times New Roman" w:eastAsia="Times New Roman" w:hAnsi="Times New Roman"/>
          <w:rtl w:val="0"/>
        </w:rPr>
        <w:t xml:space="preserve">, sometimes partially hydrolyzed to vary thickness and sweetness</w:t>
      </w:r>
    </w:p>
    <w:p w:rsidR="00000000" w:rsidDel="00000000" w:rsidP="00000000" w:rsidRDefault="00000000" w:rsidRPr="00000000" w14:paraId="000003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European labels often use “glucose syrup” where U.S. labels say “corn syrup.”</w:t>
      </w:r>
    </w:p>
    <w:p w:rsidR="00000000" w:rsidDel="00000000" w:rsidP="00000000" w:rsidRDefault="00000000" w:rsidRPr="00000000" w14:paraId="00000331">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Why food companies use it</w:t>
      </w:r>
    </w:p>
    <w:p w:rsidR="00000000" w:rsidDel="00000000" w:rsidP="00000000" w:rsidRDefault="00000000" w:rsidRPr="00000000" w14:paraId="00000332">
      <w:pPr>
        <w:numPr>
          <w:ilvl w:val="0"/>
          <w:numId w:val="5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Cheap and versatile</w:t>
      </w:r>
    </w:p>
    <w:p w:rsidR="00000000" w:rsidDel="00000000" w:rsidP="00000000" w:rsidRDefault="00000000" w:rsidRPr="00000000" w14:paraId="00000333">
      <w:pPr>
        <w:numPr>
          <w:ilvl w:val="0"/>
          <w:numId w:val="5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Controls </w:t>
      </w:r>
      <w:r w:rsidDel="00000000" w:rsidR="00000000" w:rsidRPr="00000000">
        <w:rPr>
          <w:rFonts w:ascii="Times New Roman" w:cs="Times New Roman" w:eastAsia="Times New Roman" w:hAnsi="Times New Roman"/>
          <w:b w:val="1"/>
          <w:bCs w:val="1"/>
          <w:rtl w:val="0"/>
        </w:rPr>
        <w:t xml:space="preserve">texture</w:t>
      </w:r>
      <w:r w:rsidDel="00000000" w:rsidR="00000000" w:rsidRPr="00000000">
        <w:rPr>
          <w:rFonts w:ascii="Times New Roman" w:cs="Times New Roman" w:eastAsia="Times New Roman" w:hAnsi="Times New Roman"/>
          <w:rtl w:val="0"/>
        </w:rPr>
        <w:t xml:space="preserve"> (chewiness, smoothness, shine)</w:t>
      </w:r>
    </w:p>
    <w:p w:rsidR="00000000" w:rsidDel="00000000" w:rsidP="00000000" w:rsidRDefault="00000000" w:rsidRPr="00000000" w14:paraId="00000334">
      <w:pPr>
        <w:numPr>
          <w:ilvl w:val="0"/>
          <w:numId w:val="5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sugar crystallization</w:t>
      </w:r>
    </w:p>
    <w:p w:rsidR="00000000" w:rsidDel="00000000" w:rsidP="00000000" w:rsidRDefault="00000000" w:rsidRPr="00000000" w14:paraId="00000335">
      <w:pPr>
        <w:numPr>
          <w:ilvl w:val="0"/>
          <w:numId w:val="5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Extends shelf life</w:t>
      </w:r>
    </w:p>
    <w:p w:rsidR="00000000" w:rsidDel="00000000" w:rsidP="00000000" w:rsidRDefault="00000000" w:rsidRPr="00000000" w14:paraId="00000336">
      <w:pPr>
        <w:numPr>
          <w:ilvl w:val="0"/>
          <w:numId w:val="5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bulk without strong sweetness</w:t>
      </w:r>
    </w:p>
    <w:p w:rsidR="00000000" w:rsidDel="00000000" w:rsidP="00000000" w:rsidRDefault="00000000" w:rsidRPr="00000000" w14:paraId="00000337">
      <w:pPr>
        <w:numPr>
          <w:ilvl w:val="0"/>
          <w:numId w:val="50"/>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Creates consistent blood sugar response → encourages repeat consumption</w:t>
      </w:r>
    </w:p>
    <w:p w:rsidR="00000000" w:rsidDel="00000000" w:rsidP="00000000" w:rsidRDefault="00000000" w:rsidRPr="00000000" w14:paraId="000003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an industry perspective, it’s a </w:t>
      </w:r>
      <w:r w:rsidDel="00000000" w:rsidR="00000000" w:rsidRPr="00000000">
        <w:rPr>
          <w:rFonts w:ascii="Times New Roman" w:cs="Times New Roman" w:eastAsia="Times New Roman" w:hAnsi="Times New Roman"/>
          <w:b w:val="1"/>
          <w:bCs w:val="1"/>
          <w:rtl w:val="0"/>
        </w:rPr>
        <w:t xml:space="preserve">functional ingredient</w:t>
      </w:r>
      <w:r w:rsidDel="00000000" w:rsidR="00000000" w:rsidRPr="00000000">
        <w:rPr>
          <w:rFonts w:ascii="Times New Roman" w:cs="Times New Roman" w:eastAsia="Times New Roman" w:hAnsi="Times New Roman"/>
          <w:rtl w:val="0"/>
        </w:rPr>
        <w:t xml:space="preserve">, not a food.</w:t>
      </w:r>
    </w:p>
    <w:p w:rsidR="00000000" w:rsidDel="00000000" w:rsidP="00000000" w:rsidRDefault="00000000" w:rsidRPr="00000000" w14:paraId="00000339">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Why many practitioners recommend avoiding it</w:t>
      </w:r>
    </w:p>
    <w:p w:rsidR="00000000" w:rsidDel="00000000" w:rsidP="00000000" w:rsidRDefault="00000000" w:rsidRPr="00000000" w14:paraId="0000033A">
      <w:pPr>
        <w:numPr>
          <w:ilvl w:val="0"/>
          <w:numId w:val="30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Extremely fast absorption</w:t>
      </w:r>
    </w:p>
    <w:p w:rsidR="00000000" w:rsidDel="00000000" w:rsidP="00000000" w:rsidRDefault="00000000" w:rsidRPr="00000000" w14:paraId="0000033B">
      <w:pPr>
        <w:numPr>
          <w:ilvl w:val="0"/>
          <w:numId w:val="30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Repeated insulin spikes → </w:t>
      </w:r>
      <w:r w:rsidDel="00000000" w:rsidR="00000000" w:rsidRPr="00000000">
        <w:rPr>
          <w:rFonts w:ascii="Times New Roman" w:cs="Times New Roman" w:eastAsia="Times New Roman" w:hAnsi="Times New Roman"/>
          <w:b w:val="1"/>
          <w:bCs w:val="1"/>
          <w:rtl w:val="0"/>
        </w:rPr>
        <w:t xml:space="preserve">insulin resistance</w:t>
      </w:r>
    </w:p>
    <w:p w:rsidR="00000000" w:rsidDel="00000000" w:rsidP="00000000" w:rsidRDefault="00000000" w:rsidRPr="00000000" w14:paraId="0000033C">
      <w:pPr>
        <w:numPr>
          <w:ilvl w:val="0"/>
          <w:numId w:val="30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Disrupts appetite regulation</w:t>
      </w:r>
    </w:p>
    <w:p w:rsidR="00000000" w:rsidDel="00000000" w:rsidP="00000000" w:rsidRDefault="00000000" w:rsidRPr="00000000" w14:paraId="0000033D">
      <w:pPr>
        <w:numPr>
          <w:ilvl w:val="0"/>
          <w:numId w:val="30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nutritional upside</w:t>
      </w:r>
    </w:p>
    <w:p w:rsidR="00000000" w:rsidDel="00000000" w:rsidP="00000000" w:rsidRDefault="00000000" w:rsidRPr="00000000" w14:paraId="0000033E">
      <w:pPr>
        <w:numPr>
          <w:ilvl w:val="0"/>
          <w:numId w:val="30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combined with refined flours and seed oils</w:t>
      </w:r>
    </w:p>
    <w:p w:rsidR="00000000" w:rsidDel="00000000" w:rsidP="00000000" w:rsidRDefault="00000000" w:rsidRPr="00000000" w14:paraId="000003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patients, glucose syrup often shows up alongside:</w:t>
      </w:r>
    </w:p>
    <w:p w:rsidR="00000000" w:rsidDel="00000000" w:rsidP="00000000" w:rsidRDefault="00000000" w:rsidRPr="00000000" w14:paraId="00000340">
      <w:pPr>
        <w:numPr>
          <w:ilvl w:val="0"/>
          <w:numId w:val="84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Energy crashes</w:t>
      </w:r>
    </w:p>
    <w:p w:rsidR="00000000" w:rsidDel="00000000" w:rsidP="00000000" w:rsidRDefault="00000000" w:rsidRPr="00000000" w14:paraId="00000341">
      <w:pPr>
        <w:numPr>
          <w:ilvl w:val="0"/>
          <w:numId w:val="8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 cravings</w:t>
      </w:r>
    </w:p>
    <w:p w:rsidR="00000000" w:rsidDel="00000000" w:rsidP="00000000" w:rsidRDefault="00000000" w:rsidRPr="00000000" w14:paraId="00000342">
      <w:pPr>
        <w:numPr>
          <w:ilvl w:val="0"/>
          <w:numId w:val="8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Irritability between meals</w:t>
      </w:r>
    </w:p>
    <w:p w:rsidR="00000000" w:rsidDel="00000000" w:rsidP="00000000" w:rsidRDefault="00000000" w:rsidRPr="00000000" w14:paraId="00000343">
      <w:pPr>
        <w:numPr>
          <w:ilvl w:val="0"/>
          <w:numId w:val="84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losing weight</w:t>
      </w:r>
    </w:p>
    <w:p w:rsidR="00000000" w:rsidDel="00000000" w:rsidP="00000000" w:rsidRDefault="00000000" w:rsidRPr="00000000" w14:paraId="00000344">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What happens in the body</w:t>
      </w:r>
    </w:p>
    <w:p w:rsidR="00000000" w:rsidDel="00000000" w:rsidP="00000000" w:rsidRDefault="00000000" w:rsidRPr="00000000" w14:paraId="00000345">
      <w:pPr>
        <w:numPr>
          <w:ilvl w:val="0"/>
          <w:numId w:val="38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Rapid digestion in the small intestine</w:t>
      </w:r>
    </w:p>
    <w:p w:rsidR="00000000" w:rsidDel="00000000" w:rsidP="00000000" w:rsidRDefault="00000000" w:rsidRPr="00000000" w14:paraId="00000346">
      <w:pPr>
        <w:numPr>
          <w:ilvl w:val="0"/>
          <w:numId w:val="38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Immediate spike in blood glucose</w:t>
      </w:r>
    </w:p>
    <w:p w:rsidR="00000000" w:rsidDel="00000000" w:rsidP="00000000" w:rsidRDefault="00000000" w:rsidRPr="00000000" w14:paraId="00000347">
      <w:pPr>
        <w:numPr>
          <w:ilvl w:val="0"/>
          <w:numId w:val="38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insulin response</w:t>
      </w:r>
    </w:p>
    <w:p w:rsidR="00000000" w:rsidDel="00000000" w:rsidP="00000000" w:rsidRDefault="00000000" w:rsidRPr="00000000" w14:paraId="00000348">
      <w:pPr>
        <w:numPr>
          <w:ilvl w:val="0"/>
          <w:numId w:val="38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 glucose stored as:</w:t>
      </w:r>
    </w:p>
    <w:p w:rsidR="00000000" w:rsidDel="00000000" w:rsidP="00000000" w:rsidRDefault="00000000" w:rsidRPr="00000000" w14:paraId="00000349">
      <w:pPr>
        <w:numPr>
          <w:ilvl w:val="1"/>
          <w:numId w:val="38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Glycogen (limited capacity)</w:t>
      </w:r>
    </w:p>
    <w:p w:rsidR="00000000" w:rsidDel="00000000" w:rsidP="00000000" w:rsidRDefault="00000000" w:rsidRPr="00000000" w14:paraId="0000034A">
      <w:pPr>
        <w:numPr>
          <w:ilvl w:val="1"/>
          <w:numId w:val="38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 (once storage is full)</w:t>
      </w:r>
    </w:p>
    <w:p w:rsidR="00000000" w:rsidDel="00000000" w:rsidP="00000000" w:rsidRDefault="00000000" w:rsidRPr="00000000" w14:paraId="000003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Chronic exposure leads to:</w:t>
      </w:r>
    </w:p>
    <w:p w:rsidR="00000000" w:rsidDel="00000000" w:rsidP="00000000" w:rsidRDefault="00000000" w:rsidRPr="00000000" w14:paraId="0000034C">
      <w:pPr>
        <w:numPr>
          <w:ilvl w:val="0"/>
          <w:numId w:val="18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Insulin resistance</w:t>
      </w:r>
    </w:p>
    <w:p w:rsidR="00000000" w:rsidDel="00000000" w:rsidP="00000000" w:rsidRDefault="00000000" w:rsidRPr="00000000" w14:paraId="0000034D">
      <w:pPr>
        <w:numPr>
          <w:ilvl w:val="0"/>
          <w:numId w:val="18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inflammation</w:t>
      </w:r>
    </w:p>
    <w:p w:rsidR="00000000" w:rsidDel="00000000" w:rsidP="00000000" w:rsidRDefault="00000000" w:rsidRPr="00000000" w14:paraId="0000034E">
      <w:pPr>
        <w:numPr>
          <w:ilvl w:val="0"/>
          <w:numId w:val="18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Mitochondrial stress</w:t>
      </w:r>
    </w:p>
    <w:p w:rsidR="00000000" w:rsidDel="00000000" w:rsidP="00000000" w:rsidRDefault="00000000" w:rsidRPr="00000000" w14:paraId="0000034F">
      <w:pPr>
        <w:numPr>
          <w:ilvl w:val="0"/>
          <w:numId w:val="18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Greater reliance on sugar for energy</w:t>
      </w:r>
    </w:p>
    <w:p w:rsidR="00000000" w:rsidDel="00000000" w:rsidP="00000000" w:rsidRDefault="00000000" w:rsidRPr="00000000" w14:paraId="00000350">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6. Chronic illness links (associations &amp; mechanisms)</w:t>
      </w:r>
    </w:p>
    <w:p w:rsidR="00000000" w:rsidDel="00000000" w:rsidP="00000000" w:rsidRDefault="00000000" w:rsidRPr="00000000" w14:paraId="000003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Glucose syrup is associated with:</w:t>
      </w:r>
    </w:p>
    <w:p w:rsidR="00000000" w:rsidDel="00000000" w:rsidP="00000000" w:rsidRDefault="00000000" w:rsidRPr="00000000" w14:paraId="00000352">
      <w:pPr>
        <w:numPr>
          <w:ilvl w:val="0"/>
          <w:numId w:val="87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2 diabetes</w:t>
      </w:r>
    </w:p>
    <w:p w:rsidR="00000000" w:rsidDel="00000000" w:rsidP="00000000" w:rsidRDefault="00000000" w:rsidRPr="00000000" w14:paraId="00000353">
      <w:pPr>
        <w:numPr>
          <w:ilvl w:val="0"/>
          <w:numId w:val="8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Metabolic syndrome</w:t>
      </w:r>
    </w:p>
    <w:p w:rsidR="00000000" w:rsidDel="00000000" w:rsidP="00000000" w:rsidRDefault="00000000" w:rsidRPr="00000000" w14:paraId="00000354">
      <w:pPr>
        <w:numPr>
          <w:ilvl w:val="0"/>
          <w:numId w:val="8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PCOS</w:t>
      </w:r>
    </w:p>
    <w:p w:rsidR="00000000" w:rsidDel="00000000" w:rsidP="00000000" w:rsidRDefault="00000000" w:rsidRPr="00000000" w14:paraId="00000355">
      <w:pPr>
        <w:numPr>
          <w:ilvl w:val="0"/>
          <w:numId w:val="8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Chronic fatigue</w:t>
      </w:r>
    </w:p>
    <w:p w:rsidR="00000000" w:rsidDel="00000000" w:rsidP="00000000" w:rsidRDefault="00000000" w:rsidRPr="00000000" w14:paraId="00000356">
      <w:pPr>
        <w:numPr>
          <w:ilvl w:val="0"/>
          <w:numId w:val="8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Mood instability</w:t>
      </w:r>
    </w:p>
    <w:p w:rsidR="00000000" w:rsidDel="00000000" w:rsidP="00000000" w:rsidRDefault="00000000" w:rsidRPr="00000000" w14:paraId="00000357">
      <w:pPr>
        <w:numPr>
          <w:ilvl w:val="0"/>
          <w:numId w:val="8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ADHD symptom exacerbation</w:t>
      </w:r>
      <w:r w:rsidDel="00000000" w:rsidR="00000000" w:rsidRPr="00000000">
        <w:rPr>
          <w:rFonts w:ascii="Times New Roman" w:cs="Times New Roman" w:eastAsia="Times New Roman" w:hAnsi="Times New Roman"/>
          <w:rtl w:val="0"/>
        </w:rPr>
        <w:t xml:space="preserve"> (via blood sugar swings)</w:t>
      </w:r>
    </w:p>
    <w:p w:rsidR="00000000" w:rsidDel="00000000" w:rsidP="00000000" w:rsidRDefault="00000000" w:rsidRPr="00000000" w14:paraId="00000358">
      <w:pPr>
        <w:numPr>
          <w:ilvl w:val="0"/>
          <w:numId w:val="87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Cardiovascular disease</w:t>
      </w:r>
    </w:p>
    <w:p w:rsidR="00000000" w:rsidDel="00000000" w:rsidP="00000000" w:rsidRDefault="00000000" w:rsidRPr="00000000" w14:paraId="000003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particularly problematic for patients who already have:</w:t>
      </w:r>
    </w:p>
    <w:p w:rsidR="00000000" w:rsidDel="00000000" w:rsidP="00000000" w:rsidRDefault="00000000" w:rsidRPr="00000000" w14:paraId="0000035A">
      <w:pPr>
        <w:numPr>
          <w:ilvl w:val="0"/>
          <w:numId w:val="47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Impaired fasting glucose</w:t>
      </w:r>
    </w:p>
    <w:p w:rsidR="00000000" w:rsidDel="00000000" w:rsidP="00000000" w:rsidRDefault="00000000" w:rsidRPr="00000000" w14:paraId="0000035B">
      <w:pPr>
        <w:numPr>
          <w:ilvl w:val="0"/>
          <w:numId w:val="47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Reactive hypoglycemia</w:t>
      </w:r>
    </w:p>
    <w:p w:rsidR="00000000" w:rsidDel="00000000" w:rsidP="00000000" w:rsidRDefault="00000000" w:rsidRPr="00000000" w14:paraId="0000035C">
      <w:pPr>
        <w:numPr>
          <w:ilvl w:val="0"/>
          <w:numId w:val="47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stress / high cortisol</w:t>
      </w:r>
    </w:p>
    <w:p w:rsidR="00000000" w:rsidDel="00000000" w:rsidP="00000000" w:rsidRDefault="00000000" w:rsidRPr="00000000" w14:paraId="0000035D">
      <w:pPr>
        <w:numPr>
          <w:ilvl w:val="0"/>
          <w:numId w:val="47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sleep</w:t>
      </w:r>
    </w:p>
    <w:p w:rsidR="00000000" w:rsidDel="00000000" w:rsidP="00000000" w:rsidRDefault="00000000" w:rsidRPr="00000000" w14:paraId="0000035E">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7. Where you’ll find it</w:t>
      </w:r>
    </w:p>
    <w:p w:rsidR="00000000" w:rsidDel="00000000" w:rsidP="00000000" w:rsidRDefault="00000000" w:rsidRPr="00000000" w14:paraId="000003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but sneaky locations:</w:t>
      </w:r>
    </w:p>
    <w:p w:rsidR="00000000" w:rsidDel="00000000" w:rsidP="00000000" w:rsidRDefault="00000000" w:rsidRPr="00000000" w14:paraId="00000360">
      <w:pPr>
        <w:numPr>
          <w:ilvl w:val="0"/>
          <w:numId w:val="77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Candy and gummies</w:t>
      </w:r>
    </w:p>
    <w:p w:rsidR="00000000" w:rsidDel="00000000" w:rsidP="00000000" w:rsidRDefault="00000000" w:rsidRPr="00000000" w14:paraId="00000361">
      <w:pPr>
        <w:numPr>
          <w:ilvl w:val="0"/>
          <w:numId w:val="77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Chocolate bars</w:t>
      </w:r>
    </w:p>
    <w:p w:rsidR="00000000" w:rsidDel="00000000" w:rsidP="00000000" w:rsidRDefault="00000000" w:rsidRPr="00000000" w14:paraId="00000362">
      <w:pPr>
        <w:numPr>
          <w:ilvl w:val="0"/>
          <w:numId w:val="77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Granola and protein bars</w:t>
      </w:r>
    </w:p>
    <w:p w:rsidR="00000000" w:rsidDel="00000000" w:rsidP="00000000" w:rsidRDefault="00000000" w:rsidRPr="00000000" w14:paraId="00000363">
      <w:pPr>
        <w:numPr>
          <w:ilvl w:val="0"/>
          <w:numId w:val="77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Ice cream and frozen desserts</w:t>
      </w:r>
    </w:p>
    <w:p w:rsidR="00000000" w:rsidDel="00000000" w:rsidP="00000000" w:rsidRDefault="00000000" w:rsidRPr="00000000" w14:paraId="00000364">
      <w:pPr>
        <w:numPr>
          <w:ilvl w:val="0"/>
          <w:numId w:val="77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Baked goods</w:t>
      </w:r>
    </w:p>
    <w:p w:rsidR="00000000" w:rsidDel="00000000" w:rsidP="00000000" w:rsidRDefault="00000000" w:rsidRPr="00000000" w14:paraId="00000365">
      <w:pPr>
        <w:numPr>
          <w:ilvl w:val="0"/>
          <w:numId w:val="77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snacks</w:t>
      </w:r>
    </w:p>
    <w:p w:rsidR="00000000" w:rsidDel="00000000" w:rsidP="00000000" w:rsidRDefault="00000000" w:rsidRPr="00000000" w14:paraId="00000366">
      <w:pPr>
        <w:numPr>
          <w:ilvl w:val="0"/>
          <w:numId w:val="77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Sports and energy products</w:t>
      </w:r>
    </w:p>
    <w:p w:rsidR="00000000" w:rsidDel="00000000" w:rsidP="00000000" w:rsidRDefault="00000000" w:rsidRPr="00000000" w14:paraId="00000367">
      <w:pPr>
        <w:numPr>
          <w:ilvl w:val="0"/>
          <w:numId w:val="77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Medications, chewables, syrups</w:t>
      </w:r>
    </w:p>
    <w:p w:rsidR="00000000" w:rsidDel="00000000" w:rsidP="00000000" w:rsidRDefault="00000000" w:rsidRPr="00000000" w14:paraId="00000368">
      <w:pPr>
        <w:numPr>
          <w:ilvl w:val="0"/>
          <w:numId w:val="77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Infant and toddler snacks</w:t>
      </w:r>
    </w:p>
    <w:p w:rsidR="00000000" w:rsidDel="00000000" w:rsidP="00000000" w:rsidRDefault="00000000" w:rsidRPr="00000000" w14:paraId="0000036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tip:</w:t>
      </w:r>
    </w:p>
    <w:p w:rsidR="00000000" w:rsidDel="00000000" w:rsidP="00000000" w:rsidRDefault="00000000" w:rsidRPr="00000000" w14:paraId="0000036A">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see </w:t>
      </w:r>
      <w:r w:rsidDel="00000000" w:rsidR="00000000" w:rsidRPr="00000000">
        <w:rPr>
          <w:rFonts w:ascii="Times New Roman" w:cs="Times New Roman" w:eastAsia="Times New Roman" w:hAnsi="Times New Roman"/>
          <w:b w:val="1"/>
          <w:bCs w:val="1"/>
          <w:sz w:val="24"/>
          <w:szCs w:val="24"/>
          <w:rtl w:val="0"/>
        </w:rPr>
        <w:t xml:space="preserve">glucose syrup + starch + sugar</w:t>
      </w:r>
      <w:r w:rsidDel="00000000" w:rsidR="00000000" w:rsidRPr="00000000">
        <w:rPr>
          <w:rFonts w:ascii="Times New Roman" w:cs="Times New Roman" w:eastAsia="Times New Roman" w:hAnsi="Times New Roman"/>
          <w:sz w:val="24"/>
          <w:szCs w:val="24"/>
          <w:rtl w:val="0"/>
        </w:rPr>
        <w:t xml:space="preserve">, it’s a metabolic triple hit</w:t>
      </w:r>
    </w:p>
    <w:p w:rsidR="00000000" w:rsidDel="00000000" w:rsidP="00000000" w:rsidRDefault="00000000" w:rsidRPr="00000000" w14:paraId="0000036B">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Brown rice syrup</w:t>
      </w:r>
    </w:p>
    <w:p w:rsidR="00000000" w:rsidDel="00000000" w:rsidP="00000000" w:rsidRDefault="00000000" w:rsidRPr="00000000" w14:paraId="0000036D">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Why people flag it</w:t>
      </w:r>
    </w:p>
    <w:p w:rsidR="00000000" w:rsidDel="00000000" w:rsidP="00000000" w:rsidRDefault="00000000" w:rsidRPr="00000000" w14:paraId="0000036E">
      <w:pPr>
        <w:numPr>
          <w:ilvl w:val="0"/>
          <w:numId w:val="46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a </w:t>
      </w:r>
      <w:r w:rsidDel="00000000" w:rsidR="00000000" w:rsidRPr="00000000">
        <w:rPr>
          <w:rFonts w:ascii="Times New Roman" w:cs="Times New Roman" w:eastAsia="Times New Roman" w:hAnsi="Times New Roman"/>
          <w:b w:val="1"/>
          <w:bCs w:val="1"/>
          <w:rtl w:val="0"/>
        </w:rPr>
        <w:t xml:space="preserve">“natural” or “healthy” sweetener</w:t>
      </w:r>
    </w:p>
    <w:p w:rsidR="00000000" w:rsidDel="00000000" w:rsidP="00000000" w:rsidRDefault="00000000" w:rsidRPr="00000000" w14:paraId="0000036F">
      <w:pPr>
        <w:numPr>
          <w:ilvl w:val="0"/>
          <w:numId w:val="46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in organic, gluten-free, and “clean” products</w:t>
      </w:r>
    </w:p>
    <w:p w:rsidR="00000000" w:rsidDel="00000000" w:rsidP="00000000" w:rsidRDefault="00000000" w:rsidRPr="00000000" w14:paraId="00000370">
      <w:pPr>
        <w:numPr>
          <w:ilvl w:val="0"/>
          <w:numId w:val="46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causes </w:t>
      </w:r>
      <w:r w:rsidDel="00000000" w:rsidR="00000000" w:rsidRPr="00000000">
        <w:rPr>
          <w:rFonts w:ascii="Times New Roman" w:cs="Times New Roman" w:eastAsia="Times New Roman" w:hAnsi="Times New Roman"/>
          <w:b w:val="1"/>
          <w:bCs w:val="1"/>
          <w:rtl w:val="0"/>
        </w:rPr>
        <w:t xml:space="preserve">blood sugar spikes</w:t>
      </w:r>
    </w:p>
    <w:p w:rsidR="00000000" w:rsidDel="00000000" w:rsidP="00000000" w:rsidRDefault="00000000" w:rsidRPr="00000000" w14:paraId="00000371">
      <w:pPr>
        <w:numPr>
          <w:ilvl w:val="0"/>
          <w:numId w:val="46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History of </w:t>
      </w:r>
      <w:r w:rsidDel="00000000" w:rsidR="00000000" w:rsidRPr="00000000">
        <w:rPr>
          <w:rFonts w:ascii="Times New Roman" w:cs="Times New Roman" w:eastAsia="Times New Roman" w:hAnsi="Times New Roman"/>
          <w:b w:val="1"/>
          <w:bCs w:val="1"/>
          <w:rtl w:val="0"/>
        </w:rPr>
        <w:t xml:space="preserve">arsenic contamination concerns</w:t>
      </w:r>
    </w:p>
    <w:p w:rsidR="00000000" w:rsidDel="00000000" w:rsidP="00000000" w:rsidRDefault="00000000" w:rsidRPr="00000000" w14:paraId="00000372">
      <w:pPr>
        <w:numPr>
          <w:ilvl w:val="0"/>
          <w:numId w:val="46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used to replace HFCS while creating a similar metabolic effect</w:t>
      </w:r>
    </w:p>
    <w:p w:rsidR="00000000" w:rsidDel="00000000" w:rsidP="00000000" w:rsidRDefault="00000000" w:rsidRPr="00000000" w14:paraId="000003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classic case of </w:t>
      </w:r>
      <w:r w:rsidDel="00000000" w:rsidR="00000000" w:rsidRPr="00000000">
        <w:rPr>
          <w:rFonts w:ascii="Times New Roman" w:cs="Times New Roman" w:eastAsia="Times New Roman" w:hAnsi="Times New Roman"/>
          <w:b w:val="1"/>
          <w:bCs w:val="1"/>
          <w:rtl w:val="0"/>
        </w:rPr>
        <w:t xml:space="preserve">health-washing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74">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What it is</w:t>
      </w:r>
    </w:p>
    <w:p w:rsidR="00000000" w:rsidDel="00000000" w:rsidP="00000000" w:rsidRDefault="00000000" w:rsidRPr="00000000" w14:paraId="00000375">
      <w:pPr>
        <w:numPr>
          <w:ilvl w:val="0"/>
          <w:numId w:val="114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liquid sweetener made by:</w:t>
      </w:r>
    </w:p>
    <w:p w:rsidR="00000000" w:rsidDel="00000000" w:rsidP="00000000" w:rsidRDefault="00000000" w:rsidRPr="00000000" w14:paraId="00000376">
      <w:pPr>
        <w:numPr>
          <w:ilvl w:val="1"/>
          <w:numId w:val="114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Cooking brown rice</w:t>
      </w:r>
    </w:p>
    <w:p w:rsidR="00000000" w:rsidDel="00000000" w:rsidP="00000000" w:rsidRDefault="00000000" w:rsidRPr="00000000" w14:paraId="00000377">
      <w:pPr>
        <w:numPr>
          <w:ilvl w:val="1"/>
          <w:numId w:val="114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Breaking down the starch with enzymes</w:t>
      </w:r>
    </w:p>
    <w:p w:rsidR="00000000" w:rsidDel="00000000" w:rsidP="00000000" w:rsidRDefault="00000000" w:rsidRPr="00000000" w14:paraId="00000378">
      <w:pPr>
        <w:numPr>
          <w:ilvl w:val="1"/>
          <w:numId w:val="114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Straining and concentrating the liquid</w:t>
      </w:r>
    </w:p>
    <w:p w:rsidR="00000000" w:rsidDel="00000000" w:rsidP="00000000" w:rsidRDefault="00000000" w:rsidRPr="00000000" w14:paraId="00000379">
      <w:pPr>
        <w:numPr>
          <w:ilvl w:val="0"/>
          <w:numId w:val="11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product is:</w:t>
      </w:r>
    </w:p>
    <w:p w:rsidR="00000000" w:rsidDel="00000000" w:rsidP="00000000" w:rsidRDefault="00000000" w:rsidRPr="00000000" w14:paraId="0000037A">
      <w:pPr>
        <w:numPr>
          <w:ilvl w:val="1"/>
          <w:numId w:val="54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w:t>
      </w:r>
      <w:r w:rsidDel="00000000" w:rsidR="00000000" w:rsidRPr="00000000">
        <w:rPr>
          <w:rFonts w:ascii="Times New Roman" w:cs="Times New Roman" w:eastAsia="Times New Roman" w:hAnsi="Times New Roman"/>
          <w:b w:val="1"/>
          <w:bCs w:val="1"/>
          <w:rtl w:val="0"/>
        </w:rPr>
        <w:t xml:space="preserve">glucose</w:t>
      </w:r>
    </w:p>
    <w:p w:rsidR="00000000" w:rsidDel="00000000" w:rsidP="00000000" w:rsidRDefault="00000000" w:rsidRPr="00000000" w14:paraId="0000037B">
      <w:pPr>
        <w:numPr>
          <w:ilvl w:val="1"/>
          <w:numId w:val="54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Virtually </w:t>
      </w:r>
      <w:r w:rsidDel="00000000" w:rsidR="00000000" w:rsidRPr="00000000">
        <w:rPr>
          <w:rFonts w:ascii="Times New Roman" w:cs="Times New Roman" w:eastAsia="Times New Roman" w:hAnsi="Times New Roman"/>
          <w:b w:val="1"/>
          <w:bCs w:val="1"/>
          <w:rtl w:val="0"/>
        </w:rPr>
        <w:t xml:space="preserve">no fiber</w:t>
      </w:r>
    </w:p>
    <w:p w:rsidR="00000000" w:rsidDel="00000000" w:rsidP="00000000" w:rsidRDefault="00000000" w:rsidRPr="00000000" w14:paraId="0000037C">
      <w:pPr>
        <w:numPr>
          <w:ilvl w:val="1"/>
          <w:numId w:val="54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meaningful minerals</w:t>
      </w:r>
    </w:p>
    <w:p w:rsidR="00000000" w:rsidDel="00000000" w:rsidP="00000000" w:rsidRDefault="00000000" w:rsidRPr="00000000" w14:paraId="0000037D">
      <w:pPr>
        <w:numPr>
          <w:ilvl w:val="0"/>
          <w:numId w:val="3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Glycemic index is </w:t>
      </w:r>
      <w:r w:rsidDel="00000000" w:rsidR="00000000" w:rsidRPr="00000000">
        <w:rPr>
          <w:rFonts w:ascii="Times New Roman" w:cs="Times New Roman" w:eastAsia="Times New Roman" w:hAnsi="Times New Roman"/>
          <w:b w:val="1"/>
          <w:bCs w:val="1"/>
          <w:rtl w:val="0"/>
        </w:rPr>
        <w:t xml:space="preserve">very high</w:t>
      </w:r>
      <w:r w:rsidDel="00000000" w:rsidR="00000000" w:rsidRPr="00000000">
        <w:rPr>
          <w:rFonts w:ascii="Times New Roman" w:cs="Times New Roman" w:eastAsia="Times New Roman" w:hAnsi="Times New Roman"/>
          <w:rtl w:val="0"/>
        </w:rPr>
        <w:t xml:space="preserve"> (often higher than table sugar)</w:t>
      </w:r>
    </w:p>
    <w:p w:rsidR="00000000" w:rsidDel="00000000" w:rsidP="00000000" w:rsidRDefault="00000000" w:rsidRPr="00000000" w14:paraId="000003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name, it does </w:t>
      </w:r>
      <w:r w:rsidDel="00000000" w:rsidR="00000000" w:rsidRPr="00000000">
        <w:rPr>
          <w:rFonts w:ascii="Times New Roman" w:cs="Times New Roman" w:eastAsia="Times New Roman" w:hAnsi="Times New Roman"/>
          <w:b w:val="1"/>
          <w:bCs w:val="1"/>
          <w:rtl w:val="0"/>
        </w:rPr>
        <w:t xml:space="preserve">not behave like brown rice in the body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7F">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Why food companies use it</w:t>
      </w:r>
    </w:p>
    <w:p w:rsidR="00000000" w:rsidDel="00000000" w:rsidP="00000000" w:rsidRDefault="00000000" w:rsidRPr="00000000" w14:paraId="00000380">
      <w:pPr>
        <w:numPr>
          <w:ilvl w:val="0"/>
          <w:numId w:val="2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w:t>
      </w:r>
      <w:r w:rsidDel="00000000" w:rsidR="00000000" w:rsidRPr="00000000">
        <w:rPr>
          <w:rFonts w:ascii="Times New Roman" w:cs="Times New Roman" w:eastAsia="Times New Roman" w:hAnsi="Times New Roman"/>
          <w:b w:val="1"/>
          <w:bCs w:val="1"/>
          <w:rtl w:val="0"/>
        </w:rPr>
        <w:t xml:space="preserve">no refined sugar</w:t>
      </w:r>
      <w:r w:rsidDel="00000000" w:rsidR="00000000" w:rsidRPr="00000000">
        <w:rPr>
          <w:rFonts w:ascii="Times New Roman" w:cs="Times New Roman" w:eastAsia="Times New Roman" w:hAnsi="Times New Roman"/>
          <w:rtl w:val="0"/>
        </w:rPr>
        <w:t xml:space="preserve">” claims</w:t>
      </w:r>
    </w:p>
    <w:p w:rsidR="00000000" w:rsidDel="00000000" w:rsidP="00000000" w:rsidRDefault="00000000" w:rsidRPr="00000000" w14:paraId="00000381">
      <w:pPr>
        <w:numPr>
          <w:ilvl w:val="0"/>
          <w:numId w:val="2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Considered acceptable in organic products</w:t>
      </w:r>
    </w:p>
    <w:p w:rsidR="00000000" w:rsidDel="00000000" w:rsidP="00000000" w:rsidRDefault="00000000" w:rsidRPr="00000000" w14:paraId="00000382">
      <w:pPr>
        <w:numPr>
          <w:ilvl w:val="0"/>
          <w:numId w:val="2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Mild flavor that doesn’t overpower</w:t>
      </w:r>
    </w:p>
    <w:p w:rsidR="00000000" w:rsidDel="00000000" w:rsidP="00000000" w:rsidRDefault="00000000" w:rsidRPr="00000000" w14:paraId="00000383">
      <w:pPr>
        <w:numPr>
          <w:ilvl w:val="0"/>
          <w:numId w:val="2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Thick, sticky texture ideal for bars and cereals</w:t>
      </w:r>
    </w:p>
    <w:p w:rsidR="00000000" w:rsidDel="00000000" w:rsidP="00000000" w:rsidRDefault="00000000" w:rsidRPr="00000000" w14:paraId="00000384">
      <w:pPr>
        <w:numPr>
          <w:ilvl w:val="0"/>
          <w:numId w:val="2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Perceived as “better” by health-conscious consumers</w:t>
      </w:r>
    </w:p>
    <w:p w:rsidR="00000000" w:rsidDel="00000000" w:rsidP="00000000" w:rsidRDefault="00000000" w:rsidRPr="00000000" w14:paraId="000003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essentially a </w:t>
      </w:r>
      <w:r w:rsidDel="00000000" w:rsidR="00000000" w:rsidRPr="00000000">
        <w:rPr>
          <w:rFonts w:ascii="Times New Roman" w:cs="Times New Roman" w:eastAsia="Times New Roman" w:hAnsi="Times New Roman"/>
          <w:b w:val="1"/>
          <w:bCs w:val="1"/>
          <w:rtl w:val="0"/>
        </w:rPr>
        <w:t xml:space="preserve">marketing-friendly glucose syrup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86">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Why many practitioners recommend avoiding it</w:t>
      </w:r>
    </w:p>
    <w:p w:rsidR="00000000" w:rsidDel="00000000" w:rsidP="00000000" w:rsidRDefault="00000000" w:rsidRPr="00000000" w14:paraId="00000387">
      <w:pPr>
        <w:numPr>
          <w:ilvl w:val="0"/>
          <w:numId w:val="85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Causes rapid blood sugar and insulin spikes</w:t>
      </w:r>
    </w:p>
    <w:p w:rsidR="00000000" w:rsidDel="00000000" w:rsidP="00000000" w:rsidRDefault="00000000" w:rsidRPr="00000000" w14:paraId="00000388">
      <w:pPr>
        <w:numPr>
          <w:ilvl w:val="0"/>
          <w:numId w:val="85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fiber or nutrient buffering</w:t>
      </w:r>
    </w:p>
    <w:p w:rsidR="00000000" w:rsidDel="00000000" w:rsidP="00000000" w:rsidRDefault="00000000" w:rsidRPr="00000000" w14:paraId="00000389">
      <w:pPr>
        <w:numPr>
          <w:ilvl w:val="0"/>
          <w:numId w:val="85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cumulative glucose load</w:t>
      </w:r>
    </w:p>
    <w:p w:rsidR="00000000" w:rsidDel="00000000" w:rsidP="00000000" w:rsidRDefault="00000000" w:rsidRPr="00000000" w14:paraId="0000038A">
      <w:pPr>
        <w:numPr>
          <w:ilvl w:val="0"/>
          <w:numId w:val="85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heavy metal exposure (arsenic accumulates in rice)</w:t>
      </w:r>
    </w:p>
    <w:p w:rsidR="00000000" w:rsidDel="00000000" w:rsidP="00000000" w:rsidRDefault="00000000" w:rsidRPr="00000000" w14:paraId="0000038B">
      <w:pPr>
        <w:numPr>
          <w:ilvl w:val="0"/>
          <w:numId w:val="85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given to </w:t>
      </w:r>
      <w:r w:rsidDel="00000000" w:rsidR="00000000" w:rsidRPr="00000000">
        <w:rPr>
          <w:rFonts w:ascii="Times New Roman" w:cs="Times New Roman" w:eastAsia="Times New Roman" w:hAnsi="Times New Roman"/>
          <w:b w:val="1"/>
          <w:bCs w:val="1"/>
          <w:rtl w:val="0"/>
        </w:rPr>
        <w:t xml:space="preserve">children</w:t>
      </w:r>
      <w:r w:rsidDel="00000000" w:rsidR="00000000" w:rsidRPr="00000000">
        <w:rPr>
          <w:rFonts w:ascii="Times New Roman" w:cs="Times New Roman" w:eastAsia="Times New Roman" w:hAnsi="Times New Roman"/>
          <w:rtl w:val="0"/>
        </w:rPr>
        <w:t xml:space="preserve"> in snacks and formulas</w:t>
      </w:r>
    </w:p>
    <w:p w:rsidR="00000000" w:rsidDel="00000000" w:rsidP="00000000" w:rsidRDefault="00000000" w:rsidRPr="00000000" w14:paraId="0000038C">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What happens in the body</w:t>
      </w:r>
    </w:p>
    <w:p w:rsidR="00000000" w:rsidDel="00000000" w:rsidP="00000000" w:rsidRDefault="00000000" w:rsidRPr="00000000" w14:paraId="0000038D">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Digested quickly into glucose</w:t>
      </w:r>
    </w:p>
    <w:p w:rsidR="00000000" w:rsidDel="00000000" w:rsidP="00000000" w:rsidRDefault="00000000" w:rsidRPr="00000000" w14:paraId="0000038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Rapid rise in blood sugar</w:t>
      </w:r>
    </w:p>
    <w:p w:rsidR="00000000" w:rsidDel="00000000" w:rsidP="00000000" w:rsidRDefault="00000000" w:rsidRPr="00000000" w14:paraId="0000038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insulin response</w:t>
      </w:r>
    </w:p>
    <w:p w:rsidR="00000000" w:rsidDel="00000000" w:rsidP="00000000" w:rsidRDefault="00000000" w:rsidRPr="00000000" w14:paraId="0000039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 glucose stored as fat</w:t>
      </w:r>
    </w:p>
    <w:p w:rsidR="00000000" w:rsidDel="00000000" w:rsidP="00000000" w:rsidRDefault="00000000" w:rsidRPr="00000000" w14:paraId="0000039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Repeated exposure contributes to:</w:t>
      </w:r>
    </w:p>
    <w:p w:rsidR="00000000" w:rsidDel="00000000" w:rsidP="00000000" w:rsidRDefault="00000000" w:rsidRPr="00000000" w14:paraId="00000392">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Insulin resistance</w:t>
      </w:r>
    </w:p>
    <w:p w:rsidR="00000000" w:rsidDel="00000000" w:rsidP="00000000" w:rsidRDefault="00000000" w:rsidRPr="00000000" w14:paraId="00000393">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Energy crashes</w:t>
      </w:r>
    </w:p>
    <w:p w:rsidR="00000000" w:rsidDel="00000000" w:rsidP="00000000" w:rsidRDefault="00000000" w:rsidRPr="00000000" w14:paraId="00000394">
      <w:pPr>
        <w:numPr>
          <w:ilvl w:val="1"/>
          <w:numId w:val="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inflammation</w:t>
      </w:r>
    </w:p>
    <w:p w:rsidR="00000000" w:rsidDel="00000000" w:rsidP="00000000" w:rsidRDefault="00000000" w:rsidRPr="00000000" w14:paraId="00000395">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6. Chronic illness links (associations &amp; mechanisms)</w:t>
      </w:r>
    </w:p>
    <w:p w:rsidR="00000000" w:rsidDel="00000000" w:rsidP="00000000" w:rsidRDefault="00000000" w:rsidRPr="00000000" w14:paraId="000003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Associated with:</w:t>
      </w:r>
    </w:p>
    <w:p w:rsidR="00000000" w:rsidDel="00000000" w:rsidP="00000000" w:rsidRDefault="00000000" w:rsidRPr="00000000" w14:paraId="00000397">
      <w:pPr>
        <w:numPr>
          <w:ilvl w:val="0"/>
          <w:numId w:val="40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Insulin resistance</w:t>
      </w:r>
    </w:p>
    <w:p w:rsidR="00000000" w:rsidDel="00000000" w:rsidP="00000000" w:rsidRDefault="00000000" w:rsidRPr="00000000" w14:paraId="00000398">
      <w:pPr>
        <w:numPr>
          <w:ilvl w:val="0"/>
          <w:numId w:val="40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2 diabetes</w:t>
      </w:r>
    </w:p>
    <w:p w:rsidR="00000000" w:rsidDel="00000000" w:rsidP="00000000" w:rsidRDefault="00000000" w:rsidRPr="00000000" w14:paraId="00000399">
      <w:pPr>
        <w:numPr>
          <w:ilvl w:val="0"/>
          <w:numId w:val="40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Metabolic syndrome</w:t>
      </w:r>
    </w:p>
    <w:p w:rsidR="00000000" w:rsidDel="00000000" w:rsidP="00000000" w:rsidRDefault="00000000" w:rsidRPr="00000000" w14:paraId="0000039A">
      <w:pPr>
        <w:numPr>
          <w:ilvl w:val="0"/>
          <w:numId w:val="40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PCOS</w:t>
      </w:r>
    </w:p>
    <w:p w:rsidR="00000000" w:rsidDel="00000000" w:rsidP="00000000" w:rsidRDefault="00000000" w:rsidRPr="00000000" w14:paraId="0000039B">
      <w:pPr>
        <w:numPr>
          <w:ilvl w:val="0"/>
          <w:numId w:val="40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ADHD symptom flares</w:t>
      </w:r>
    </w:p>
    <w:p w:rsidR="00000000" w:rsidDel="00000000" w:rsidP="00000000" w:rsidRDefault="00000000" w:rsidRPr="00000000" w14:paraId="0000039C">
      <w:pPr>
        <w:numPr>
          <w:ilvl w:val="0"/>
          <w:numId w:val="40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Chronic fatigue</w:t>
      </w:r>
    </w:p>
    <w:p w:rsidR="00000000" w:rsidDel="00000000" w:rsidP="00000000" w:rsidRDefault="00000000" w:rsidRPr="00000000" w14:paraId="0000039D">
      <w:pPr>
        <w:numPr>
          <w:ilvl w:val="0"/>
          <w:numId w:val="40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Mood dysregulation</w:t>
      </w:r>
    </w:p>
    <w:p w:rsidR="00000000" w:rsidDel="00000000" w:rsidP="00000000" w:rsidRDefault="00000000" w:rsidRPr="00000000" w14:paraId="0000039E">
      <w:pPr>
        <w:numPr>
          <w:ilvl w:val="0"/>
          <w:numId w:val="40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w:t>
      </w:r>
      <w:r w:rsidDel="00000000" w:rsidR="00000000" w:rsidRPr="00000000">
        <w:rPr>
          <w:rFonts w:ascii="Times New Roman" w:cs="Times New Roman" w:eastAsia="Times New Roman" w:hAnsi="Times New Roman"/>
          <w:b w:val="1"/>
          <w:bCs w:val="1"/>
          <w:rtl w:val="0"/>
        </w:rPr>
        <w:t xml:space="preserve">toxic burden</w:t>
      </w:r>
      <w:r w:rsidDel="00000000" w:rsidR="00000000" w:rsidRPr="00000000">
        <w:rPr>
          <w:rFonts w:ascii="Times New Roman" w:cs="Times New Roman" w:eastAsia="Times New Roman" w:hAnsi="Times New Roman"/>
          <w:rtl w:val="0"/>
        </w:rPr>
        <w:t xml:space="preserve"> from arsenic exposure over time</w:t>
      </w:r>
    </w:p>
    <w:p w:rsidR="00000000" w:rsidDel="00000000" w:rsidP="00000000" w:rsidRDefault="00000000" w:rsidRPr="00000000" w14:paraId="000003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 note:</w:t>
        <w:br w:type="textWrapping"/>
        <w:t xml:space="preserve"> The concern is </w:t>
      </w:r>
      <w:r w:rsidDel="00000000" w:rsidR="00000000" w:rsidRPr="00000000">
        <w:rPr>
          <w:rFonts w:ascii="Times New Roman" w:cs="Times New Roman" w:eastAsia="Times New Roman" w:hAnsi="Times New Roman"/>
          <w:b w:val="1"/>
          <w:bCs w:val="1"/>
          <w:rtl w:val="0"/>
        </w:rPr>
        <w:t xml:space="preserve">chronic, cumulative exposure</w:t>
      </w:r>
      <w:r w:rsidDel="00000000" w:rsidR="00000000" w:rsidRPr="00000000">
        <w:rPr>
          <w:rFonts w:ascii="Times New Roman" w:cs="Times New Roman" w:eastAsia="Times New Roman" w:hAnsi="Times New Roman"/>
          <w:rtl w:val="0"/>
        </w:rPr>
        <w:t xml:space="preserve">, especially in children consuming multiple rice-based products daily.</w:t>
      </w:r>
    </w:p>
    <w:p w:rsidR="00000000" w:rsidDel="00000000" w:rsidP="00000000" w:rsidRDefault="00000000" w:rsidRPr="00000000" w14:paraId="000003A0">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7. Where you’ll find it</w:t>
      </w:r>
    </w:p>
    <w:p w:rsidR="00000000" w:rsidDel="00000000" w:rsidP="00000000" w:rsidRDefault="00000000" w:rsidRPr="00000000" w14:paraId="000003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common in “healthy” foods:</w:t>
      </w:r>
    </w:p>
    <w:p w:rsidR="00000000" w:rsidDel="00000000" w:rsidP="00000000" w:rsidRDefault="00000000" w:rsidRPr="00000000" w14:paraId="000003A2">
      <w:pPr>
        <w:numPr>
          <w:ilvl w:val="0"/>
          <w:numId w:val="8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Organic granola bars</w:t>
      </w:r>
    </w:p>
    <w:p w:rsidR="00000000" w:rsidDel="00000000" w:rsidP="00000000" w:rsidRDefault="00000000" w:rsidRPr="00000000" w14:paraId="000003A3">
      <w:pPr>
        <w:numPr>
          <w:ilvl w:val="0"/>
          <w:numId w:val="8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Gluten-free cereals</w:t>
      </w:r>
    </w:p>
    <w:p w:rsidR="00000000" w:rsidDel="00000000" w:rsidP="00000000" w:rsidRDefault="00000000" w:rsidRPr="00000000" w14:paraId="000003A4">
      <w:pPr>
        <w:numPr>
          <w:ilvl w:val="0"/>
          <w:numId w:val="8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Energy bars</w:t>
      </w:r>
    </w:p>
    <w:p w:rsidR="00000000" w:rsidDel="00000000" w:rsidP="00000000" w:rsidRDefault="00000000" w:rsidRPr="00000000" w14:paraId="000003A5">
      <w:pPr>
        <w:numPr>
          <w:ilvl w:val="0"/>
          <w:numId w:val="8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Rice-based snacks</w:t>
      </w:r>
    </w:p>
    <w:p w:rsidR="00000000" w:rsidDel="00000000" w:rsidP="00000000" w:rsidRDefault="00000000" w:rsidRPr="00000000" w14:paraId="000003A6">
      <w:pPr>
        <w:numPr>
          <w:ilvl w:val="0"/>
          <w:numId w:val="8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Baby food &amp; toddler snacks</w:t>
      </w:r>
    </w:p>
    <w:p w:rsidR="00000000" w:rsidDel="00000000" w:rsidP="00000000" w:rsidRDefault="00000000" w:rsidRPr="00000000" w14:paraId="000003A7">
      <w:pPr>
        <w:numPr>
          <w:ilvl w:val="0"/>
          <w:numId w:val="8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Dairy-free desserts</w:t>
      </w:r>
    </w:p>
    <w:p w:rsidR="00000000" w:rsidDel="00000000" w:rsidP="00000000" w:rsidRDefault="00000000" w:rsidRPr="00000000" w14:paraId="000003A8">
      <w:pPr>
        <w:numPr>
          <w:ilvl w:val="0"/>
          <w:numId w:val="8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bars</w:t>
      </w:r>
    </w:p>
    <w:p w:rsidR="00000000" w:rsidDel="00000000" w:rsidP="00000000" w:rsidRDefault="00000000" w:rsidRPr="00000000" w14:paraId="000003A9">
      <w:pPr>
        <w:numPr>
          <w:ilvl w:val="0"/>
          <w:numId w:val="8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natural” sweetened foods</w:t>
      </w:r>
    </w:p>
    <w:p w:rsidR="00000000" w:rsidDel="00000000" w:rsidP="00000000" w:rsidRDefault="00000000" w:rsidRPr="00000000" w14:paraId="000003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3AB">
      <w:pPr>
        <w:numPr>
          <w:ilvl w:val="0"/>
          <w:numId w:val="68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Rice syrup</w:t>
      </w:r>
    </w:p>
    <w:p w:rsidR="00000000" w:rsidDel="00000000" w:rsidP="00000000" w:rsidRDefault="00000000" w:rsidRPr="00000000" w14:paraId="000003AC">
      <w:pPr>
        <w:numPr>
          <w:ilvl w:val="0"/>
          <w:numId w:val="68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Brown rice malt</w:t>
      </w:r>
    </w:p>
    <w:p w:rsidR="00000000" w:rsidDel="00000000" w:rsidP="00000000" w:rsidRDefault="00000000" w:rsidRPr="00000000" w14:paraId="000003AD">
      <w:pPr>
        <w:numPr>
          <w:ilvl w:val="0"/>
          <w:numId w:val="68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Rice malt syrup</w:t>
      </w:r>
    </w:p>
    <w:p w:rsidR="00000000" w:rsidDel="00000000" w:rsidP="00000000" w:rsidRDefault="00000000" w:rsidRPr="00000000" w14:paraId="000003AE">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Tapioca syrup</w:t>
      </w:r>
    </w:p>
    <w:p w:rsidR="00000000" w:rsidDel="00000000" w:rsidP="00000000" w:rsidRDefault="00000000" w:rsidRPr="00000000" w14:paraId="000003AF">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Why people flag it</w:t>
      </w:r>
    </w:p>
    <w:p w:rsidR="00000000" w:rsidDel="00000000" w:rsidP="00000000" w:rsidRDefault="00000000" w:rsidRPr="00000000" w14:paraId="000003B0">
      <w:pPr>
        <w:numPr>
          <w:ilvl w:val="0"/>
          <w:numId w:val="15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w:t>
      </w:r>
      <w:r w:rsidDel="00000000" w:rsidR="00000000" w:rsidRPr="00000000">
        <w:rPr>
          <w:rFonts w:ascii="Times New Roman" w:cs="Times New Roman" w:eastAsia="Times New Roman" w:hAnsi="Times New Roman"/>
          <w:b w:val="1"/>
          <w:bCs w:val="1"/>
          <w:rtl w:val="0"/>
        </w:rPr>
        <w:t xml:space="preserve">natural, allergen-free, and HFCS-free</w:t>
      </w:r>
    </w:p>
    <w:p w:rsidR="00000000" w:rsidDel="00000000" w:rsidP="00000000" w:rsidRDefault="00000000" w:rsidRPr="00000000" w14:paraId="000003B1">
      <w:pPr>
        <w:numPr>
          <w:ilvl w:val="0"/>
          <w:numId w:val="15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in “better-for-you” snacks</w:t>
      </w:r>
    </w:p>
    <w:p w:rsidR="00000000" w:rsidDel="00000000" w:rsidP="00000000" w:rsidRDefault="00000000" w:rsidRPr="00000000" w14:paraId="000003B2">
      <w:pPr>
        <w:numPr>
          <w:ilvl w:val="0"/>
          <w:numId w:val="15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drives </w:t>
      </w:r>
      <w:r w:rsidDel="00000000" w:rsidR="00000000" w:rsidRPr="00000000">
        <w:rPr>
          <w:rFonts w:ascii="Times New Roman" w:cs="Times New Roman" w:eastAsia="Times New Roman" w:hAnsi="Times New Roman"/>
          <w:b w:val="1"/>
          <w:bCs w:val="1"/>
          <w:rtl w:val="0"/>
        </w:rPr>
        <w:t xml:space="preserve">significant blood sugar spikes</w:t>
      </w:r>
    </w:p>
    <w:p w:rsidR="00000000" w:rsidDel="00000000" w:rsidP="00000000" w:rsidRDefault="00000000" w:rsidRPr="00000000" w14:paraId="000003B3">
      <w:pPr>
        <w:numPr>
          <w:ilvl w:val="0"/>
          <w:numId w:val="15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used to replace corn-based syrups without changing metabolic impact</w:t>
      </w:r>
    </w:p>
    <w:p w:rsidR="00000000" w:rsidDel="00000000" w:rsidP="00000000" w:rsidRDefault="00000000" w:rsidRPr="00000000" w14:paraId="000003B4">
      <w:pPr>
        <w:numPr>
          <w:ilvl w:val="0"/>
          <w:numId w:val="15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worsen symptoms in people with blood sugar instability</w:t>
      </w:r>
    </w:p>
    <w:p w:rsidR="00000000" w:rsidDel="00000000" w:rsidP="00000000" w:rsidRDefault="00000000" w:rsidRPr="00000000" w14:paraId="000003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a classic </w:t>
      </w:r>
      <w:r w:rsidDel="00000000" w:rsidR="00000000" w:rsidRPr="00000000">
        <w:rPr>
          <w:rFonts w:ascii="Times New Roman" w:cs="Times New Roman" w:eastAsia="Times New Roman" w:hAnsi="Times New Roman"/>
          <w:b w:val="1"/>
          <w:bCs w:val="1"/>
          <w:rtl w:val="0"/>
        </w:rPr>
        <w:t xml:space="preserve">label swap, not a metabolic upgrade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6">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What it is</w:t>
      </w:r>
    </w:p>
    <w:p w:rsidR="00000000" w:rsidDel="00000000" w:rsidP="00000000" w:rsidRDefault="00000000" w:rsidRPr="00000000" w14:paraId="000003B7">
      <w:pPr>
        <w:numPr>
          <w:ilvl w:val="0"/>
          <w:numId w:val="37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liquid sweetener made from </w:t>
      </w:r>
      <w:r w:rsidDel="00000000" w:rsidR="00000000" w:rsidRPr="00000000">
        <w:rPr>
          <w:rFonts w:ascii="Times New Roman" w:cs="Times New Roman" w:eastAsia="Times New Roman" w:hAnsi="Times New Roman"/>
          <w:b w:val="1"/>
          <w:bCs w:val="1"/>
          <w:rtl w:val="0"/>
        </w:rPr>
        <w:t xml:space="preserve">cassava root (tapioca)</w:t>
      </w:r>
    </w:p>
    <w:p w:rsidR="00000000" w:rsidDel="00000000" w:rsidP="00000000" w:rsidRDefault="00000000" w:rsidRPr="00000000" w14:paraId="000003B8">
      <w:pPr>
        <w:numPr>
          <w:ilvl w:val="0"/>
          <w:numId w:val="37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 steps:</w:t>
      </w:r>
    </w:p>
    <w:p w:rsidR="00000000" w:rsidDel="00000000" w:rsidP="00000000" w:rsidRDefault="00000000" w:rsidRPr="00000000" w14:paraId="000003B9">
      <w:pPr>
        <w:numPr>
          <w:ilvl w:val="1"/>
          <w:numId w:val="37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 tapioca starch</w:t>
      </w:r>
    </w:p>
    <w:p w:rsidR="00000000" w:rsidDel="00000000" w:rsidP="00000000" w:rsidRDefault="00000000" w:rsidRPr="00000000" w14:paraId="000003BA">
      <w:pPr>
        <w:numPr>
          <w:ilvl w:val="1"/>
          <w:numId w:val="37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Enzymatically break starch into glucose</w:t>
      </w:r>
    </w:p>
    <w:p w:rsidR="00000000" w:rsidDel="00000000" w:rsidP="00000000" w:rsidRDefault="00000000" w:rsidRPr="00000000" w14:paraId="000003BB">
      <w:pPr>
        <w:numPr>
          <w:ilvl w:val="1"/>
          <w:numId w:val="37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Concentrate into a thick syrup</w:t>
      </w:r>
    </w:p>
    <w:p w:rsidR="00000000" w:rsidDel="00000000" w:rsidP="00000000" w:rsidRDefault="00000000" w:rsidRPr="00000000" w14:paraId="000003BC">
      <w:pPr>
        <w:numPr>
          <w:ilvl w:val="0"/>
          <w:numId w:val="37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product is:</w:t>
      </w:r>
    </w:p>
    <w:p w:rsidR="00000000" w:rsidDel="00000000" w:rsidP="00000000" w:rsidRDefault="00000000" w:rsidRPr="00000000" w14:paraId="000003BD">
      <w:pPr>
        <w:numPr>
          <w:ilvl w:val="1"/>
          <w:numId w:val="56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Mostly </w:t>
      </w:r>
      <w:r w:rsidDel="00000000" w:rsidR="00000000" w:rsidRPr="00000000">
        <w:rPr>
          <w:rFonts w:ascii="Times New Roman" w:cs="Times New Roman" w:eastAsia="Times New Roman" w:hAnsi="Times New Roman"/>
          <w:b w:val="1"/>
          <w:bCs w:val="1"/>
          <w:rtl w:val="0"/>
        </w:rPr>
        <w:t xml:space="preserve">glucose</w:t>
      </w:r>
    </w:p>
    <w:p w:rsidR="00000000" w:rsidDel="00000000" w:rsidP="00000000" w:rsidRDefault="00000000" w:rsidRPr="00000000" w14:paraId="000003BE">
      <w:pPr>
        <w:numPr>
          <w:ilvl w:val="1"/>
          <w:numId w:val="56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fiber</w:t>
      </w:r>
    </w:p>
    <w:p w:rsidR="00000000" w:rsidDel="00000000" w:rsidP="00000000" w:rsidRDefault="00000000" w:rsidRPr="00000000" w14:paraId="000003BF">
      <w:pPr>
        <w:numPr>
          <w:ilvl w:val="1"/>
          <w:numId w:val="56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protein</w:t>
      </w:r>
    </w:p>
    <w:p w:rsidR="00000000" w:rsidDel="00000000" w:rsidP="00000000" w:rsidRDefault="00000000" w:rsidRPr="00000000" w14:paraId="000003C0">
      <w:pPr>
        <w:numPr>
          <w:ilvl w:val="1"/>
          <w:numId w:val="56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micronutrients</w:t>
      </w:r>
    </w:p>
    <w:p w:rsidR="00000000" w:rsidDel="00000000" w:rsidP="00000000" w:rsidRDefault="00000000" w:rsidRPr="00000000" w14:paraId="000003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while cassava as a whole food is fine, </w:t>
      </w:r>
      <w:r w:rsidDel="00000000" w:rsidR="00000000" w:rsidRPr="00000000">
        <w:rPr>
          <w:rFonts w:ascii="Times New Roman" w:cs="Times New Roman" w:eastAsia="Times New Roman" w:hAnsi="Times New Roman"/>
          <w:b w:val="1"/>
          <w:bCs w:val="1"/>
          <w:rtl w:val="0"/>
        </w:rPr>
        <w:t xml:space="preserve">tapioca syrup is a refined carbohydrate extract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C2">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Why food companies use it</w:t>
      </w:r>
    </w:p>
    <w:p w:rsidR="00000000" w:rsidDel="00000000" w:rsidP="00000000" w:rsidRDefault="00000000" w:rsidRPr="00000000" w14:paraId="000003C3">
      <w:pPr>
        <w:numPr>
          <w:ilvl w:val="0"/>
          <w:numId w:val="37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Avoids corn (appeals to corn-avoidant consumers)</w:t>
      </w:r>
    </w:p>
    <w:p w:rsidR="00000000" w:rsidDel="00000000" w:rsidP="00000000" w:rsidRDefault="00000000" w:rsidRPr="00000000" w14:paraId="000003C4">
      <w:pPr>
        <w:numPr>
          <w:ilvl w:val="0"/>
          <w:numId w:val="37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well in </w:t>
      </w:r>
      <w:r w:rsidDel="00000000" w:rsidR="00000000" w:rsidRPr="00000000">
        <w:rPr>
          <w:rFonts w:ascii="Times New Roman" w:cs="Times New Roman" w:eastAsia="Times New Roman" w:hAnsi="Times New Roman"/>
          <w:b w:val="1"/>
          <w:bCs w:val="1"/>
          <w:rtl w:val="0"/>
        </w:rPr>
        <w:t xml:space="preserve">organic, gluten-free, and paleo-adjacent</w:t>
      </w:r>
      <w:r w:rsidDel="00000000" w:rsidR="00000000" w:rsidRPr="00000000">
        <w:rPr>
          <w:rFonts w:ascii="Times New Roman" w:cs="Times New Roman" w:eastAsia="Times New Roman" w:hAnsi="Times New Roman"/>
          <w:rtl w:val="0"/>
        </w:rPr>
        <w:t xml:space="preserve"> products</w:t>
      </w:r>
    </w:p>
    <w:p w:rsidR="00000000" w:rsidDel="00000000" w:rsidP="00000000" w:rsidRDefault="00000000" w:rsidRPr="00000000" w14:paraId="000003C5">
      <w:pPr>
        <w:numPr>
          <w:ilvl w:val="0"/>
          <w:numId w:val="37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Neutral flavor</w:t>
      </w:r>
    </w:p>
    <w:p w:rsidR="00000000" w:rsidDel="00000000" w:rsidP="00000000" w:rsidRDefault="00000000" w:rsidRPr="00000000" w14:paraId="000003C6">
      <w:pPr>
        <w:numPr>
          <w:ilvl w:val="0"/>
          <w:numId w:val="37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Excellent binding and texture for bars</w:t>
      </w:r>
    </w:p>
    <w:p w:rsidR="00000000" w:rsidDel="00000000" w:rsidP="00000000" w:rsidRDefault="00000000" w:rsidRPr="00000000" w14:paraId="000003C7">
      <w:pPr>
        <w:numPr>
          <w:ilvl w:val="0"/>
          <w:numId w:val="37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Extends shelf life</w:t>
      </w:r>
    </w:p>
    <w:p w:rsidR="00000000" w:rsidDel="00000000" w:rsidP="00000000" w:rsidRDefault="00000000" w:rsidRPr="00000000" w14:paraId="000003C8">
      <w:pPr>
        <w:numPr>
          <w:ilvl w:val="0"/>
          <w:numId w:val="37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“no HFCS” and “no refined sugar” claims</w:t>
      </w:r>
    </w:p>
    <w:p w:rsidR="00000000" w:rsidDel="00000000" w:rsidP="00000000" w:rsidRDefault="00000000" w:rsidRPr="00000000" w14:paraId="000003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an industry standpoint, it’s </w:t>
      </w:r>
      <w:r w:rsidDel="00000000" w:rsidR="00000000" w:rsidRPr="00000000">
        <w:rPr>
          <w:rFonts w:ascii="Times New Roman" w:cs="Times New Roman" w:eastAsia="Times New Roman" w:hAnsi="Times New Roman"/>
          <w:b w:val="1"/>
          <w:bCs w:val="1"/>
          <w:rtl w:val="0"/>
        </w:rPr>
        <w:t xml:space="preserve">clean-label glucose syrup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CA">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Why many practitioners recommend avoiding it</w:t>
      </w:r>
    </w:p>
    <w:p w:rsidR="00000000" w:rsidDel="00000000" w:rsidP="00000000" w:rsidRDefault="00000000" w:rsidRPr="00000000" w14:paraId="000003CB">
      <w:pPr>
        <w:numPr>
          <w:ilvl w:val="0"/>
          <w:numId w:val="37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glycemic load</w:t>
      </w:r>
    </w:p>
    <w:p w:rsidR="00000000" w:rsidDel="00000000" w:rsidP="00000000" w:rsidRDefault="00000000" w:rsidRPr="00000000" w14:paraId="000003CC">
      <w:pPr>
        <w:numPr>
          <w:ilvl w:val="0"/>
          <w:numId w:val="3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Rapid glucose absorption</w:t>
      </w:r>
    </w:p>
    <w:p w:rsidR="00000000" w:rsidDel="00000000" w:rsidP="00000000" w:rsidRDefault="00000000" w:rsidRPr="00000000" w14:paraId="000003CD">
      <w:pPr>
        <w:numPr>
          <w:ilvl w:val="0"/>
          <w:numId w:val="3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Repeated insulin spikes</w:t>
      </w:r>
    </w:p>
    <w:p w:rsidR="00000000" w:rsidDel="00000000" w:rsidP="00000000" w:rsidRDefault="00000000" w:rsidRPr="00000000" w14:paraId="000003CE">
      <w:pPr>
        <w:numPr>
          <w:ilvl w:val="0"/>
          <w:numId w:val="3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Promotes cravings and energy crashes</w:t>
      </w:r>
    </w:p>
    <w:p w:rsidR="00000000" w:rsidDel="00000000" w:rsidP="00000000" w:rsidRDefault="00000000" w:rsidRPr="00000000" w14:paraId="000003CF">
      <w:pPr>
        <w:numPr>
          <w:ilvl w:val="0"/>
          <w:numId w:val="3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nutritional benefit</w:t>
      </w:r>
    </w:p>
    <w:p w:rsidR="00000000" w:rsidDel="00000000" w:rsidP="00000000" w:rsidRDefault="00000000" w:rsidRPr="00000000" w14:paraId="000003D0">
      <w:pPr>
        <w:numPr>
          <w:ilvl w:val="0"/>
          <w:numId w:val="37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used in foods marketed to kids and athletes</w:t>
      </w:r>
    </w:p>
    <w:p w:rsidR="00000000" w:rsidDel="00000000" w:rsidP="00000000" w:rsidRDefault="00000000" w:rsidRPr="00000000" w14:paraId="000003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it behaves almost identically to:</w:t>
      </w:r>
    </w:p>
    <w:p w:rsidR="00000000" w:rsidDel="00000000" w:rsidP="00000000" w:rsidRDefault="00000000" w:rsidRPr="00000000" w14:paraId="000003D2">
      <w:pPr>
        <w:numPr>
          <w:ilvl w:val="0"/>
          <w:numId w:val="84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Glucose syrup</w:t>
      </w:r>
    </w:p>
    <w:p w:rsidR="00000000" w:rsidDel="00000000" w:rsidP="00000000" w:rsidRDefault="00000000" w:rsidRPr="00000000" w14:paraId="000003D3">
      <w:pPr>
        <w:numPr>
          <w:ilvl w:val="0"/>
          <w:numId w:val="8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Brown rice syrup</w:t>
      </w:r>
    </w:p>
    <w:p w:rsidR="00000000" w:rsidDel="00000000" w:rsidP="00000000" w:rsidRDefault="00000000" w:rsidRPr="00000000" w14:paraId="000003D4">
      <w:pPr>
        <w:numPr>
          <w:ilvl w:val="0"/>
          <w:numId w:val="84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Corn syrup (non-HFCS)</w:t>
      </w:r>
    </w:p>
    <w:p w:rsidR="00000000" w:rsidDel="00000000" w:rsidP="00000000" w:rsidRDefault="00000000" w:rsidRPr="00000000" w14:paraId="000003D5">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What happens in the body</w:t>
      </w:r>
    </w:p>
    <w:p w:rsidR="00000000" w:rsidDel="00000000" w:rsidP="00000000" w:rsidRDefault="00000000" w:rsidRPr="00000000" w14:paraId="000003D6">
      <w:pPr>
        <w:numPr>
          <w:ilvl w:val="0"/>
          <w:numId w:val="6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Quickly broken down into glucose</w:t>
      </w:r>
    </w:p>
    <w:p w:rsidR="00000000" w:rsidDel="00000000" w:rsidP="00000000" w:rsidRDefault="00000000" w:rsidRPr="00000000" w14:paraId="000003D7">
      <w:pPr>
        <w:numPr>
          <w:ilvl w:val="0"/>
          <w:numId w:val="6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Sharp rise in blood sugar</w:t>
      </w:r>
    </w:p>
    <w:p w:rsidR="00000000" w:rsidDel="00000000" w:rsidP="00000000" w:rsidRDefault="00000000" w:rsidRPr="00000000" w14:paraId="000003D8">
      <w:pPr>
        <w:numPr>
          <w:ilvl w:val="0"/>
          <w:numId w:val="6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insulin response</w:t>
      </w:r>
    </w:p>
    <w:p w:rsidR="00000000" w:rsidDel="00000000" w:rsidP="00000000" w:rsidRDefault="00000000" w:rsidRPr="00000000" w14:paraId="000003D9">
      <w:pPr>
        <w:numPr>
          <w:ilvl w:val="0"/>
          <w:numId w:val="6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 glucose stored as fat</w:t>
      </w:r>
    </w:p>
    <w:p w:rsidR="00000000" w:rsidDel="00000000" w:rsidP="00000000" w:rsidRDefault="00000000" w:rsidRPr="00000000" w14:paraId="000003DA">
      <w:pPr>
        <w:numPr>
          <w:ilvl w:val="0"/>
          <w:numId w:val="6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time contributes to:</w:t>
      </w:r>
    </w:p>
    <w:p w:rsidR="00000000" w:rsidDel="00000000" w:rsidP="00000000" w:rsidRDefault="00000000" w:rsidRPr="00000000" w14:paraId="000003DB">
      <w:pPr>
        <w:numPr>
          <w:ilvl w:val="1"/>
          <w:numId w:val="63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Insulin resistance</w:t>
      </w:r>
    </w:p>
    <w:p w:rsidR="00000000" w:rsidDel="00000000" w:rsidP="00000000" w:rsidRDefault="00000000" w:rsidRPr="00000000" w14:paraId="000003DC">
      <w:pPr>
        <w:numPr>
          <w:ilvl w:val="1"/>
          <w:numId w:val="63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Inflammation</w:t>
      </w:r>
    </w:p>
    <w:p w:rsidR="00000000" w:rsidDel="00000000" w:rsidP="00000000" w:rsidRDefault="00000000" w:rsidRPr="00000000" w14:paraId="000003DD">
      <w:pPr>
        <w:numPr>
          <w:ilvl w:val="1"/>
          <w:numId w:val="63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Mitochondrial stress</w:t>
      </w:r>
    </w:p>
    <w:p w:rsidR="00000000" w:rsidDel="00000000" w:rsidP="00000000" w:rsidRDefault="00000000" w:rsidRPr="00000000" w14:paraId="000003DE">
      <w:pPr>
        <w:numPr>
          <w:ilvl w:val="1"/>
          <w:numId w:val="63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metabolic flexibility</w:t>
      </w:r>
    </w:p>
    <w:p w:rsidR="00000000" w:rsidDel="00000000" w:rsidP="00000000" w:rsidRDefault="00000000" w:rsidRPr="00000000" w14:paraId="000003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Gut note:</w:t>
      </w:r>
    </w:p>
    <w:p w:rsidR="00000000" w:rsidDel="00000000" w:rsidP="00000000" w:rsidRDefault="00000000" w:rsidRPr="00000000" w14:paraId="000003E0">
      <w:pPr>
        <w:numPr>
          <w:ilvl w:val="0"/>
          <w:numId w:val="65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feed dysbiotic bacteria</w:t>
      </w:r>
    </w:p>
    <w:p w:rsidR="00000000" w:rsidDel="00000000" w:rsidP="00000000" w:rsidRDefault="00000000" w:rsidRPr="00000000" w14:paraId="000003E1">
      <w:pPr>
        <w:numPr>
          <w:ilvl w:val="0"/>
          <w:numId w:val="65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Displaces fiber-rich carbohydrate sources</w:t>
      </w:r>
    </w:p>
    <w:p w:rsidR="00000000" w:rsidDel="00000000" w:rsidP="00000000" w:rsidRDefault="00000000" w:rsidRPr="00000000" w14:paraId="000003E2">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6. Chronic illness links (associations &amp; mechanisms)</w:t>
      </w:r>
    </w:p>
    <w:p w:rsidR="00000000" w:rsidDel="00000000" w:rsidP="00000000" w:rsidRDefault="00000000" w:rsidRPr="00000000" w14:paraId="000003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Associated with:</w:t>
      </w:r>
    </w:p>
    <w:p w:rsidR="00000000" w:rsidDel="00000000" w:rsidP="00000000" w:rsidRDefault="00000000" w:rsidRPr="00000000" w14:paraId="000003E4">
      <w:pPr>
        <w:numPr>
          <w:ilvl w:val="0"/>
          <w:numId w:val="77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2 diabetes</w:t>
      </w:r>
    </w:p>
    <w:p w:rsidR="00000000" w:rsidDel="00000000" w:rsidP="00000000" w:rsidRDefault="00000000" w:rsidRPr="00000000" w14:paraId="000003E5">
      <w:pPr>
        <w:numPr>
          <w:ilvl w:val="0"/>
          <w:numId w:val="77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Metabolic syndrome</w:t>
      </w:r>
    </w:p>
    <w:p w:rsidR="00000000" w:rsidDel="00000000" w:rsidP="00000000" w:rsidRDefault="00000000" w:rsidRPr="00000000" w14:paraId="000003E6">
      <w:pPr>
        <w:numPr>
          <w:ilvl w:val="0"/>
          <w:numId w:val="77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PCOS</w:t>
      </w:r>
    </w:p>
    <w:p w:rsidR="00000000" w:rsidDel="00000000" w:rsidP="00000000" w:rsidRDefault="00000000" w:rsidRPr="00000000" w14:paraId="000003E7">
      <w:pPr>
        <w:numPr>
          <w:ilvl w:val="0"/>
          <w:numId w:val="77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Chronic fatigue</w:t>
      </w:r>
    </w:p>
    <w:p w:rsidR="00000000" w:rsidDel="00000000" w:rsidP="00000000" w:rsidRDefault="00000000" w:rsidRPr="00000000" w14:paraId="000003E8">
      <w:pPr>
        <w:numPr>
          <w:ilvl w:val="0"/>
          <w:numId w:val="77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Mood instability</w:t>
      </w:r>
    </w:p>
    <w:p w:rsidR="00000000" w:rsidDel="00000000" w:rsidP="00000000" w:rsidRDefault="00000000" w:rsidRPr="00000000" w14:paraId="000003E9">
      <w:pPr>
        <w:numPr>
          <w:ilvl w:val="0"/>
          <w:numId w:val="77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ADHD symptom flares</w:t>
      </w:r>
    </w:p>
    <w:p w:rsidR="00000000" w:rsidDel="00000000" w:rsidP="00000000" w:rsidRDefault="00000000" w:rsidRPr="00000000" w14:paraId="000003EA">
      <w:pPr>
        <w:numPr>
          <w:ilvl w:val="0"/>
          <w:numId w:val="77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 loss resistance\</w:t>
      </w:r>
      <w:r w:rsidDel="00000000" w:rsidR="00000000" w:rsidRPr="00000000">
        <w:rPr>
          <w:rtl w:val="0"/>
        </w:rPr>
      </w:r>
    </w:p>
    <w:p w:rsidR="00000000" w:rsidDel="00000000" w:rsidP="00000000" w:rsidRDefault="00000000" w:rsidRPr="00000000" w14:paraId="000003EB">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7. Where you’ll find it</w:t>
      </w:r>
    </w:p>
    <w:p w:rsidR="00000000" w:rsidDel="00000000" w:rsidP="00000000" w:rsidRDefault="00000000" w:rsidRPr="00000000" w14:paraId="000003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common in “clean” foods:</w:t>
      </w:r>
    </w:p>
    <w:p w:rsidR="00000000" w:rsidDel="00000000" w:rsidP="00000000" w:rsidRDefault="00000000" w:rsidRPr="00000000" w14:paraId="000003ED">
      <w:pPr>
        <w:numPr>
          <w:ilvl w:val="0"/>
          <w:numId w:val="69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Paleo and gluten-free bars</w:t>
      </w:r>
    </w:p>
    <w:p w:rsidR="00000000" w:rsidDel="00000000" w:rsidP="00000000" w:rsidRDefault="00000000" w:rsidRPr="00000000" w14:paraId="000003EE">
      <w:pPr>
        <w:numPr>
          <w:ilvl w:val="0"/>
          <w:numId w:val="69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Granola and snack bars</w:t>
      </w:r>
    </w:p>
    <w:p w:rsidR="00000000" w:rsidDel="00000000" w:rsidP="00000000" w:rsidRDefault="00000000" w:rsidRPr="00000000" w14:paraId="000003EF">
      <w:pPr>
        <w:numPr>
          <w:ilvl w:val="0"/>
          <w:numId w:val="69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Energy bars</w:t>
      </w:r>
    </w:p>
    <w:p w:rsidR="00000000" w:rsidDel="00000000" w:rsidP="00000000" w:rsidRDefault="00000000" w:rsidRPr="00000000" w14:paraId="000003F0">
      <w:pPr>
        <w:numPr>
          <w:ilvl w:val="0"/>
          <w:numId w:val="69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Dairy-free desserts</w:t>
      </w:r>
    </w:p>
    <w:p w:rsidR="00000000" w:rsidDel="00000000" w:rsidP="00000000" w:rsidRDefault="00000000" w:rsidRPr="00000000" w14:paraId="000003F1">
      <w:pPr>
        <w:numPr>
          <w:ilvl w:val="0"/>
          <w:numId w:val="69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Cereals</w:t>
      </w:r>
    </w:p>
    <w:p w:rsidR="00000000" w:rsidDel="00000000" w:rsidP="00000000" w:rsidRDefault="00000000" w:rsidRPr="00000000" w14:paraId="000003F2">
      <w:pPr>
        <w:numPr>
          <w:ilvl w:val="0"/>
          <w:numId w:val="69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snacks</w:t>
      </w:r>
    </w:p>
    <w:p w:rsidR="00000000" w:rsidDel="00000000" w:rsidP="00000000" w:rsidRDefault="00000000" w:rsidRPr="00000000" w14:paraId="000003F3">
      <w:pPr>
        <w:numPr>
          <w:ilvl w:val="0"/>
          <w:numId w:val="69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“Allergen-friendly” kids’ foods</w:t>
      </w:r>
    </w:p>
    <w:p w:rsidR="00000000" w:rsidDel="00000000" w:rsidP="00000000" w:rsidRDefault="00000000" w:rsidRPr="00000000" w14:paraId="000003F4">
      <w:pPr>
        <w:numPr>
          <w:ilvl w:val="0"/>
          <w:numId w:val="69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Sports and performance products</w:t>
      </w:r>
    </w:p>
    <w:p w:rsidR="00000000" w:rsidDel="00000000" w:rsidP="00000000" w:rsidRDefault="00000000" w:rsidRPr="00000000" w14:paraId="000003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3F6">
      <w:pPr>
        <w:numPr>
          <w:ilvl w:val="0"/>
          <w:numId w:val="17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Tapioca syrup solids</w:t>
      </w:r>
    </w:p>
    <w:p w:rsidR="00000000" w:rsidDel="00000000" w:rsidP="00000000" w:rsidRDefault="00000000" w:rsidRPr="00000000" w14:paraId="000003F7">
      <w:pPr>
        <w:numPr>
          <w:ilvl w:val="0"/>
          <w:numId w:val="17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Tapioca starch syrup</w:t>
      </w:r>
    </w:p>
    <w:p w:rsidR="00000000" w:rsidDel="00000000" w:rsidP="00000000" w:rsidRDefault="00000000" w:rsidRPr="00000000" w14:paraId="000003F8">
      <w:pPr>
        <w:numPr>
          <w:ilvl w:val="0"/>
          <w:numId w:val="17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Cassava syrup</w:t>
      </w:r>
    </w:p>
    <w:p w:rsidR="00000000" w:rsidDel="00000000" w:rsidP="00000000" w:rsidRDefault="00000000" w:rsidRPr="00000000" w14:paraId="000003F9">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tl w:val="0"/>
        </w:rPr>
      </w:r>
    </w:p>
    <w:p w:rsidR="00000000" w:rsidDel="00000000" w:rsidP="00000000" w:rsidRDefault="00000000" w:rsidRPr="00000000" w14:paraId="000003FA">
      <w:pPr>
        <w:spacing w:line="276.0005454545455" w:lineRule="auto"/>
        <w:rPr>
          <w:rFonts w:ascii="Times New Roman" w:cs="Times New Roman" w:eastAsia="Times New Roman" w:hAnsi="Times New Roman"/>
          <w:b w:val="1"/>
          <w:bCs w:val="1"/>
          <w:color w:val="ff0000"/>
          <w:sz w:val="30"/>
          <w:szCs w:val="30"/>
          <w:highlight w:val="yellow"/>
          <w:u w:val="single"/>
        </w:rPr>
      </w:pPr>
      <w:r w:rsidDel="00000000" w:rsidR="00000000" w:rsidRPr="00000000">
        <w:rPr>
          <w:rFonts w:ascii="Times New Roman" w:cs="Times New Roman" w:eastAsia="Times New Roman" w:hAnsi="Times New Roman"/>
          <w:b w:val="1"/>
          <w:bCs w:val="1"/>
          <w:color w:val="ff0000"/>
          <w:sz w:val="30"/>
          <w:szCs w:val="30"/>
          <w:highlight w:val="yellow"/>
          <w:u w:val="single"/>
          <w:rtl w:val="0"/>
        </w:rPr>
        <w:t xml:space="preserve">Tapioca fiber</w:t>
      </w:r>
    </w:p>
    <w:p w:rsidR="00000000" w:rsidDel="00000000" w:rsidP="00000000" w:rsidRDefault="00000000" w:rsidRPr="00000000" w14:paraId="000003FB">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Why people flag it</w:t>
      </w:r>
    </w:p>
    <w:p w:rsidR="00000000" w:rsidDel="00000000" w:rsidP="00000000" w:rsidRDefault="00000000" w:rsidRPr="00000000" w14:paraId="000003FC">
      <w:pPr>
        <w:numPr>
          <w:ilvl w:val="0"/>
          <w:numId w:val="43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w:t>
      </w:r>
      <w:r w:rsidDel="00000000" w:rsidR="00000000" w:rsidRPr="00000000">
        <w:rPr>
          <w:rFonts w:ascii="Times New Roman" w:cs="Times New Roman" w:eastAsia="Times New Roman" w:hAnsi="Times New Roman"/>
          <w:b w:val="1"/>
          <w:bCs w:val="1"/>
          <w:rtl w:val="0"/>
        </w:rPr>
        <w:t xml:space="preserve">fiber</w:t>
      </w:r>
      <w:r w:rsidDel="00000000" w:rsidR="00000000" w:rsidRPr="00000000">
        <w:rPr>
          <w:rFonts w:ascii="Times New Roman" w:cs="Times New Roman" w:eastAsia="Times New Roman" w:hAnsi="Times New Roman"/>
          <w:rtl w:val="0"/>
        </w:rPr>
        <w:t xml:space="preserve">, but often </w:t>
      </w:r>
      <w:r w:rsidDel="00000000" w:rsidR="00000000" w:rsidRPr="00000000">
        <w:rPr>
          <w:rFonts w:ascii="Times New Roman" w:cs="Times New Roman" w:eastAsia="Times New Roman" w:hAnsi="Times New Roman"/>
          <w:b w:val="1"/>
          <w:bCs w:val="1"/>
          <w:rtl w:val="0"/>
        </w:rPr>
        <w:t xml:space="preserve">behaves like sugar</w:t>
      </w:r>
    </w:p>
    <w:p w:rsidR="00000000" w:rsidDel="00000000" w:rsidP="00000000" w:rsidRDefault="00000000" w:rsidRPr="00000000" w14:paraId="000003FD">
      <w:pPr>
        <w:numPr>
          <w:ilvl w:val="0"/>
          <w:numId w:val="4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in </w:t>
      </w:r>
      <w:r w:rsidDel="00000000" w:rsidR="00000000" w:rsidRPr="00000000">
        <w:rPr>
          <w:rFonts w:ascii="Times New Roman" w:cs="Times New Roman" w:eastAsia="Times New Roman" w:hAnsi="Times New Roman"/>
          <w:b w:val="1"/>
          <w:bCs w:val="1"/>
          <w:rtl w:val="0"/>
        </w:rPr>
        <w:t xml:space="preserve">keto, low-carb, diabetic-friendly</w:t>
      </w:r>
      <w:r w:rsidDel="00000000" w:rsidR="00000000" w:rsidRPr="00000000">
        <w:rPr>
          <w:rFonts w:ascii="Times New Roman" w:cs="Times New Roman" w:eastAsia="Times New Roman" w:hAnsi="Times New Roman"/>
          <w:rtl w:val="0"/>
        </w:rPr>
        <w:t xml:space="preserve"> products</w:t>
      </w:r>
    </w:p>
    <w:p w:rsidR="00000000" w:rsidDel="00000000" w:rsidP="00000000" w:rsidRDefault="00000000" w:rsidRPr="00000000" w14:paraId="000003FE">
      <w:pPr>
        <w:numPr>
          <w:ilvl w:val="0"/>
          <w:numId w:val="4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spike blood sugar despite “0 net carbs” claims</w:t>
      </w:r>
    </w:p>
    <w:p w:rsidR="00000000" w:rsidDel="00000000" w:rsidP="00000000" w:rsidRDefault="00000000" w:rsidRPr="00000000" w14:paraId="000003FF">
      <w:pPr>
        <w:numPr>
          <w:ilvl w:val="0"/>
          <w:numId w:val="4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Causes </w:t>
      </w:r>
      <w:r w:rsidDel="00000000" w:rsidR="00000000" w:rsidRPr="00000000">
        <w:rPr>
          <w:rFonts w:ascii="Times New Roman" w:cs="Times New Roman" w:eastAsia="Times New Roman" w:hAnsi="Times New Roman"/>
          <w:b w:val="1"/>
          <w:bCs w:val="1"/>
          <w:rtl w:val="0"/>
        </w:rPr>
        <w:t xml:space="preserve">bloating, gas, diarrhea</w:t>
      </w:r>
      <w:r w:rsidDel="00000000" w:rsidR="00000000" w:rsidRPr="00000000">
        <w:rPr>
          <w:rFonts w:ascii="Times New Roman" w:cs="Times New Roman" w:eastAsia="Times New Roman" w:hAnsi="Times New Roman"/>
          <w:rtl w:val="0"/>
        </w:rPr>
        <w:t xml:space="preserve">, or constipation in many patients</w:t>
      </w:r>
    </w:p>
    <w:p w:rsidR="00000000" w:rsidDel="00000000" w:rsidP="00000000" w:rsidRDefault="00000000" w:rsidRPr="00000000" w14:paraId="00000400">
      <w:pPr>
        <w:numPr>
          <w:ilvl w:val="0"/>
          <w:numId w:val="43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Regulatory controversy around how it’s classified</w:t>
      </w:r>
    </w:p>
    <w:p w:rsidR="00000000" w:rsidDel="00000000" w:rsidP="00000000" w:rsidRDefault="00000000" w:rsidRPr="00000000" w14:paraId="000004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one of the most </w:t>
      </w:r>
      <w:r w:rsidDel="00000000" w:rsidR="00000000" w:rsidRPr="00000000">
        <w:rPr>
          <w:rFonts w:ascii="Times New Roman" w:cs="Times New Roman" w:eastAsia="Times New Roman" w:hAnsi="Times New Roman"/>
          <w:b w:val="1"/>
          <w:bCs w:val="1"/>
          <w:rtl w:val="0"/>
        </w:rPr>
        <w:t xml:space="preserve">misleading clean-label ingredients</w:t>
      </w:r>
      <w:r w:rsidDel="00000000" w:rsidR="00000000" w:rsidRPr="00000000">
        <w:rPr>
          <w:rFonts w:ascii="Times New Roman" w:cs="Times New Roman" w:eastAsia="Times New Roman" w:hAnsi="Times New Roman"/>
          <w:rtl w:val="0"/>
        </w:rPr>
        <w:t xml:space="preserve"> in circulation.</w:t>
      </w:r>
    </w:p>
    <w:p w:rsidR="00000000" w:rsidDel="00000000" w:rsidP="00000000" w:rsidRDefault="00000000" w:rsidRPr="00000000" w14:paraId="00000402">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What it is</w:t>
      </w:r>
    </w:p>
    <w:p w:rsidR="00000000" w:rsidDel="00000000" w:rsidP="00000000" w:rsidRDefault="00000000" w:rsidRPr="00000000" w14:paraId="00000403">
      <w:pPr>
        <w:numPr>
          <w:ilvl w:val="0"/>
          <w:numId w:val="10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 from </w:t>
      </w:r>
      <w:r w:rsidDel="00000000" w:rsidR="00000000" w:rsidRPr="00000000">
        <w:rPr>
          <w:rFonts w:ascii="Times New Roman" w:cs="Times New Roman" w:eastAsia="Times New Roman" w:hAnsi="Times New Roman"/>
          <w:b w:val="1"/>
          <w:bCs w:val="1"/>
          <w:rtl w:val="0"/>
        </w:rPr>
        <w:t xml:space="preserve">tapioca starch (cassava)</w:t>
      </w:r>
    </w:p>
    <w:p w:rsidR="00000000" w:rsidDel="00000000" w:rsidP="00000000" w:rsidRDefault="00000000" w:rsidRPr="00000000" w14:paraId="00000404">
      <w:pPr>
        <w:numPr>
          <w:ilvl w:val="0"/>
          <w:numId w:val="10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Heavily processed:</w:t>
      </w:r>
    </w:p>
    <w:p w:rsidR="00000000" w:rsidDel="00000000" w:rsidP="00000000" w:rsidRDefault="00000000" w:rsidRPr="00000000" w14:paraId="00000405">
      <w:pPr>
        <w:numPr>
          <w:ilvl w:val="1"/>
          <w:numId w:val="101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Starch is enzymatically broken down</w:t>
      </w:r>
    </w:p>
    <w:p w:rsidR="00000000" w:rsidDel="00000000" w:rsidP="00000000" w:rsidRDefault="00000000" w:rsidRPr="00000000" w14:paraId="00000406">
      <w:pPr>
        <w:numPr>
          <w:ilvl w:val="1"/>
          <w:numId w:val="101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Converted into </w:t>
      </w:r>
      <w:r w:rsidDel="00000000" w:rsidR="00000000" w:rsidRPr="00000000">
        <w:rPr>
          <w:rFonts w:ascii="Times New Roman" w:cs="Times New Roman" w:eastAsia="Times New Roman" w:hAnsi="Times New Roman"/>
          <w:b w:val="1"/>
          <w:bCs w:val="1"/>
          <w:rtl w:val="0"/>
        </w:rPr>
        <w:t xml:space="preserve">short-chain carbohydrates</w:t>
      </w:r>
    </w:p>
    <w:p w:rsidR="00000000" w:rsidDel="00000000" w:rsidP="00000000" w:rsidRDefault="00000000" w:rsidRPr="00000000" w14:paraId="00000407">
      <w:pPr>
        <w:numPr>
          <w:ilvl w:val="1"/>
          <w:numId w:val="101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Labeled as “soluble fiber”</w:t>
      </w:r>
    </w:p>
    <w:p w:rsidR="00000000" w:rsidDel="00000000" w:rsidP="00000000" w:rsidRDefault="00000000" w:rsidRPr="00000000" w14:paraId="00000408">
      <w:pPr>
        <w:numPr>
          <w:ilvl w:val="0"/>
          <w:numId w:val="10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Chemically, many tapioca fibers are </w:t>
      </w:r>
      <w:r w:rsidDel="00000000" w:rsidR="00000000" w:rsidRPr="00000000">
        <w:rPr>
          <w:rFonts w:ascii="Times New Roman" w:cs="Times New Roman" w:eastAsia="Times New Roman" w:hAnsi="Times New Roman"/>
          <w:b w:val="1"/>
          <w:bCs w:val="1"/>
          <w:rtl w:val="0"/>
        </w:rPr>
        <w:t xml:space="preserve">partially digestible carbohydrates</w:t>
      </w:r>
      <w:r w:rsidDel="00000000" w:rsidR="00000000" w:rsidRPr="00000000">
        <w:rPr>
          <w:rFonts w:ascii="Times New Roman" w:cs="Times New Roman" w:eastAsia="Times New Roman" w:hAnsi="Times New Roman"/>
          <w:rtl w:val="0"/>
        </w:rPr>
        <w:t xml:space="preserve">, not true fiber</w:t>
      </w:r>
    </w:p>
    <w:p w:rsidR="00000000" w:rsidDel="00000000" w:rsidP="00000000" w:rsidRDefault="00000000" w:rsidRPr="00000000" w14:paraId="000004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distinction:</w:t>
      </w:r>
    </w:p>
    <w:p w:rsidR="00000000" w:rsidDel="00000000" w:rsidP="00000000" w:rsidRDefault="00000000" w:rsidRPr="00000000" w14:paraId="000004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 fiber resists digestion.</w:t>
        <w:br w:type="textWrapping"/>
        <w:t xml:space="preserve"> Tapioca fiber often </w:t>
      </w:r>
      <w:r w:rsidDel="00000000" w:rsidR="00000000" w:rsidRPr="00000000">
        <w:rPr>
          <w:rFonts w:ascii="Times New Roman" w:cs="Times New Roman" w:eastAsia="Times New Roman" w:hAnsi="Times New Roman"/>
          <w:b w:val="1"/>
          <w:bCs w:val="1"/>
          <w:rtl w:val="0"/>
        </w:rPr>
        <w:t xml:space="preserve">does not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forms are technically </w:t>
      </w:r>
      <w:r w:rsidDel="00000000" w:rsidR="00000000" w:rsidRPr="00000000">
        <w:rPr>
          <w:rFonts w:ascii="Times New Roman" w:cs="Times New Roman" w:eastAsia="Times New Roman" w:hAnsi="Times New Roman"/>
          <w:b w:val="1"/>
          <w:bCs w:val="1"/>
          <w:rtl w:val="0"/>
        </w:rPr>
        <w:t xml:space="preserve">IMOs</w:t>
      </w:r>
      <w:r w:rsidDel="00000000" w:rsidR="00000000" w:rsidRPr="00000000">
        <w:rPr>
          <w:rFonts w:ascii="Times New Roman" w:cs="Times New Roman" w:eastAsia="Times New Roman" w:hAnsi="Times New Roman"/>
          <w:rtl w:val="0"/>
        </w:rPr>
        <w:t xml:space="preserve">, which the body can break down into glucose.</w:t>
      </w:r>
    </w:p>
    <w:p w:rsidR="00000000" w:rsidDel="00000000" w:rsidP="00000000" w:rsidRDefault="00000000" w:rsidRPr="00000000" w14:paraId="0000040C">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Why food companies use it</w:t>
      </w:r>
    </w:p>
    <w:p w:rsidR="00000000" w:rsidDel="00000000" w:rsidP="00000000" w:rsidRDefault="00000000" w:rsidRPr="00000000" w14:paraId="0000040D">
      <w:pPr>
        <w:numPr>
          <w:ilvl w:val="0"/>
          <w:numId w:val="7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w:t>
      </w:r>
      <w:r w:rsidDel="00000000" w:rsidR="00000000" w:rsidRPr="00000000">
        <w:rPr>
          <w:rFonts w:ascii="Times New Roman" w:cs="Times New Roman" w:eastAsia="Times New Roman" w:hAnsi="Times New Roman"/>
          <w:b w:val="1"/>
          <w:bCs w:val="1"/>
          <w:rtl w:val="0"/>
        </w:rPr>
        <w:t xml:space="preserve">high fiber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low net carb</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keto-friendly</w:t>
      </w:r>
      <w:r w:rsidDel="00000000" w:rsidR="00000000" w:rsidRPr="00000000">
        <w:rPr>
          <w:rFonts w:ascii="Times New Roman" w:cs="Times New Roman" w:eastAsia="Times New Roman" w:hAnsi="Times New Roman"/>
          <w:rtl w:val="0"/>
        </w:rPr>
        <w:t xml:space="preserve">” claims</w:t>
      </w:r>
    </w:p>
    <w:p w:rsidR="00000000" w:rsidDel="00000000" w:rsidP="00000000" w:rsidRDefault="00000000" w:rsidRPr="00000000" w14:paraId="0000040E">
      <w:pPr>
        <w:numPr>
          <w:ilvl w:val="0"/>
          <w:numId w:val="7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bulk and sweetness with minimal taste</w:t>
      </w:r>
    </w:p>
    <w:p w:rsidR="00000000" w:rsidDel="00000000" w:rsidP="00000000" w:rsidRDefault="00000000" w:rsidRPr="00000000" w14:paraId="0000040F">
      <w:pPr>
        <w:numPr>
          <w:ilvl w:val="0"/>
          <w:numId w:val="7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texture in bars and baked goods</w:t>
      </w:r>
    </w:p>
    <w:p w:rsidR="00000000" w:rsidDel="00000000" w:rsidP="00000000" w:rsidRDefault="00000000" w:rsidRPr="00000000" w14:paraId="00000410">
      <w:pPr>
        <w:numPr>
          <w:ilvl w:val="0"/>
          <w:numId w:val="7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Cheap and corn-free</w:t>
      </w:r>
    </w:p>
    <w:p w:rsidR="00000000" w:rsidDel="00000000" w:rsidP="00000000" w:rsidRDefault="00000000" w:rsidRPr="00000000" w14:paraId="00000411">
      <w:pPr>
        <w:numPr>
          <w:ilvl w:val="0"/>
          <w:numId w:val="7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products </w:t>
      </w:r>
      <w:r w:rsidDel="00000000" w:rsidR="00000000" w:rsidRPr="00000000">
        <w:rPr>
          <w:rFonts w:ascii="Times New Roman" w:cs="Times New Roman" w:eastAsia="Times New Roman" w:hAnsi="Times New Roman"/>
          <w:i w:val="1"/>
          <w:iCs w:val="1"/>
          <w:rtl w:val="0"/>
        </w:rPr>
        <w:t xml:space="preserve">look</w:t>
      </w:r>
      <w:r w:rsidDel="00000000" w:rsidR="00000000" w:rsidRPr="00000000">
        <w:rPr>
          <w:rFonts w:ascii="Times New Roman" w:cs="Times New Roman" w:eastAsia="Times New Roman" w:hAnsi="Times New Roman"/>
          <w:rtl w:val="0"/>
        </w:rPr>
        <w:t xml:space="preserve"> metabolically safe on labels</w:t>
      </w:r>
    </w:p>
    <w:p w:rsidR="00000000" w:rsidDel="00000000" w:rsidP="00000000" w:rsidRDefault="00000000" w:rsidRPr="00000000" w14:paraId="000004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business standpoint, it’s a </w:t>
      </w:r>
      <w:r w:rsidDel="00000000" w:rsidR="00000000" w:rsidRPr="00000000">
        <w:rPr>
          <w:rFonts w:ascii="Times New Roman" w:cs="Times New Roman" w:eastAsia="Times New Roman" w:hAnsi="Times New Roman"/>
          <w:b w:val="1"/>
          <w:bCs w:val="1"/>
          <w:rtl w:val="0"/>
        </w:rPr>
        <w:t xml:space="preserve">label loophole ingredient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13">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Why many practitioners recommend avoiding it</w:t>
      </w:r>
    </w:p>
    <w:p w:rsidR="00000000" w:rsidDel="00000000" w:rsidP="00000000" w:rsidRDefault="00000000" w:rsidRPr="00000000" w14:paraId="00000414">
      <w:pPr>
        <w:numPr>
          <w:ilvl w:val="0"/>
          <w:numId w:val="45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t>
      </w:r>
      <w:r w:rsidDel="00000000" w:rsidR="00000000" w:rsidRPr="00000000">
        <w:rPr>
          <w:rFonts w:ascii="Times New Roman" w:cs="Times New Roman" w:eastAsia="Times New Roman" w:hAnsi="Times New Roman"/>
          <w:b w:val="1"/>
          <w:bCs w:val="1"/>
          <w:rtl w:val="0"/>
        </w:rPr>
        <w:t xml:space="preserve">raise blood sugar and insulin</w:t>
      </w:r>
    </w:p>
    <w:p w:rsidR="00000000" w:rsidDel="00000000" w:rsidP="00000000" w:rsidRDefault="00000000" w:rsidRPr="00000000" w14:paraId="00000415">
      <w:pPr>
        <w:numPr>
          <w:ilvl w:val="0"/>
          <w:numId w:val="45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Misleads patients tracking carbs or glucose</w:t>
      </w:r>
    </w:p>
    <w:p w:rsidR="00000000" w:rsidDel="00000000" w:rsidP="00000000" w:rsidRDefault="00000000" w:rsidRPr="00000000" w14:paraId="00000416">
      <w:pPr>
        <w:numPr>
          <w:ilvl w:val="0"/>
          <w:numId w:val="45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Frequently worsens gut symptoms</w:t>
      </w:r>
    </w:p>
    <w:p w:rsidR="00000000" w:rsidDel="00000000" w:rsidP="00000000" w:rsidRDefault="00000000" w:rsidRPr="00000000" w14:paraId="00000417">
      <w:pPr>
        <w:numPr>
          <w:ilvl w:val="0"/>
          <w:numId w:val="45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clear long-term safety data at high intakes</w:t>
      </w:r>
    </w:p>
    <w:p w:rsidR="00000000" w:rsidDel="00000000" w:rsidP="00000000" w:rsidRDefault="00000000" w:rsidRPr="00000000" w14:paraId="00000418">
      <w:pPr>
        <w:numPr>
          <w:ilvl w:val="0"/>
          <w:numId w:val="45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Undermines metabolic healing in insulin-resistant patients</w:t>
      </w:r>
    </w:p>
    <w:p w:rsidR="00000000" w:rsidDel="00000000" w:rsidP="00000000" w:rsidRDefault="00000000" w:rsidRPr="00000000" w14:paraId="000004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this is a </w:t>
      </w:r>
      <w:r w:rsidDel="00000000" w:rsidR="00000000" w:rsidRPr="00000000">
        <w:rPr>
          <w:rFonts w:ascii="Times New Roman" w:cs="Times New Roman" w:eastAsia="Times New Roman" w:hAnsi="Times New Roman"/>
          <w:b w:val="1"/>
          <w:bCs w:val="1"/>
          <w:rtl w:val="0"/>
        </w:rPr>
        <w:t xml:space="preserve">“trust-breaker” ingredient</w:t>
      </w:r>
      <w:r w:rsidDel="00000000" w:rsidR="00000000" w:rsidRPr="00000000">
        <w:rPr>
          <w:rFonts w:ascii="Times New Roman" w:cs="Times New Roman" w:eastAsia="Times New Roman" w:hAnsi="Times New Roman"/>
          <w:rtl w:val="0"/>
        </w:rPr>
        <w:t xml:space="preserve"> for patients doing everything “right” but not improving.</w:t>
      </w:r>
    </w:p>
    <w:p w:rsidR="00000000" w:rsidDel="00000000" w:rsidP="00000000" w:rsidRDefault="00000000" w:rsidRPr="00000000" w14:paraId="0000041A">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What happens in the body</w:t>
      </w:r>
    </w:p>
    <w:p w:rsidR="00000000" w:rsidDel="00000000" w:rsidP="00000000" w:rsidRDefault="00000000" w:rsidRPr="00000000" w14:paraId="000004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Depending on the formulation:</w:t>
      </w:r>
    </w:p>
    <w:p w:rsidR="00000000" w:rsidDel="00000000" w:rsidP="00000000" w:rsidRDefault="00000000" w:rsidRPr="00000000" w14:paraId="0000041C">
      <w:pPr>
        <w:numPr>
          <w:ilvl w:val="0"/>
          <w:numId w:val="26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digested in the </w:t>
      </w:r>
      <w:r w:rsidDel="00000000" w:rsidR="00000000" w:rsidRPr="00000000">
        <w:rPr>
          <w:rFonts w:ascii="Times New Roman" w:cs="Times New Roman" w:eastAsia="Times New Roman" w:hAnsi="Times New Roman"/>
          <w:b w:val="1"/>
          <w:bCs w:val="1"/>
          <w:rtl w:val="0"/>
        </w:rPr>
        <w:t xml:space="preserve">small intestine</w:t>
      </w:r>
    </w:p>
    <w:p w:rsidR="00000000" w:rsidDel="00000000" w:rsidP="00000000" w:rsidRDefault="00000000" w:rsidRPr="00000000" w14:paraId="0000041D">
      <w:pPr>
        <w:numPr>
          <w:ilvl w:val="0"/>
          <w:numId w:val="26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Broken down into </w:t>
      </w:r>
      <w:r w:rsidDel="00000000" w:rsidR="00000000" w:rsidRPr="00000000">
        <w:rPr>
          <w:rFonts w:ascii="Times New Roman" w:cs="Times New Roman" w:eastAsia="Times New Roman" w:hAnsi="Times New Roman"/>
          <w:b w:val="1"/>
          <w:bCs w:val="1"/>
          <w:rtl w:val="0"/>
        </w:rPr>
        <w:t xml:space="preserve">glucose</w:t>
      </w:r>
    </w:p>
    <w:p w:rsidR="00000000" w:rsidDel="00000000" w:rsidP="00000000" w:rsidRDefault="00000000" w:rsidRPr="00000000" w14:paraId="0000041E">
      <w:pPr>
        <w:numPr>
          <w:ilvl w:val="0"/>
          <w:numId w:val="26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 insulin response</w:t>
      </w:r>
    </w:p>
    <w:p w:rsidR="00000000" w:rsidDel="00000000" w:rsidP="00000000" w:rsidRDefault="00000000" w:rsidRPr="00000000" w14:paraId="0000041F">
      <w:pPr>
        <w:numPr>
          <w:ilvl w:val="0"/>
          <w:numId w:val="260"/>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Fermented rapidly in the gut → gas, bloating, cramping</w:t>
      </w:r>
    </w:p>
    <w:p w:rsidR="00000000" w:rsidDel="00000000" w:rsidP="00000000" w:rsidRDefault="00000000" w:rsidRPr="00000000" w14:paraId="000004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acting like fiber:</w:t>
      </w:r>
    </w:p>
    <w:p w:rsidR="00000000" w:rsidDel="00000000" w:rsidP="00000000" w:rsidRDefault="00000000" w:rsidRPr="00000000" w14:paraId="00000421">
      <w:pPr>
        <w:numPr>
          <w:ilvl w:val="0"/>
          <w:numId w:val="104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behaves like a </w:t>
      </w:r>
      <w:r w:rsidDel="00000000" w:rsidR="00000000" w:rsidRPr="00000000">
        <w:rPr>
          <w:rFonts w:ascii="Times New Roman" w:cs="Times New Roman" w:eastAsia="Times New Roman" w:hAnsi="Times New Roman"/>
          <w:b w:val="1"/>
          <w:bCs w:val="1"/>
          <w:rtl w:val="0"/>
        </w:rPr>
        <w:t xml:space="preserve">slow-release sugar</w:t>
      </w:r>
    </w:p>
    <w:p w:rsidR="00000000" w:rsidDel="00000000" w:rsidP="00000000" w:rsidRDefault="00000000" w:rsidRPr="00000000" w14:paraId="00000422">
      <w:pPr>
        <w:numPr>
          <w:ilvl w:val="0"/>
          <w:numId w:val="104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disrupt microbiome balance</w:t>
      </w:r>
    </w:p>
    <w:p w:rsidR="00000000" w:rsidDel="00000000" w:rsidP="00000000" w:rsidRDefault="00000000" w:rsidRPr="00000000" w14:paraId="00000423">
      <w:pPr>
        <w:numPr>
          <w:ilvl w:val="0"/>
          <w:numId w:val="104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increase intestinal irritation in sensitive patients</w:t>
      </w:r>
    </w:p>
    <w:p w:rsidR="00000000" w:rsidDel="00000000" w:rsidP="00000000" w:rsidRDefault="00000000" w:rsidRPr="00000000" w14:paraId="000004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why CGMs often show </w:t>
      </w:r>
      <w:r w:rsidDel="00000000" w:rsidR="00000000" w:rsidRPr="00000000">
        <w:rPr>
          <w:rFonts w:ascii="Times New Roman" w:cs="Times New Roman" w:eastAsia="Times New Roman" w:hAnsi="Times New Roman"/>
          <w:b w:val="1"/>
          <w:bCs w:val="1"/>
          <w:rtl w:val="0"/>
        </w:rPr>
        <w:t xml:space="preserve">unexpected glucose spikes</w:t>
      </w:r>
      <w:r w:rsidDel="00000000" w:rsidR="00000000" w:rsidRPr="00000000">
        <w:rPr>
          <w:rFonts w:ascii="Times New Roman" w:cs="Times New Roman" w:eastAsia="Times New Roman" w:hAnsi="Times New Roman"/>
          <w:rtl w:val="0"/>
        </w:rPr>
        <w:t xml:space="preserve"> after “keto” bars.</w:t>
      </w:r>
    </w:p>
    <w:p w:rsidR="00000000" w:rsidDel="00000000" w:rsidP="00000000" w:rsidRDefault="00000000" w:rsidRPr="00000000" w14:paraId="00000425">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6. Chronic illness links (associations &amp; mechanisms)</w:t>
      </w:r>
    </w:p>
    <w:p w:rsidR="00000000" w:rsidDel="00000000" w:rsidP="00000000" w:rsidRDefault="00000000" w:rsidRPr="00000000" w14:paraId="000004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Associated clinically with worsening of:</w:t>
      </w:r>
    </w:p>
    <w:p w:rsidR="00000000" w:rsidDel="00000000" w:rsidP="00000000" w:rsidRDefault="00000000" w:rsidRPr="00000000" w14:paraId="00000427">
      <w:pPr>
        <w:numPr>
          <w:ilvl w:val="0"/>
          <w:numId w:val="7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Insulin resistance</w:t>
      </w:r>
    </w:p>
    <w:p w:rsidR="00000000" w:rsidDel="00000000" w:rsidP="00000000" w:rsidRDefault="00000000" w:rsidRPr="00000000" w14:paraId="00000428">
      <w:pPr>
        <w:numPr>
          <w:ilvl w:val="0"/>
          <w:numId w:val="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2 diabetes</w:t>
      </w:r>
    </w:p>
    <w:p w:rsidR="00000000" w:rsidDel="00000000" w:rsidP="00000000" w:rsidRDefault="00000000" w:rsidRPr="00000000" w14:paraId="00000429">
      <w:pPr>
        <w:numPr>
          <w:ilvl w:val="0"/>
          <w:numId w:val="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Reactive hypoglycemia</w:t>
      </w:r>
    </w:p>
    <w:p w:rsidR="00000000" w:rsidDel="00000000" w:rsidP="00000000" w:rsidRDefault="00000000" w:rsidRPr="00000000" w14:paraId="0000042A">
      <w:pPr>
        <w:numPr>
          <w:ilvl w:val="0"/>
          <w:numId w:val="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 / SIBO</w:t>
      </w:r>
    </w:p>
    <w:p w:rsidR="00000000" w:rsidDel="00000000" w:rsidP="00000000" w:rsidRDefault="00000000" w:rsidRPr="00000000" w14:paraId="0000042B">
      <w:pPr>
        <w:numPr>
          <w:ilvl w:val="0"/>
          <w:numId w:val="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Bloating and constipation</w:t>
      </w:r>
    </w:p>
    <w:p w:rsidR="00000000" w:rsidDel="00000000" w:rsidP="00000000" w:rsidRDefault="00000000" w:rsidRPr="00000000" w14:paraId="0000042C">
      <w:pPr>
        <w:numPr>
          <w:ilvl w:val="0"/>
          <w:numId w:val="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Chronic fatigue</w:t>
      </w:r>
    </w:p>
    <w:p w:rsidR="00000000" w:rsidDel="00000000" w:rsidP="00000000" w:rsidRDefault="00000000" w:rsidRPr="00000000" w14:paraId="0000042D">
      <w:pPr>
        <w:numPr>
          <w:ilvl w:val="0"/>
          <w:numId w:val="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Autoimmune flares</w:t>
      </w:r>
      <w:r w:rsidDel="00000000" w:rsidR="00000000" w:rsidRPr="00000000">
        <w:rPr>
          <w:rFonts w:ascii="Times New Roman" w:cs="Times New Roman" w:eastAsia="Times New Roman" w:hAnsi="Times New Roman"/>
          <w:rtl w:val="0"/>
        </w:rPr>
        <w:t xml:space="preserve"> (via gut irritation)</w:t>
      </w:r>
    </w:p>
    <w:p w:rsidR="00000000" w:rsidDel="00000000" w:rsidP="00000000" w:rsidRDefault="00000000" w:rsidRPr="00000000" w14:paraId="0000042E">
      <w:pPr>
        <w:numPr>
          <w:ilvl w:val="0"/>
          <w:numId w:val="7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 loss resistance</w:t>
      </w:r>
    </w:p>
    <w:p w:rsidR="00000000" w:rsidDel="00000000" w:rsidP="00000000" w:rsidRDefault="00000000" w:rsidRPr="00000000" w14:paraId="000004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because it’s toxic — but because it </w:t>
      </w:r>
      <w:r w:rsidDel="00000000" w:rsidR="00000000" w:rsidRPr="00000000">
        <w:rPr>
          <w:rFonts w:ascii="Times New Roman" w:cs="Times New Roman" w:eastAsia="Times New Roman" w:hAnsi="Times New Roman"/>
          <w:b w:val="1"/>
          <w:bCs w:val="1"/>
          <w:rtl w:val="0"/>
        </w:rPr>
        <w:t xml:space="preserve">disguises sugar as fiber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30">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7. Where you’ll find it</w:t>
      </w:r>
    </w:p>
    <w:p w:rsidR="00000000" w:rsidDel="00000000" w:rsidP="00000000" w:rsidRDefault="00000000" w:rsidRPr="00000000" w14:paraId="000004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common in:</w:t>
      </w:r>
    </w:p>
    <w:p w:rsidR="00000000" w:rsidDel="00000000" w:rsidP="00000000" w:rsidRDefault="00000000" w:rsidRPr="00000000" w14:paraId="00000432">
      <w:pPr>
        <w:numPr>
          <w:ilvl w:val="0"/>
          <w:numId w:val="8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Keto bars and snacks</w:t>
      </w:r>
    </w:p>
    <w:p w:rsidR="00000000" w:rsidDel="00000000" w:rsidP="00000000" w:rsidRDefault="00000000" w:rsidRPr="00000000" w14:paraId="00000433">
      <w:pPr>
        <w:numPr>
          <w:ilvl w:val="0"/>
          <w:numId w:val="8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Low-carb protein bars</w:t>
      </w:r>
    </w:p>
    <w:p w:rsidR="00000000" w:rsidDel="00000000" w:rsidP="00000000" w:rsidRDefault="00000000" w:rsidRPr="00000000" w14:paraId="00000434">
      <w:pPr>
        <w:numPr>
          <w:ilvl w:val="0"/>
          <w:numId w:val="8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“Diabetic-friendly” foods</w:t>
      </w:r>
    </w:p>
    <w:p w:rsidR="00000000" w:rsidDel="00000000" w:rsidP="00000000" w:rsidRDefault="00000000" w:rsidRPr="00000000" w14:paraId="00000435">
      <w:pPr>
        <w:numPr>
          <w:ilvl w:val="0"/>
          <w:numId w:val="8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High-fiber baked goods</w:t>
      </w:r>
    </w:p>
    <w:p w:rsidR="00000000" w:rsidDel="00000000" w:rsidP="00000000" w:rsidRDefault="00000000" w:rsidRPr="00000000" w14:paraId="00000436">
      <w:pPr>
        <w:numPr>
          <w:ilvl w:val="0"/>
          <w:numId w:val="8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Gluten-free snacks</w:t>
      </w:r>
    </w:p>
    <w:p w:rsidR="00000000" w:rsidDel="00000000" w:rsidP="00000000" w:rsidRDefault="00000000" w:rsidRPr="00000000" w14:paraId="00000437">
      <w:pPr>
        <w:numPr>
          <w:ilvl w:val="0"/>
          <w:numId w:val="8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Meal replacement bars</w:t>
      </w:r>
    </w:p>
    <w:p w:rsidR="00000000" w:rsidDel="00000000" w:rsidP="00000000" w:rsidRDefault="00000000" w:rsidRPr="00000000" w14:paraId="00000438">
      <w:pPr>
        <w:numPr>
          <w:ilvl w:val="0"/>
          <w:numId w:val="8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Functional/fitness foods</w:t>
      </w:r>
    </w:p>
    <w:p w:rsidR="00000000" w:rsidDel="00000000" w:rsidP="00000000" w:rsidRDefault="00000000" w:rsidRPr="00000000" w14:paraId="000004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 to teach patients:</w:t>
      </w:r>
    </w:p>
    <w:p w:rsidR="00000000" w:rsidDel="00000000" w:rsidP="00000000" w:rsidRDefault="00000000" w:rsidRPr="00000000" w14:paraId="0000043A">
      <w:pPr>
        <w:numPr>
          <w:ilvl w:val="0"/>
          <w:numId w:val="2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Soluble tapioca fiber</w:t>
      </w:r>
    </w:p>
    <w:p w:rsidR="00000000" w:rsidDel="00000000" w:rsidP="00000000" w:rsidRDefault="00000000" w:rsidRPr="00000000" w14:paraId="0000043B">
      <w:pPr>
        <w:numPr>
          <w:ilvl w:val="0"/>
          <w:numId w:val="2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Tapioca fiber syrup</w:t>
      </w:r>
    </w:p>
    <w:p w:rsidR="00000000" w:rsidDel="00000000" w:rsidP="00000000" w:rsidRDefault="00000000" w:rsidRPr="00000000" w14:paraId="0000043C">
      <w:pPr>
        <w:numPr>
          <w:ilvl w:val="0"/>
          <w:numId w:val="2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IMO fiber</w:t>
      </w:r>
    </w:p>
    <w:p w:rsidR="00000000" w:rsidDel="00000000" w:rsidP="00000000" w:rsidRDefault="00000000" w:rsidRPr="00000000" w14:paraId="0000043D">
      <w:pPr>
        <w:numPr>
          <w:ilvl w:val="0"/>
          <w:numId w:val="2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Isomaltooligosaccharides</w:t>
      </w:r>
    </w:p>
    <w:p w:rsidR="00000000" w:rsidDel="00000000" w:rsidP="00000000" w:rsidRDefault="00000000" w:rsidRPr="00000000" w14:paraId="0000043E">
      <w:pPr>
        <w:numPr>
          <w:ilvl w:val="0"/>
          <w:numId w:val="2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Prebiotic fiber (when vague)</w:t>
      </w:r>
    </w:p>
    <w:p w:rsidR="00000000" w:rsidDel="00000000" w:rsidP="00000000" w:rsidRDefault="00000000" w:rsidRPr="00000000" w14:paraId="0000043F">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0">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Modified food starch</w:t>
      </w:r>
    </w:p>
    <w:p w:rsidR="00000000" w:rsidDel="00000000" w:rsidP="00000000" w:rsidRDefault="00000000" w:rsidRPr="00000000" w14:paraId="00000441">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Why people flag it</w:t>
      </w:r>
    </w:p>
    <w:p w:rsidR="00000000" w:rsidDel="00000000" w:rsidP="00000000" w:rsidRDefault="00000000" w:rsidRPr="00000000" w14:paraId="00000442">
      <w:pPr>
        <w:numPr>
          <w:ilvl w:val="0"/>
          <w:numId w:val="6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Vague, non-specific labeling</w:t>
      </w:r>
      <w:r w:rsidDel="00000000" w:rsidR="00000000" w:rsidRPr="00000000">
        <w:rPr>
          <w:rFonts w:ascii="Times New Roman" w:cs="Times New Roman" w:eastAsia="Times New Roman" w:hAnsi="Times New Roman"/>
          <w:rtl w:val="0"/>
        </w:rPr>
        <w:t xml:space="preserve"> (you’re not told the source or how it’s modified)</w:t>
      </w:r>
    </w:p>
    <w:p w:rsidR="00000000" w:rsidDel="00000000" w:rsidP="00000000" w:rsidRDefault="00000000" w:rsidRPr="00000000" w14:paraId="00000443">
      <w:pPr>
        <w:numPr>
          <w:ilvl w:val="0"/>
          <w:numId w:val="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w:t>
      </w:r>
      <w:r w:rsidDel="00000000" w:rsidR="00000000" w:rsidRPr="00000000">
        <w:rPr>
          <w:rFonts w:ascii="Times New Roman" w:cs="Times New Roman" w:eastAsia="Times New Roman" w:hAnsi="Times New Roman"/>
          <w:b w:val="1"/>
          <w:bCs w:val="1"/>
          <w:rtl w:val="0"/>
        </w:rPr>
        <w:t xml:space="preserve">corn-derived</w:t>
      </w:r>
      <w:r w:rsidDel="00000000" w:rsidR="00000000" w:rsidRPr="00000000">
        <w:rPr>
          <w:rFonts w:ascii="Times New Roman" w:cs="Times New Roman" w:eastAsia="Times New Roman" w:hAnsi="Times New Roman"/>
          <w:rtl w:val="0"/>
        </w:rPr>
        <w:t xml:space="preserve">, wheat-derived, potato-derived, or tapioca-derived</w:t>
      </w:r>
    </w:p>
    <w:p w:rsidR="00000000" w:rsidDel="00000000" w:rsidP="00000000" w:rsidRDefault="00000000" w:rsidRPr="00000000" w14:paraId="00000444">
      <w:pPr>
        <w:numPr>
          <w:ilvl w:val="0"/>
          <w:numId w:val="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trigger for </w:t>
      </w:r>
      <w:r w:rsidDel="00000000" w:rsidR="00000000" w:rsidRPr="00000000">
        <w:rPr>
          <w:rFonts w:ascii="Times New Roman" w:cs="Times New Roman" w:eastAsia="Times New Roman" w:hAnsi="Times New Roman"/>
          <w:b w:val="1"/>
          <w:bCs w:val="1"/>
          <w:rtl w:val="0"/>
        </w:rPr>
        <w:t xml:space="preserve">gut symptoms</w:t>
      </w:r>
      <w:r w:rsidDel="00000000" w:rsidR="00000000" w:rsidRPr="00000000">
        <w:rPr>
          <w:rFonts w:ascii="Times New Roman" w:cs="Times New Roman" w:eastAsia="Times New Roman" w:hAnsi="Times New Roman"/>
          <w:rtl w:val="0"/>
        </w:rPr>
        <w:t xml:space="preserve"> and inflammation</w:t>
      </w:r>
    </w:p>
    <w:p w:rsidR="00000000" w:rsidDel="00000000" w:rsidP="00000000" w:rsidRDefault="00000000" w:rsidRPr="00000000" w14:paraId="00000445">
      <w:pPr>
        <w:numPr>
          <w:ilvl w:val="0"/>
          <w:numId w:val="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hides </w:t>
      </w:r>
      <w:r w:rsidDel="00000000" w:rsidR="00000000" w:rsidRPr="00000000">
        <w:rPr>
          <w:rFonts w:ascii="Times New Roman" w:cs="Times New Roman" w:eastAsia="Times New Roman" w:hAnsi="Times New Roman"/>
          <w:b w:val="1"/>
          <w:bCs w:val="1"/>
          <w:rtl w:val="0"/>
        </w:rPr>
        <w:t xml:space="preserve">ultra-processing</w:t>
      </w:r>
    </w:p>
    <w:p w:rsidR="00000000" w:rsidDel="00000000" w:rsidP="00000000" w:rsidRDefault="00000000" w:rsidRPr="00000000" w14:paraId="00000446">
      <w:pPr>
        <w:numPr>
          <w:ilvl w:val="0"/>
          <w:numId w:val="6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Problematic for patients with </w:t>
      </w:r>
      <w:r w:rsidDel="00000000" w:rsidR="00000000" w:rsidRPr="00000000">
        <w:rPr>
          <w:rFonts w:ascii="Times New Roman" w:cs="Times New Roman" w:eastAsia="Times New Roman" w:hAnsi="Times New Roman"/>
          <w:b w:val="1"/>
          <w:bCs w:val="1"/>
          <w:rtl w:val="0"/>
        </w:rPr>
        <w:t xml:space="preserve">gluten sensitivity, corn sensitivity, or autoimmune issues</w:t>
      </w:r>
    </w:p>
    <w:p w:rsidR="00000000" w:rsidDel="00000000" w:rsidP="00000000" w:rsidRDefault="00000000" w:rsidRPr="00000000" w14:paraId="000004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less about </w:t>
      </w:r>
      <w:r w:rsidDel="00000000" w:rsidR="00000000" w:rsidRPr="00000000">
        <w:rPr>
          <w:rFonts w:ascii="Times New Roman" w:cs="Times New Roman" w:eastAsia="Times New Roman" w:hAnsi="Times New Roman"/>
          <w:i w:val="1"/>
          <w:iCs w:val="1"/>
          <w:rtl w:val="0"/>
        </w:rPr>
        <w:t xml:space="preserve">what</w:t>
      </w:r>
      <w:r w:rsidDel="00000000" w:rsidR="00000000" w:rsidRPr="00000000">
        <w:rPr>
          <w:rFonts w:ascii="Times New Roman" w:cs="Times New Roman" w:eastAsia="Times New Roman" w:hAnsi="Times New Roman"/>
          <w:rtl w:val="0"/>
        </w:rPr>
        <w:t xml:space="preserve"> it is and more about </w:t>
      </w:r>
      <w:r w:rsidDel="00000000" w:rsidR="00000000" w:rsidRPr="00000000">
        <w:rPr>
          <w:rFonts w:ascii="Times New Roman" w:cs="Times New Roman" w:eastAsia="Times New Roman" w:hAnsi="Times New Roman"/>
          <w:b w:val="1"/>
          <w:bCs w:val="1"/>
          <w:rtl w:val="0"/>
        </w:rPr>
        <w:t xml:space="preserve">what’s being hidden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48">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What it is</w:t>
      </w:r>
    </w:p>
    <w:p w:rsidR="00000000" w:rsidDel="00000000" w:rsidP="00000000" w:rsidRDefault="00000000" w:rsidRPr="00000000" w14:paraId="00000449">
      <w:pPr>
        <w:numPr>
          <w:ilvl w:val="0"/>
          <w:numId w:val="6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starch that has been </w:t>
      </w:r>
      <w:r w:rsidDel="00000000" w:rsidR="00000000" w:rsidRPr="00000000">
        <w:rPr>
          <w:rFonts w:ascii="Times New Roman" w:cs="Times New Roman" w:eastAsia="Times New Roman" w:hAnsi="Times New Roman"/>
          <w:b w:val="1"/>
          <w:bCs w:val="1"/>
          <w:rtl w:val="0"/>
        </w:rPr>
        <w:t xml:space="preserve">chemically, enzymatically, or physically altered</w:t>
      </w:r>
    </w:p>
    <w:p w:rsidR="00000000" w:rsidDel="00000000" w:rsidP="00000000" w:rsidRDefault="00000000" w:rsidRPr="00000000" w14:paraId="0000044A">
      <w:pPr>
        <w:numPr>
          <w:ilvl w:val="0"/>
          <w:numId w:val="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Modifications are done to change:</w:t>
      </w:r>
    </w:p>
    <w:p w:rsidR="00000000" w:rsidDel="00000000" w:rsidP="00000000" w:rsidRDefault="00000000" w:rsidRPr="00000000" w14:paraId="0000044B">
      <w:pPr>
        <w:numPr>
          <w:ilvl w:val="1"/>
          <w:numId w:val="6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Thickening ability</w:t>
      </w:r>
    </w:p>
    <w:p w:rsidR="00000000" w:rsidDel="00000000" w:rsidP="00000000" w:rsidRDefault="00000000" w:rsidRPr="00000000" w14:paraId="0000044C">
      <w:pPr>
        <w:numPr>
          <w:ilvl w:val="1"/>
          <w:numId w:val="6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Stability under heat/acid</w:t>
      </w:r>
    </w:p>
    <w:p w:rsidR="00000000" w:rsidDel="00000000" w:rsidP="00000000" w:rsidRDefault="00000000" w:rsidRPr="00000000" w14:paraId="0000044D">
      <w:pPr>
        <w:numPr>
          <w:ilvl w:val="1"/>
          <w:numId w:val="6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Shelf life</w:t>
      </w:r>
    </w:p>
    <w:p w:rsidR="00000000" w:rsidDel="00000000" w:rsidP="00000000" w:rsidRDefault="00000000" w:rsidRPr="00000000" w14:paraId="0000044E">
      <w:pPr>
        <w:numPr>
          <w:ilvl w:val="0"/>
          <w:numId w:val="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modification methods include:</w:t>
      </w:r>
    </w:p>
    <w:p w:rsidR="00000000" w:rsidDel="00000000" w:rsidP="00000000" w:rsidRDefault="00000000" w:rsidRPr="00000000" w14:paraId="0000044F">
      <w:pPr>
        <w:numPr>
          <w:ilvl w:val="1"/>
          <w:numId w:val="6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Acid treatment</w:t>
      </w:r>
    </w:p>
    <w:p w:rsidR="00000000" w:rsidDel="00000000" w:rsidP="00000000" w:rsidRDefault="00000000" w:rsidRPr="00000000" w14:paraId="00000450">
      <w:pPr>
        <w:numPr>
          <w:ilvl w:val="1"/>
          <w:numId w:val="6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Enzymatic hydrolysis</w:t>
      </w:r>
    </w:p>
    <w:p w:rsidR="00000000" w:rsidDel="00000000" w:rsidP="00000000" w:rsidRDefault="00000000" w:rsidRPr="00000000" w14:paraId="00000451">
      <w:pPr>
        <w:numPr>
          <w:ilvl w:val="1"/>
          <w:numId w:val="6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Chemical cross-linking or substitution</w:t>
      </w:r>
    </w:p>
    <w:p w:rsidR="00000000" w:rsidDel="00000000" w:rsidP="00000000" w:rsidRDefault="00000000" w:rsidRPr="00000000" w14:paraId="000004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w:t>
        <w:br w:type="textWrapping"/>
        <w:t xml:space="preserve"> “Modified” does </w:t>
      </w:r>
      <w:r w:rsidDel="00000000" w:rsidR="00000000" w:rsidRPr="00000000">
        <w:rPr>
          <w:rFonts w:ascii="Times New Roman" w:cs="Times New Roman" w:eastAsia="Times New Roman" w:hAnsi="Times New Roman"/>
          <w:b w:val="1"/>
          <w:bCs w:val="1"/>
          <w:rtl w:val="0"/>
        </w:rPr>
        <w:t xml:space="preserve">not</w:t>
      </w:r>
      <w:r w:rsidDel="00000000" w:rsidR="00000000" w:rsidRPr="00000000">
        <w:rPr>
          <w:rFonts w:ascii="Times New Roman" w:cs="Times New Roman" w:eastAsia="Times New Roman" w:hAnsi="Times New Roman"/>
          <w:rtl w:val="0"/>
        </w:rPr>
        <w:t xml:space="preserve"> mean GMO by definition — it refers to </w:t>
      </w:r>
      <w:r w:rsidDel="00000000" w:rsidR="00000000" w:rsidRPr="00000000">
        <w:rPr>
          <w:rFonts w:ascii="Times New Roman" w:cs="Times New Roman" w:eastAsia="Times New Roman" w:hAnsi="Times New Roman"/>
          <w:b w:val="1"/>
          <w:bCs w:val="1"/>
          <w:rtl w:val="0"/>
        </w:rPr>
        <w:t xml:space="preserve">processing</w:t>
      </w:r>
      <w:r w:rsidDel="00000000" w:rsidR="00000000" w:rsidRPr="00000000">
        <w:rPr>
          <w:rFonts w:ascii="Times New Roman" w:cs="Times New Roman" w:eastAsia="Times New Roman" w:hAnsi="Times New Roman"/>
          <w:rtl w:val="0"/>
        </w:rPr>
        <w:t xml:space="preserve">, not genetics.</w:t>
      </w:r>
    </w:p>
    <w:p w:rsidR="00000000" w:rsidDel="00000000" w:rsidP="00000000" w:rsidRDefault="00000000" w:rsidRPr="00000000" w14:paraId="00000453">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Why food companies use it</w:t>
      </w:r>
    </w:p>
    <w:p w:rsidR="00000000" w:rsidDel="00000000" w:rsidP="00000000" w:rsidRDefault="00000000" w:rsidRPr="00000000" w14:paraId="00000454">
      <w:pPr>
        <w:numPr>
          <w:ilvl w:val="0"/>
          <w:numId w:val="19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consistent texture (smooth, creamy, stable)</w:t>
      </w:r>
    </w:p>
    <w:p w:rsidR="00000000" w:rsidDel="00000000" w:rsidP="00000000" w:rsidRDefault="00000000" w:rsidRPr="00000000" w14:paraId="00000455">
      <w:pPr>
        <w:numPr>
          <w:ilvl w:val="0"/>
          <w:numId w:val="19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separation in sauces and dressings</w:t>
      </w:r>
    </w:p>
    <w:p w:rsidR="00000000" w:rsidDel="00000000" w:rsidP="00000000" w:rsidRDefault="00000000" w:rsidRPr="00000000" w14:paraId="00000456">
      <w:pPr>
        <w:numPr>
          <w:ilvl w:val="0"/>
          <w:numId w:val="19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Withstands freezing, reheating, and long storage</w:t>
      </w:r>
    </w:p>
    <w:p w:rsidR="00000000" w:rsidDel="00000000" w:rsidP="00000000" w:rsidRDefault="00000000" w:rsidRPr="00000000" w14:paraId="00000457">
      <w:pPr>
        <w:numPr>
          <w:ilvl w:val="0"/>
          <w:numId w:val="19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cheap and reliable</w:t>
      </w:r>
    </w:p>
    <w:p w:rsidR="00000000" w:rsidDel="00000000" w:rsidP="00000000" w:rsidRDefault="00000000" w:rsidRPr="00000000" w14:paraId="00000458">
      <w:pPr>
        <w:numPr>
          <w:ilvl w:val="0"/>
          <w:numId w:val="19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across many food systems</w:t>
      </w:r>
    </w:p>
    <w:p w:rsidR="00000000" w:rsidDel="00000000" w:rsidP="00000000" w:rsidRDefault="00000000" w:rsidRPr="00000000" w14:paraId="000004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manufacturing standpoint, it’s a </w:t>
      </w:r>
      <w:r w:rsidDel="00000000" w:rsidR="00000000" w:rsidRPr="00000000">
        <w:rPr>
          <w:rFonts w:ascii="Times New Roman" w:cs="Times New Roman" w:eastAsia="Times New Roman" w:hAnsi="Times New Roman"/>
          <w:b w:val="1"/>
          <w:bCs w:val="1"/>
          <w:rtl w:val="0"/>
        </w:rPr>
        <w:t xml:space="preserve">texture insurance policy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A">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Why many practitioners recommend avoiding it</w:t>
      </w:r>
    </w:p>
    <w:p w:rsidR="00000000" w:rsidDel="00000000" w:rsidP="00000000" w:rsidRDefault="00000000" w:rsidRPr="00000000" w14:paraId="0000045B">
      <w:pPr>
        <w:numPr>
          <w:ilvl w:val="0"/>
          <w:numId w:val="19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w:t>
      </w:r>
      <w:r w:rsidDel="00000000" w:rsidR="00000000" w:rsidRPr="00000000">
        <w:rPr>
          <w:rFonts w:ascii="Times New Roman" w:cs="Times New Roman" w:eastAsia="Times New Roman" w:hAnsi="Times New Roman"/>
          <w:b w:val="1"/>
          <w:bCs w:val="1"/>
          <w:rtl w:val="0"/>
        </w:rPr>
        <w:t xml:space="preserve">corn-based</w:t>
      </w:r>
      <w:r w:rsidDel="00000000" w:rsidR="00000000" w:rsidRPr="00000000">
        <w:rPr>
          <w:rFonts w:ascii="Times New Roman" w:cs="Times New Roman" w:eastAsia="Times New Roman" w:hAnsi="Times New Roman"/>
          <w:rtl w:val="0"/>
        </w:rPr>
        <w:t xml:space="preserve">, which can be inflammatory for some</w:t>
      </w:r>
    </w:p>
    <w:p w:rsidR="00000000" w:rsidDel="00000000" w:rsidP="00000000" w:rsidRDefault="00000000" w:rsidRPr="00000000" w14:paraId="0000045C">
      <w:pPr>
        <w:numPr>
          <w:ilvl w:val="0"/>
          <w:numId w:val="19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refined, rapidly digestible carbohydrate</w:t>
      </w:r>
    </w:p>
    <w:p w:rsidR="00000000" w:rsidDel="00000000" w:rsidP="00000000" w:rsidRDefault="00000000" w:rsidRPr="00000000" w14:paraId="0000045D">
      <w:pPr>
        <w:numPr>
          <w:ilvl w:val="0"/>
          <w:numId w:val="19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spike blood sugar depending on form</w:t>
      </w:r>
    </w:p>
    <w:p w:rsidR="00000000" w:rsidDel="00000000" w:rsidP="00000000" w:rsidRDefault="00000000" w:rsidRPr="00000000" w14:paraId="0000045E">
      <w:pPr>
        <w:numPr>
          <w:ilvl w:val="0"/>
          <w:numId w:val="19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 no nutritional benefit</w:t>
      </w:r>
    </w:p>
    <w:p w:rsidR="00000000" w:rsidDel="00000000" w:rsidP="00000000" w:rsidRDefault="00000000" w:rsidRPr="00000000" w14:paraId="0000045F">
      <w:pPr>
        <w:numPr>
          <w:ilvl w:val="0"/>
          <w:numId w:val="19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worsen gut permeability in sensitive patients</w:t>
      </w:r>
    </w:p>
    <w:p w:rsidR="00000000" w:rsidDel="00000000" w:rsidP="00000000" w:rsidRDefault="00000000" w:rsidRPr="00000000" w14:paraId="00000460">
      <w:pPr>
        <w:numPr>
          <w:ilvl w:val="0"/>
          <w:numId w:val="19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Signals an </w:t>
      </w:r>
      <w:r w:rsidDel="00000000" w:rsidR="00000000" w:rsidRPr="00000000">
        <w:rPr>
          <w:rFonts w:ascii="Times New Roman" w:cs="Times New Roman" w:eastAsia="Times New Roman" w:hAnsi="Times New Roman"/>
          <w:b w:val="1"/>
          <w:bCs w:val="1"/>
          <w:rtl w:val="0"/>
        </w:rPr>
        <w:t xml:space="preserve">ultra-processed food</w:t>
      </w:r>
    </w:p>
    <w:p w:rsidR="00000000" w:rsidDel="00000000" w:rsidP="00000000" w:rsidRDefault="00000000" w:rsidRPr="00000000" w14:paraId="000004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it’s often associated with:</w:t>
      </w:r>
    </w:p>
    <w:p w:rsidR="00000000" w:rsidDel="00000000" w:rsidP="00000000" w:rsidRDefault="00000000" w:rsidRPr="00000000" w14:paraId="00000462">
      <w:pPr>
        <w:numPr>
          <w:ilvl w:val="0"/>
          <w:numId w:val="90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Bloating</w:t>
      </w:r>
    </w:p>
    <w:p w:rsidR="00000000" w:rsidDel="00000000" w:rsidP="00000000" w:rsidRDefault="00000000" w:rsidRPr="00000000" w14:paraId="00000463">
      <w:pPr>
        <w:numPr>
          <w:ilvl w:val="0"/>
          <w:numId w:val="90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IBS flares</w:t>
      </w:r>
    </w:p>
    <w:p w:rsidR="00000000" w:rsidDel="00000000" w:rsidP="00000000" w:rsidRDefault="00000000" w:rsidRPr="00000000" w14:paraId="00000464">
      <w:pPr>
        <w:numPr>
          <w:ilvl w:val="0"/>
          <w:numId w:val="90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Fatigue after meals</w:t>
      </w:r>
    </w:p>
    <w:p w:rsidR="00000000" w:rsidDel="00000000" w:rsidP="00000000" w:rsidRDefault="00000000" w:rsidRPr="00000000" w14:paraId="00000465">
      <w:pPr>
        <w:numPr>
          <w:ilvl w:val="0"/>
          <w:numId w:val="90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Blood sugar instability</w:t>
      </w:r>
    </w:p>
    <w:p w:rsidR="00000000" w:rsidDel="00000000" w:rsidP="00000000" w:rsidRDefault="00000000" w:rsidRPr="00000000" w14:paraId="00000466">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What happens in the body</w:t>
      </w:r>
    </w:p>
    <w:p w:rsidR="00000000" w:rsidDel="00000000" w:rsidP="00000000" w:rsidRDefault="00000000" w:rsidRPr="00000000" w14:paraId="00000467">
      <w:pPr>
        <w:numPr>
          <w:ilvl w:val="0"/>
          <w:numId w:val="114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Broken down quickly into glucose</w:t>
      </w:r>
    </w:p>
    <w:p w:rsidR="00000000" w:rsidDel="00000000" w:rsidP="00000000" w:rsidRDefault="00000000" w:rsidRPr="00000000" w14:paraId="00000468">
      <w:pPr>
        <w:numPr>
          <w:ilvl w:val="0"/>
          <w:numId w:val="11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Rapid absorption in the small intestine</w:t>
      </w:r>
    </w:p>
    <w:p w:rsidR="00000000" w:rsidDel="00000000" w:rsidP="00000000" w:rsidRDefault="00000000" w:rsidRPr="00000000" w14:paraId="00000469">
      <w:pPr>
        <w:numPr>
          <w:ilvl w:val="0"/>
          <w:numId w:val="11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 insulin response</w:t>
      </w:r>
    </w:p>
    <w:p w:rsidR="00000000" w:rsidDel="00000000" w:rsidP="00000000" w:rsidRDefault="00000000" w:rsidRPr="00000000" w14:paraId="0000046A">
      <w:pPr>
        <w:numPr>
          <w:ilvl w:val="0"/>
          <w:numId w:val="114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calories without fiber or micronutrients</w:t>
      </w:r>
    </w:p>
    <w:p w:rsidR="00000000" w:rsidDel="00000000" w:rsidP="00000000" w:rsidRDefault="00000000" w:rsidRPr="00000000" w14:paraId="000004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Gut effects:</w:t>
      </w:r>
    </w:p>
    <w:p w:rsidR="00000000" w:rsidDel="00000000" w:rsidP="00000000" w:rsidRDefault="00000000" w:rsidRPr="00000000" w14:paraId="0000046C">
      <w:pPr>
        <w:numPr>
          <w:ilvl w:val="0"/>
          <w:numId w:val="108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irritate sensitive gut linings</w:t>
      </w:r>
    </w:p>
    <w:p w:rsidR="00000000" w:rsidDel="00000000" w:rsidP="00000000" w:rsidRDefault="00000000" w:rsidRPr="00000000" w14:paraId="0000046D">
      <w:pPr>
        <w:numPr>
          <w:ilvl w:val="0"/>
          <w:numId w:val="108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Feeds dysbiotic bacteria</w:t>
      </w:r>
    </w:p>
    <w:p w:rsidR="00000000" w:rsidDel="00000000" w:rsidP="00000000" w:rsidRDefault="00000000" w:rsidRPr="00000000" w14:paraId="0000046E">
      <w:pPr>
        <w:numPr>
          <w:ilvl w:val="0"/>
          <w:numId w:val="108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Displaces whole-food carbohydrates</w:t>
      </w:r>
    </w:p>
    <w:p w:rsidR="00000000" w:rsidDel="00000000" w:rsidP="00000000" w:rsidRDefault="00000000" w:rsidRPr="00000000" w14:paraId="000004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many patients, it behaves like </w:t>
      </w:r>
      <w:r w:rsidDel="00000000" w:rsidR="00000000" w:rsidRPr="00000000">
        <w:rPr>
          <w:rFonts w:ascii="Times New Roman" w:cs="Times New Roman" w:eastAsia="Times New Roman" w:hAnsi="Times New Roman"/>
          <w:b w:val="1"/>
          <w:bCs w:val="1"/>
          <w:rtl w:val="0"/>
        </w:rPr>
        <w:t xml:space="preserve">pre-digested starch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0">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6. Chronic illness links (associations &amp; mechanisms)</w:t>
      </w:r>
    </w:p>
    <w:p w:rsidR="00000000" w:rsidDel="00000000" w:rsidP="00000000" w:rsidRDefault="00000000" w:rsidRPr="00000000" w14:paraId="000004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Associated with worsening of:</w:t>
      </w:r>
    </w:p>
    <w:p w:rsidR="00000000" w:rsidDel="00000000" w:rsidP="00000000" w:rsidRDefault="00000000" w:rsidRPr="00000000" w14:paraId="00000472">
      <w:pPr>
        <w:numPr>
          <w:ilvl w:val="0"/>
          <w:numId w:val="76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Insulin resistance</w:t>
      </w:r>
    </w:p>
    <w:p w:rsidR="00000000" w:rsidDel="00000000" w:rsidP="00000000" w:rsidRDefault="00000000" w:rsidRPr="00000000" w14:paraId="00000473">
      <w:pPr>
        <w:numPr>
          <w:ilvl w:val="0"/>
          <w:numId w:val="76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2 diabetes</w:t>
      </w:r>
    </w:p>
    <w:p w:rsidR="00000000" w:rsidDel="00000000" w:rsidP="00000000" w:rsidRDefault="00000000" w:rsidRPr="00000000" w14:paraId="00000474">
      <w:pPr>
        <w:numPr>
          <w:ilvl w:val="0"/>
          <w:numId w:val="76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 / IBD flares</w:t>
      </w:r>
    </w:p>
    <w:p w:rsidR="00000000" w:rsidDel="00000000" w:rsidP="00000000" w:rsidRDefault="00000000" w:rsidRPr="00000000" w14:paraId="00000475">
      <w:pPr>
        <w:numPr>
          <w:ilvl w:val="0"/>
          <w:numId w:val="76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Autoimmune conditions</w:t>
      </w:r>
    </w:p>
    <w:p w:rsidR="00000000" w:rsidDel="00000000" w:rsidP="00000000" w:rsidRDefault="00000000" w:rsidRPr="00000000" w14:paraId="00000476">
      <w:pPr>
        <w:numPr>
          <w:ilvl w:val="0"/>
          <w:numId w:val="76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Chronic fatigue</w:t>
      </w:r>
    </w:p>
    <w:p w:rsidR="00000000" w:rsidDel="00000000" w:rsidP="00000000" w:rsidRDefault="00000000" w:rsidRPr="00000000" w14:paraId="00000477">
      <w:pPr>
        <w:numPr>
          <w:ilvl w:val="0"/>
          <w:numId w:val="76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Migraines</w:t>
      </w:r>
    </w:p>
    <w:p w:rsidR="00000000" w:rsidDel="00000000" w:rsidP="00000000" w:rsidRDefault="00000000" w:rsidRPr="00000000" w14:paraId="00000478">
      <w:pPr>
        <w:numPr>
          <w:ilvl w:val="0"/>
          <w:numId w:val="76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Inflammatory conditions</w:t>
      </w:r>
    </w:p>
    <w:p w:rsidR="00000000" w:rsidDel="00000000" w:rsidP="00000000" w:rsidRDefault="00000000" w:rsidRPr="00000000" w14:paraId="000004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Again, not because it’s acutely toxic — but because it adds to the </w:t>
      </w:r>
      <w:r w:rsidDel="00000000" w:rsidR="00000000" w:rsidRPr="00000000">
        <w:rPr>
          <w:rFonts w:ascii="Times New Roman" w:cs="Times New Roman" w:eastAsia="Times New Roman" w:hAnsi="Times New Roman"/>
          <w:b w:val="1"/>
          <w:bCs w:val="1"/>
          <w:rtl w:val="0"/>
        </w:rPr>
        <w:t xml:space="preserve">total inflammatory and metabolic load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A">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7. Where you’ll find it</w:t>
      </w:r>
    </w:p>
    <w:p w:rsidR="00000000" w:rsidDel="00000000" w:rsidP="00000000" w:rsidRDefault="00000000" w:rsidRPr="00000000" w14:paraId="000004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Extremely common in:</w:t>
      </w:r>
    </w:p>
    <w:p w:rsidR="00000000" w:rsidDel="00000000" w:rsidP="00000000" w:rsidRDefault="00000000" w:rsidRPr="00000000" w14:paraId="0000047C">
      <w:pPr>
        <w:numPr>
          <w:ilvl w:val="0"/>
          <w:numId w:val="7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Soups and broths</w:t>
      </w:r>
    </w:p>
    <w:p w:rsidR="00000000" w:rsidDel="00000000" w:rsidP="00000000" w:rsidRDefault="00000000" w:rsidRPr="00000000" w14:paraId="0000047D">
      <w:pPr>
        <w:numPr>
          <w:ilvl w:val="0"/>
          <w:numId w:val="7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Sauces and gravies</w:t>
      </w:r>
    </w:p>
    <w:p w:rsidR="00000000" w:rsidDel="00000000" w:rsidP="00000000" w:rsidRDefault="00000000" w:rsidRPr="00000000" w14:paraId="0000047E">
      <w:pPr>
        <w:numPr>
          <w:ilvl w:val="0"/>
          <w:numId w:val="7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Salad dressings</w:t>
      </w:r>
    </w:p>
    <w:p w:rsidR="00000000" w:rsidDel="00000000" w:rsidP="00000000" w:rsidRDefault="00000000" w:rsidRPr="00000000" w14:paraId="0000047F">
      <w:pPr>
        <w:numPr>
          <w:ilvl w:val="0"/>
          <w:numId w:val="7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 meats</w:t>
      </w:r>
    </w:p>
    <w:p w:rsidR="00000000" w:rsidDel="00000000" w:rsidP="00000000" w:rsidRDefault="00000000" w:rsidRPr="00000000" w14:paraId="00000480">
      <w:pPr>
        <w:numPr>
          <w:ilvl w:val="0"/>
          <w:numId w:val="7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Frozen meals</w:t>
      </w:r>
    </w:p>
    <w:p w:rsidR="00000000" w:rsidDel="00000000" w:rsidP="00000000" w:rsidRDefault="00000000" w:rsidRPr="00000000" w14:paraId="00000481">
      <w:pPr>
        <w:numPr>
          <w:ilvl w:val="0"/>
          <w:numId w:val="7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Dairy products (puddings, yogurts)</w:t>
      </w:r>
    </w:p>
    <w:p w:rsidR="00000000" w:rsidDel="00000000" w:rsidP="00000000" w:rsidRDefault="00000000" w:rsidRPr="00000000" w14:paraId="00000482">
      <w:pPr>
        <w:numPr>
          <w:ilvl w:val="0"/>
          <w:numId w:val="7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Snack foods</w:t>
      </w:r>
    </w:p>
    <w:p w:rsidR="00000000" w:rsidDel="00000000" w:rsidP="00000000" w:rsidRDefault="00000000" w:rsidRPr="00000000" w14:paraId="00000483">
      <w:pPr>
        <w:numPr>
          <w:ilvl w:val="0"/>
          <w:numId w:val="7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Gluten-free products</w:t>
      </w:r>
    </w:p>
    <w:p w:rsidR="00000000" w:rsidDel="00000000" w:rsidP="00000000" w:rsidRDefault="00000000" w:rsidRPr="00000000" w14:paraId="00000484">
      <w:pPr>
        <w:numPr>
          <w:ilvl w:val="0"/>
          <w:numId w:val="72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foods</w:t>
      </w:r>
    </w:p>
    <w:p w:rsidR="00000000" w:rsidDel="00000000" w:rsidP="00000000" w:rsidRDefault="00000000" w:rsidRPr="00000000" w14:paraId="000004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note:</w:t>
      </w:r>
    </w:p>
    <w:p w:rsidR="00000000" w:rsidDel="00000000" w:rsidP="00000000" w:rsidRDefault="00000000" w:rsidRPr="00000000" w14:paraId="00000486">
      <w:pPr>
        <w:numPr>
          <w:ilvl w:val="0"/>
          <w:numId w:val="47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U.S., </w:t>
      </w:r>
      <w:r w:rsidDel="00000000" w:rsidR="00000000" w:rsidRPr="00000000">
        <w:rPr>
          <w:rFonts w:ascii="Times New Roman" w:cs="Times New Roman" w:eastAsia="Times New Roman" w:hAnsi="Times New Roman"/>
          <w:b w:val="1"/>
          <w:bCs w:val="1"/>
          <w:rtl w:val="0"/>
        </w:rPr>
        <w:t xml:space="preserve">modified food starch can contain gluten unless specified</w:t>
      </w:r>
      <w:r w:rsidDel="00000000" w:rsidR="00000000" w:rsidRPr="00000000">
        <w:rPr>
          <w:rFonts w:ascii="Times New Roman" w:cs="Times New Roman" w:eastAsia="Times New Roman" w:hAnsi="Times New Roman"/>
          <w:rtl w:val="0"/>
        </w:rPr>
        <w:t xml:space="preserve"> as “corn” or “gluten-free.”</w:t>
      </w:r>
    </w:p>
    <w:p w:rsidR="00000000" w:rsidDel="00000000" w:rsidP="00000000" w:rsidRDefault="00000000" w:rsidRPr="00000000" w14:paraId="00000487">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8">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Maltodextrin</w:t>
      </w:r>
    </w:p>
    <w:p w:rsidR="00000000" w:rsidDel="00000000" w:rsidP="00000000" w:rsidRDefault="00000000" w:rsidRPr="00000000" w14:paraId="00000489">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Why people flag it</w:t>
      </w:r>
    </w:p>
    <w:p w:rsidR="00000000" w:rsidDel="00000000" w:rsidP="00000000" w:rsidRDefault="00000000" w:rsidRPr="00000000" w14:paraId="0000048A">
      <w:pPr>
        <w:numPr>
          <w:ilvl w:val="0"/>
          <w:numId w:val="88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Often labeled as “safe” or “fiber-adjacent” but is basically </w:t>
      </w:r>
      <w:r w:rsidDel="00000000" w:rsidR="00000000" w:rsidRPr="00000000">
        <w:rPr>
          <w:rFonts w:ascii="Times New Roman" w:cs="Times New Roman" w:eastAsia="Times New Roman" w:hAnsi="Times New Roman"/>
          <w:b w:val="1"/>
          <w:bCs w:val="1"/>
          <w:sz w:val="20"/>
          <w:szCs w:val="20"/>
          <w:rtl w:val="0"/>
        </w:rPr>
        <w:t xml:space="preserve">highly processed starch</w:t>
      </w:r>
    </w:p>
    <w:p w:rsidR="00000000" w:rsidDel="00000000" w:rsidP="00000000" w:rsidRDefault="00000000" w:rsidRPr="00000000" w14:paraId="0000048B">
      <w:pPr>
        <w:numPr>
          <w:ilvl w:val="0"/>
          <w:numId w:val="88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w:t>
      </w:r>
      <w:r w:rsidDel="00000000" w:rsidR="00000000" w:rsidRPr="00000000">
        <w:rPr>
          <w:rFonts w:ascii="Times New Roman" w:cs="Times New Roman" w:eastAsia="Times New Roman" w:hAnsi="Times New Roman"/>
          <w:b w:val="1"/>
          <w:bCs w:val="1"/>
          <w:sz w:val="20"/>
          <w:szCs w:val="20"/>
          <w:rtl w:val="0"/>
        </w:rPr>
        <w:t xml:space="preserve">spike blood sugar</w:t>
      </w:r>
      <w:r w:rsidDel="00000000" w:rsidR="00000000" w:rsidRPr="00000000">
        <w:rPr>
          <w:rFonts w:ascii="Times New Roman" w:cs="Times New Roman" w:eastAsia="Times New Roman" w:hAnsi="Times New Roman"/>
          <w:sz w:val="20"/>
          <w:szCs w:val="20"/>
          <w:rtl w:val="0"/>
        </w:rPr>
        <w:t xml:space="preserve"> even more than table sugar in some studies</w:t>
      </w:r>
    </w:p>
    <w:p w:rsidR="00000000" w:rsidDel="00000000" w:rsidP="00000000" w:rsidRDefault="00000000" w:rsidRPr="00000000" w14:paraId="0000048C">
      <w:pPr>
        <w:numPr>
          <w:ilvl w:val="0"/>
          <w:numId w:val="88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Frequently </w:t>
      </w:r>
      <w:r w:rsidDel="00000000" w:rsidR="00000000" w:rsidRPr="00000000">
        <w:rPr>
          <w:rFonts w:ascii="Times New Roman" w:cs="Times New Roman" w:eastAsia="Times New Roman" w:hAnsi="Times New Roman"/>
          <w:b w:val="1"/>
          <w:bCs w:val="1"/>
          <w:sz w:val="20"/>
          <w:szCs w:val="20"/>
          <w:rtl w:val="0"/>
        </w:rPr>
        <w:t xml:space="preserve">hidden in “sugar-free” or “low-fat” products</w:t>
      </w:r>
    </w:p>
    <w:p w:rsidR="00000000" w:rsidDel="00000000" w:rsidP="00000000" w:rsidRDefault="00000000" w:rsidRPr="00000000" w14:paraId="0000048D">
      <w:pPr>
        <w:numPr>
          <w:ilvl w:val="0"/>
          <w:numId w:val="88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Associated with </w:t>
      </w:r>
      <w:r w:rsidDel="00000000" w:rsidR="00000000" w:rsidRPr="00000000">
        <w:rPr>
          <w:rFonts w:ascii="Times New Roman" w:cs="Times New Roman" w:eastAsia="Times New Roman" w:hAnsi="Times New Roman"/>
          <w:b w:val="1"/>
          <w:bCs w:val="1"/>
          <w:sz w:val="20"/>
          <w:szCs w:val="20"/>
          <w:rtl w:val="0"/>
        </w:rPr>
        <w:t xml:space="preserve">gut microbiome disruption</w:t>
      </w:r>
    </w:p>
    <w:p w:rsidR="00000000" w:rsidDel="00000000" w:rsidP="00000000" w:rsidRDefault="00000000" w:rsidRPr="00000000" w14:paraId="0000048E">
      <w:pPr>
        <w:numPr>
          <w:ilvl w:val="0"/>
          <w:numId w:val="88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 flag for </w:t>
      </w:r>
      <w:r w:rsidDel="00000000" w:rsidR="00000000" w:rsidRPr="00000000">
        <w:rPr>
          <w:rFonts w:ascii="Times New Roman" w:cs="Times New Roman" w:eastAsia="Times New Roman" w:hAnsi="Times New Roman"/>
          <w:b w:val="1"/>
          <w:bCs w:val="1"/>
          <w:sz w:val="20"/>
          <w:szCs w:val="20"/>
          <w:rtl w:val="0"/>
        </w:rPr>
        <w:t xml:space="preserve">metabolic, autoimmune, or inflammatory conditions</w:t>
      </w:r>
      <w:r w:rsidDel="00000000" w:rsidR="00000000" w:rsidRPr="00000000">
        <w:rPr>
          <w:rtl w:val="0"/>
        </w:rPr>
      </w:r>
    </w:p>
    <w:p w:rsidR="00000000" w:rsidDel="00000000" w:rsidP="00000000" w:rsidRDefault="00000000" w:rsidRPr="00000000" w14:paraId="0000048F">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What it is</w:t>
      </w:r>
    </w:p>
    <w:p w:rsidR="00000000" w:rsidDel="00000000" w:rsidP="00000000" w:rsidRDefault="00000000" w:rsidRPr="00000000" w14:paraId="00000490">
      <w:pPr>
        <w:numPr>
          <w:ilvl w:val="0"/>
          <w:numId w:val="56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w:t>
      </w:r>
      <w:r w:rsidDel="00000000" w:rsidR="00000000" w:rsidRPr="00000000">
        <w:rPr>
          <w:rFonts w:ascii="Times New Roman" w:cs="Times New Roman" w:eastAsia="Times New Roman" w:hAnsi="Times New Roman"/>
          <w:b w:val="1"/>
          <w:bCs w:val="1"/>
          <w:sz w:val="20"/>
          <w:szCs w:val="20"/>
          <w:rtl w:val="0"/>
        </w:rPr>
        <w:t xml:space="preserve">white powder</w:t>
      </w:r>
      <w:r w:rsidDel="00000000" w:rsidR="00000000" w:rsidRPr="00000000">
        <w:rPr>
          <w:rFonts w:ascii="Times New Roman" w:cs="Times New Roman" w:eastAsia="Times New Roman" w:hAnsi="Times New Roman"/>
          <w:sz w:val="20"/>
          <w:szCs w:val="20"/>
          <w:rtl w:val="0"/>
        </w:rPr>
        <w:t xml:space="preserve"> made by hydrolyzing starch (corn, rice, wheat, or potato)</w:t>
      </w:r>
    </w:p>
    <w:p w:rsidR="00000000" w:rsidDel="00000000" w:rsidP="00000000" w:rsidRDefault="00000000" w:rsidRPr="00000000" w14:paraId="00000491">
      <w:pPr>
        <w:numPr>
          <w:ilvl w:val="0"/>
          <w:numId w:val="56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Enzymes or acids break starch into </w:t>
      </w:r>
      <w:r w:rsidDel="00000000" w:rsidR="00000000" w:rsidRPr="00000000">
        <w:rPr>
          <w:rFonts w:ascii="Times New Roman" w:cs="Times New Roman" w:eastAsia="Times New Roman" w:hAnsi="Times New Roman"/>
          <w:b w:val="1"/>
          <w:bCs w:val="1"/>
          <w:sz w:val="20"/>
          <w:szCs w:val="20"/>
          <w:rtl w:val="0"/>
        </w:rPr>
        <w:t xml:space="preserve">short glucose chains</w:t>
      </w:r>
    </w:p>
    <w:p w:rsidR="00000000" w:rsidDel="00000000" w:rsidP="00000000" w:rsidRDefault="00000000" w:rsidRPr="00000000" w14:paraId="00000492">
      <w:pPr>
        <w:numPr>
          <w:ilvl w:val="0"/>
          <w:numId w:val="56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Almost completely </w:t>
      </w:r>
      <w:r w:rsidDel="00000000" w:rsidR="00000000" w:rsidRPr="00000000">
        <w:rPr>
          <w:rFonts w:ascii="Times New Roman" w:cs="Times New Roman" w:eastAsia="Times New Roman" w:hAnsi="Times New Roman"/>
          <w:b w:val="1"/>
          <w:bCs w:val="1"/>
          <w:sz w:val="20"/>
          <w:szCs w:val="20"/>
          <w:rtl w:val="0"/>
        </w:rPr>
        <w:t xml:space="preserve">digested to glucose in the small intestine</w:t>
      </w:r>
    </w:p>
    <w:p w:rsidR="00000000" w:rsidDel="00000000" w:rsidP="00000000" w:rsidRDefault="00000000" w:rsidRPr="00000000" w14:paraId="00000493">
      <w:pPr>
        <w:numPr>
          <w:ilvl w:val="0"/>
          <w:numId w:val="56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Technically a carbohydrate, not sugar, but </w:t>
      </w:r>
      <w:r w:rsidDel="00000000" w:rsidR="00000000" w:rsidRPr="00000000">
        <w:rPr>
          <w:rFonts w:ascii="Times New Roman" w:cs="Times New Roman" w:eastAsia="Times New Roman" w:hAnsi="Times New Roman"/>
          <w:b w:val="1"/>
          <w:bCs w:val="1"/>
          <w:sz w:val="20"/>
          <w:szCs w:val="20"/>
          <w:rtl w:val="0"/>
        </w:rPr>
        <w:t xml:space="preserve">metabolically behaves like sugar</w:t>
      </w:r>
    </w:p>
    <w:p w:rsidR="00000000" w:rsidDel="00000000" w:rsidP="00000000" w:rsidRDefault="00000000" w:rsidRPr="00000000" w14:paraId="00000494">
      <w:pPr>
        <w:numPr>
          <w:ilvl w:val="0"/>
          <w:numId w:val="56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Highly refined — all fiber and micronutrients removed</w:t>
      </w:r>
    </w:p>
    <w:p w:rsidR="00000000" w:rsidDel="00000000" w:rsidP="00000000" w:rsidRDefault="00000000" w:rsidRPr="00000000" w14:paraId="0000049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Think of it as </w:t>
      </w:r>
      <w:r w:rsidDel="00000000" w:rsidR="00000000" w:rsidRPr="00000000">
        <w:rPr>
          <w:rFonts w:ascii="Times New Roman" w:cs="Times New Roman" w:eastAsia="Times New Roman" w:hAnsi="Times New Roman"/>
          <w:b w:val="1"/>
          <w:bCs w:val="1"/>
          <w:sz w:val="20"/>
          <w:szCs w:val="20"/>
          <w:rtl w:val="0"/>
        </w:rPr>
        <w:t xml:space="preserve">pre-digested starch ready for rapid absorption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96">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Why food companies use it</w:t>
      </w:r>
    </w:p>
    <w:p w:rsidR="00000000" w:rsidDel="00000000" w:rsidP="00000000" w:rsidRDefault="00000000" w:rsidRPr="00000000" w14:paraId="00000497">
      <w:pPr>
        <w:numPr>
          <w:ilvl w:val="0"/>
          <w:numId w:val="3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Cheap bulking agent</w:t>
      </w:r>
    </w:p>
    <w:p w:rsidR="00000000" w:rsidDel="00000000" w:rsidP="00000000" w:rsidRDefault="00000000" w:rsidRPr="00000000" w14:paraId="00000498">
      <w:pPr>
        <w:numPr>
          <w:ilvl w:val="0"/>
          <w:numId w:val="3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Improves </w:t>
      </w:r>
      <w:r w:rsidDel="00000000" w:rsidR="00000000" w:rsidRPr="00000000">
        <w:rPr>
          <w:rFonts w:ascii="Times New Roman" w:cs="Times New Roman" w:eastAsia="Times New Roman" w:hAnsi="Times New Roman"/>
          <w:b w:val="1"/>
          <w:bCs w:val="1"/>
          <w:sz w:val="20"/>
          <w:szCs w:val="20"/>
          <w:rtl w:val="0"/>
        </w:rPr>
        <w:t xml:space="preserve">texture and mouthfeel</w:t>
      </w:r>
    </w:p>
    <w:p w:rsidR="00000000" w:rsidDel="00000000" w:rsidP="00000000" w:rsidRDefault="00000000" w:rsidRPr="00000000" w14:paraId="00000499">
      <w:pPr>
        <w:numPr>
          <w:ilvl w:val="0"/>
          <w:numId w:val="3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Prevents caking in powdered products</w:t>
      </w:r>
    </w:p>
    <w:p w:rsidR="00000000" w:rsidDel="00000000" w:rsidP="00000000" w:rsidRDefault="00000000" w:rsidRPr="00000000" w14:paraId="0000049A">
      <w:pPr>
        <w:numPr>
          <w:ilvl w:val="0"/>
          <w:numId w:val="3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Stabilizes flavors and shelf life</w:t>
      </w:r>
    </w:p>
    <w:p w:rsidR="00000000" w:rsidDel="00000000" w:rsidP="00000000" w:rsidRDefault="00000000" w:rsidRPr="00000000" w14:paraId="0000049B">
      <w:pPr>
        <w:numPr>
          <w:ilvl w:val="0"/>
          <w:numId w:val="3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Often in “low-fat” or “reduced sugar” foods as a </w:t>
      </w:r>
      <w:r w:rsidDel="00000000" w:rsidR="00000000" w:rsidRPr="00000000">
        <w:rPr>
          <w:rFonts w:ascii="Times New Roman" w:cs="Times New Roman" w:eastAsia="Times New Roman" w:hAnsi="Times New Roman"/>
          <w:b w:val="1"/>
          <w:bCs w:val="1"/>
          <w:sz w:val="20"/>
          <w:szCs w:val="20"/>
          <w:rtl w:val="0"/>
        </w:rPr>
        <w:t xml:space="preserve">sugar substitute or filler</w:t>
      </w:r>
      <w:r w:rsidDel="00000000" w:rsidR="00000000" w:rsidRPr="00000000">
        <w:rPr>
          <w:rtl w:val="0"/>
        </w:rPr>
      </w:r>
    </w:p>
    <w:p w:rsidR="00000000" w:rsidDel="00000000" w:rsidP="00000000" w:rsidRDefault="00000000" w:rsidRPr="00000000" w14:paraId="0000049C">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Why many practitioners recommend avoiding it</w:t>
      </w:r>
    </w:p>
    <w:p w:rsidR="00000000" w:rsidDel="00000000" w:rsidP="00000000" w:rsidRDefault="00000000" w:rsidRPr="00000000" w14:paraId="0000049D">
      <w:pPr>
        <w:numPr>
          <w:ilvl w:val="0"/>
          <w:numId w:val="43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Rapid glucose absorption → </w:t>
      </w:r>
      <w:r w:rsidDel="00000000" w:rsidR="00000000" w:rsidRPr="00000000">
        <w:rPr>
          <w:rFonts w:ascii="Times New Roman" w:cs="Times New Roman" w:eastAsia="Times New Roman" w:hAnsi="Times New Roman"/>
          <w:b w:val="1"/>
          <w:bCs w:val="1"/>
          <w:sz w:val="20"/>
          <w:szCs w:val="20"/>
          <w:rtl w:val="0"/>
        </w:rPr>
        <w:t xml:space="preserve">insulin spikes</w:t>
      </w:r>
    </w:p>
    <w:p w:rsidR="00000000" w:rsidDel="00000000" w:rsidP="00000000" w:rsidRDefault="00000000" w:rsidRPr="00000000" w14:paraId="0000049E">
      <w:pPr>
        <w:numPr>
          <w:ilvl w:val="0"/>
          <w:numId w:val="43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worsen </w:t>
      </w:r>
      <w:r w:rsidDel="00000000" w:rsidR="00000000" w:rsidRPr="00000000">
        <w:rPr>
          <w:rFonts w:ascii="Times New Roman" w:cs="Times New Roman" w:eastAsia="Times New Roman" w:hAnsi="Times New Roman"/>
          <w:b w:val="1"/>
          <w:bCs w:val="1"/>
          <w:sz w:val="20"/>
          <w:szCs w:val="20"/>
          <w:rtl w:val="0"/>
        </w:rPr>
        <w:t xml:space="preserve">blood sugar dysregulation</w:t>
      </w:r>
    </w:p>
    <w:p w:rsidR="00000000" w:rsidDel="00000000" w:rsidP="00000000" w:rsidRDefault="00000000" w:rsidRPr="00000000" w14:paraId="0000049F">
      <w:pPr>
        <w:numPr>
          <w:ilvl w:val="0"/>
          <w:numId w:val="43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Often triggers </w:t>
      </w:r>
      <w:r w:rsidDel="00000000" w:rsidR="00000000" w:rsidRPr="00000000">
        <w:rPr>
          <w:rFonts w:ascii="Times New Roman" w:cs="Times New Roman" w:eastAsia="Times New Roman" w:hAnsi="Times New Roman"/>
          <w:b w:val="1"/>
          <w:bCs w:val="1"/>
          <w:sz w:val="20"/>
          <w:szCs w:val="20"/>
          <w:rtl w:val="0"/>
        </w:rPr>
        <w:t xml:space="preserve">bloating, gas, diarrhea, or gut discomfort</w:t>
      </w:r>
    </w:p>
    <w:p w:rsidR="00000000" w:rsidDel="00000000" w:rsidP="00000000" w:rsidRDefault="00000000" w:rsidRPr="00000000" w14:paraId="000004A0">
      <w:pPr>
        <w:numPr>
          <w:ilvl w:val="0"/>
          <w:numId w:val="43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Promotes growth of </w:t>
      </w:r>
      <w:r w:rsidDel="00000000" w:rsidR="00000000" w:rsidRPr="00000000">
        <w:rPr>
          <w:rFonts w:ascii="Times New Roman" w:cs="Times New Roman" w:eastAsia="Times New Roman" w:hAnsi="Times New Roman"/>
          <w:b w:val="1"/>
          <w:bCs w:val="1"/>
          <w:sz w:val="20"/>
          <w:szCs w:val="20"/>
          <w:rtl w:val="0"/>
        </w:rPr>
        <w:t xml:space="preserve">dysbiotic bacteria</w:t>
      </w:r>
      <w:r w:rsidDel="00000000" w:rsidR="00000000" w:rsidRPr="00000000">
        <w:rPr>
          <w:rFonts w:ascii="Times New Roman" w:cs="Times New Roman" w:eastAsia="Times New Roman" w:hAnsi="Times New Roman"/>
          <w:sz w:val="20"/>
          <w:szCs w:val="20"/>
          <w:rtl w:val="0"/>
        </w:rPr>
        <w:t xml:space="preserve"> in the gut</w:t>
      </w:r>
    </w:p>
    <w:p w:rsidR="00000000" w:rsidDel="00000000" w:rsidP="00000000" w:rsidRDefault="00000000" w:rsidRPr="00000000" w14:paraId="000004A1">
      <w:pPr>
        <w:numPr>
          <w:ilvl w:val="0"/>
          <w:numId w:val="43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nutritional value</w:t>
      </w:r>
    </w:p>
    <w:p w:rsidR="00000000" w:rsidDel="00000000" w:rsidP="00000000" w:rsidRDefault="00000000" w:rsidRPr="00000000" w14:paraId="000004A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Clinically, it’s a </w:t>
      </w:r>
      <w:r w:rsidDel="00000000" w:rsidR="00000000" w:rsidRPr="00000000">
        <w:rPr>
          <w:rFonts w:ascii="Times New Roman" w:cs="Times New Roman" w:eastAsia="Times New Roman" w:hAnsi="Times New Roman"/>
          <w:b w:val="1"/>
          <w:bCs w:val="1"/>
          <w:sz w:val="20"/>
          <w:szCs w:val="20"/>
          <w:rtl w:val="0"/>
        </w:rPr>
        <w:t xml:space="preserve">common hidden culprit</w:t>
      </w:r>
      <w:r w:rsidDel="00000000" w:rsidR="00000000" w:rsidRPr="00000000">
        <w:rPr>
          <w:rFonts w:ascii="Times New Roman" w:cs="Times New Roman" w:eastAsia="Times New Roman" w:hAnsi="Times New Roman"/>
          <w:sz w:val="20"/>
          <w:szCs w:val="20"/>
          <w:rtl w:val="0"/>
        </w:rPr>
        <w:t xml:space="preserve"> in patients struggling with sugar cravings, fatigue, or autoimmune flares.</w:t>
      </w:r>
    </w:p>
    <w:p w:rsidR="00000000" w:rsidDel="00000000" w:rsidP="00000000" w:rsidRDefault="00000000" w:rsidRPr="00000000" w14:paraId="000004A3">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What happens in the body</w:t>
      </w:r>
    </w:p>
    <w:p w:rsidR="00000000" w:rsidDel="00000000" w:rsidP="00000000" w:rsidRDefault="00000000" w:rsidRPr="00000000" w14:paraId="000004A4">
      <w:pPr>
        <w:numPr>
          <w:ilvl w:val="0"/>
          <w:numId w:val="83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Digested quickly into glucose</w:t>
      </w:r>
    </w:p>
    <w:p w:rsidR="00000000" w:rsidDel="00000000" w:rsidP="00000000" w:rsidRDefault="00000000" w:rsidRPr="00000000" w14:paraId="000004A5">
      <w:pPr>
        <w:numPr>
          <w:ilvl w:val="0"/>
          <w:numId w:val="83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Causes </w:t>
      </w:r>
      <w:r w:rsidDel="00000000" w:rsidR="00000000" w:rsidRPr="00000000">
        <w:rPr>
          <w:rFonts w:ascii="Times New Roman" w:cs="Times New Roman" w:eastAsia="Times New Roman" w:hAnsi="Times New Roman"/>
          <w:b w:val="1"/>
          <w:bCs w:val="1"/>
          <w:sz w:val="20"/>
          <w:szCs w:val="20"/>
          <w:rtl w:val="0"/>
        </w:rPr>
        <w:t xml:space="preserve">rapid blood sugar rise</w:t>
      </w:r>
    </w:p>
    <w:p w:rsidR="00000000" w:rsidDel="00000000" w:rsidP="00000000" w:rsidRDefault="00000000" w:rsidRPr="00000000" w14:paraId="000004A6">
      <w:pPr>
        <w:numPr>
          <w:ilvl w:val="0"/>
          <w:numId w:val="83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 insulin response</w:t>
      </w:r>
    </w:p>
    <w:p w:rsidR="00000000" w:rsidDel="00000000" w:rsidP="00000000" w:rsidRDefault="00000000" w:rsidRPr="00000000" w14:paraId="000004A7">
      <w:pPr>
        <w:numPr>
          <w:ilvl w:val="0"/>
          <w:numId w:val="83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Repeated use → insulin resistance, fat storage, energy crashes</w:t>
      </w:r>
    </w:p>
    <w:p w:rsidR="00000000" w:rsidDel="00000000" w:rsidP="00000000" w:rsidRDefault="00000000" w:rsidRPr="00000000" w14:paraId="000004A8">
      <w:pPr>
        <w:numPr>
          <w:ilvl w:val="0"/>
          <w:numId w:val="83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Alters microbiome: can promote </w:t>
      </w:r>
      <w:r w:rsidDel="00000000" w:rsidR="00000000" w:rsidRPr="00000000">
        <w:rPr>
          <w:rFonts w:ascii="Times New Roman" w:cs="Times New Roman" w:eastAsia="Times New Roman" w:hAnsi="Times New Roman"/>
          <w:b w:val="1"/>
          <w:bCs w:val="1"/>
          <w:sz w:val="20"/>
          <w:szCs w:val="20"/>
          <w:rtl w:val="0"/>
        </w:rPr>
        <w:t xml:space="preserve">pathogenic bacterial growth</w:t>
      </w:r>
      <w:r w:rsidDel="00000000" w:rsidR="00000000" w:rsidRPr="00000000">
        <w:rPr>
          <w:rFonts w:ascii="Times New Roman" w:cs="Times New Roman" w:eastAsia="Times New Roman" w:hAnsi="Times New Roman"/>
          <w:sz w:val="20"/>
          <w:szCs w:val="20"/>
          <w:rtl w:val="0"/>
        </w:rPr>
        <w:t xml:space="preserve">, reduce diversity</w:t>
      </w:r>
    </w:p>
    <w:p w:rsidR="00000000" w:rsidDel="00000000" w:rsidP="00000000" w:rsidRDefault="00000000" w:rsidRPr="00000000" w14:paraId="000004A9">
      <w:pPr>
        <w:numPr>
          <w:ilvl w:val="0"/>
          <w:numId w:val="83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Displaces fiber-rich foods in diet → worsens gut and metabolic health</w:t>
      </w:r>
    </w:p>
    <w:p w:rsidR="00000000" w:rsidDel="00000000" w:rsidP="00000000" w:rsidRDefault="00000000" w:rsidRPr="00000000" w14:paraId="000004AA">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6. Chronic illness links (associations &amp; mechanisms)</w:t>
      </w:r>
    </w:p>
    <w:p w:rsidR="00000000" w:rsidDel="00000000" w:rsidP="00000000" w:rsidRDefault="00000000" w:rsidRPr="00000000" w14:paraId="000004AB">
      <w:pPr>
        <w:numPr>
          <w:ilvl w:val="0"/>
          <w:numId w:val="48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Type 2 diabetes / insulin resistance</w:t>
      </w:r>
    </w:p>
    <w:p w:rsidR="00000000" w:rsidDel="00000000" w:rsidP="00000000" w:rsidRDefault="00000000" w:rsidRPr="00000000" w14:paraId="000004AC">
      <w:pPr>
        <w:numPr>
          <w:ilvl w:val="0"/>
          <w:numId w:val="48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Metabolic syndrome</w:t>
      </w:r>
    </w:p>
    <w:p w:rsidR="00000000" w:rsidDel="00000000" w:rsidP="00000000" w:rsidRDefault="00000000" w:rsidRPr="00000000" w14:paraId="000004AD">
      <w:pPr>
        <w:numPr>
          <w:ilvl w:val="0"/>
          <w:numId w:val="48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Fatty liver disease</w:t>
      </w:r>
    </w:p>
    <w:p w:rsidR="00000000" w:rsidDel="00000000" w:rsidP="00000000" w:rsidRDefault="00000000" w:rsidRPr="00000000" w14:paraId="000004AE">
      <w:pPr>
        <w:numPr>
          <w:ilvl w:val="0"/>
          <w:numId w:val="48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Obesity and weight regain</w:t>
      </w:r>
    </w:p>
    <w:p w:rsidR="00000000" w:rsidDel="00000000" w:rsidP="00000000" w:rsidRDefault="00000000" w:rsidRPr="00000000" w14:paraId="000004AF">
      <w:pPr>
        <w:numPr>
          <w:ilvl w:val="0"/>
          <w:numId w:val="48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IBS / SIBO / dysbiosis</w:t>
      </w:r>
    </w:p>
    <w:p w:rsidR="00000000" w:rsidDel="00000000" w:rsidP="00000000" w:rsidRDefault="00000000" w:rsidRPr="00000000" w14:paraId="000004B0">
      <w:pPr>
        <w:numPr>
          <w:ilvl w:val="0"/>
          <w:numId w:val="48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Autoimmune disease flare-ups</w:t>
      </w:r>
    </w:p>
    <w:p w:rsidR="00000000" w:rsidDel="00000000" w:rsidP="00000000" w:rsidRDefault="00000000" w:rsidRPr="00000000" w14:paraId="000004B1">
      <w:pPr>
        <w:numPr>
          <w:ilvl w:val="0"/>
          <w:numId w:val="48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Mood &amp; energy instability</w:t>
      </w:r>
    </w:p>
    <w:p w:rsidR="00000000" w:rsidDel="00000000" w:rsidP="00000000" w:rsidRDefault="00000000" w:rsidRPr="00000000" w14:paraId="000004B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Mechanistically, it’s mostly </w:t>
      </w:r>
      <w:r w:rsidDel="00000000" w:rsidR="00000000" w:rsidRPr="00000000">
        <w:rPr>
          <w:rFonts w:ascii="Times New Roman" w:cs="Times New Roman" w:eastAsia="Times New Roman" w:hAnsi="Times New Roman"/>
          <w:b w:val="1"/>
          <w:bCs w:val="1"/>
          <w:sz w:val="20"/>
          <w:szCs w:val="20"/>
          <w:rtl w:val="0"/>
        </w:rPr>
        <w:t xml:space="preserve">glucose overload + microbiome disruption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B3">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7. Where you’ll find it</w:t>
      </w:r>
    </w:p>
    <w:p w:rsidR="00000000" w:rsidDel="00000000" w:rsidP="00000000" w:rsidRDefault="00000000" w:rsidRPr="00000000" w14:paraId="000004B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Extremely common in:</w:t>
      </w:r>
    </w:p>
    <w:p w:rsidR="00000000" w:rsidDel="00000000" w:rsidP="00000000" w:rsidRDefault="00000000" w:rsidRPr="00000000" w14:paraId="000004B5">
      <w:pPr>
        <w:numPr>
          <w:ilvl w:val="0"/>
          <w:numId w:val="72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Protein powders &amp; meal replacement shakes</w:t>
      </w:r>
    </w:p>
    <w:p w:rsidR="00000000" w:rsidDel="00000000" w:rsidP="00000000" w:rsidRDefault="00000000" w:rsidRPr="00000000" w14:paraId="000004B6">
      <w:pPr>
        <w:numPr>
          <w:ilvl w:val="0"/>
          <w:numId w:val="72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Sports &amp; energy drinks</w:t>
      </w:r>
    </w:p>
    <w:p w:rsidR="00000000" w:rsidDel="00000000" w:rsidP="00000000" w:rsidRDefault="00000000" w:rsidRPr="00000000" w14:paraId="000004B7">
      <w:pPr>
        <w:numPr>
          <w:ilvl w:val="0"/>
          <w:numId w:val="72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Low-fat or “reduced sugar” snacks</w:t>
      </w:r>
    </w:p>
    <w:p w:rsidR="00000000" w:rsidDel="00000000" w:rsidP="00000000" w:rsidRDefault="00000000" w:rsidRPr="00000000" w14:paraId="000004B8">
      <w:pPr>
        <w:numPr>
          <w:ilvl w:val="0"/>
          <w:numId w:val="72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Canned soups &amp; sauces</w:t>
      </w:r>
    </w:p>
    <w:p w:rsidR="00000000" w:rsidDel="00000000" w:rsidP="00000000" w:rsidRDefault="00000000" w:rsidRPr="00000000" w14:paraId="000004B9">
      <w:pPr>
        <w:numPr>
          <w:ilvl w:val="0"/>
          <w:numId w:val="72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Salad dressings</w:t>
      </w:r>
    </w:p>
    <w:p w:rsidR="00000000" w:rsidDel="00000000" w:rsidP="00000000" w:rsidRDefault="00000000" w:rsidRPr="00000000" w14:paraId="000004BA">
      <w:pPr>
        <w:numPr>
          <w:ilvl w:val="0"/>
          <w:numId w:val="72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Snack foods (chips, crackers)</w:t>
      </w:r>
    </w:p>
    <w:p w:rsidR="00000000" w:rsidDel="00000000" w:rsidP="00000000" w:rsidRDefault="00000000" w:rsidRPr="00000000" w14:paraId="000004BB">
      <w:pPr>
        <w:numPr>
          <w:ilvl w:val="0"/>
          <w:numId w:val="72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Baby formula and toddler foods</w:t>
      </w:r>
    </w:p>
    <w:p w:rsidR="00000000" w:rsidDel="00000000" w:rsidP="00000000" w:rsidRDefault="00000000" w:rsidRPr="00000000" w14:paraId="000004BC">
      <w:pPr>
        <w:numPr>
          <w:ilvl w:val="0"/>
          <w:numId w:val="72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Supplements and medications (capsules, powders)</w:t>
      </w:r>
    </w:p>
    <w:p w:rsidR="00000000" w:rsidDel="00000000" w:rsidP="00000000" w:rsidRDefault="00000000" w:rsidRPr="00000000" w14:paraId="000004B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Label aliases:</w:t>
      </w:r>
    </w:p>
    <w:p w:rsidR="00000000" w:rsidDel="00000000" w:rsidP="00000000" w:rsidRDefault="00000000" w:rsidRPr="00000000" w14:paraId="000004BE">
      <w:pPr>
        <w:numPr>
          <w:ilvl w:val="0"/>
          <w:numId w:val="59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Modified corn starch (sometimes used interchangeably)</w:t>
      </w:r>
    </w:p>
    <w:p w:rsidR="00000000" w:rsidDel="00000000" w:rsidP="00000000" w:rsidRDefault="00000000" w:rsidRPr="00000000" w14:paraId="000004BF">
      <w:pPr>
        <w:numPr>
          <w:ilvl w:val="0"/>
          <w:numId w:val="59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Dextrin (sometimes overlaps)</w:t>
      </w:r>
    </w:p>
    <w:p w:rsidR="00000000" w:rsidDel="00000000" w:rsidP="00000000" w:rsidRDefault="00000000" w:rsidRPr="00000000" w14:paraId="000004C0">
      <w:pPr>
        <w:spacing w:line="276.0005454545455"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C1">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tl w:val="0"/>
        </w:rPr>
      </w:r>
    </w:p>
    <w:p w:rsidR="00000000" w:rsidDel="00000000" w:rsidP="00000000" w:rsidRDefault="00000000" w:rsidRPr="00000000" w14:paraId="000004C2">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tl w:val="0"/>
        </w:rPr>
      </w:r>
    </w:p>
    <w:p w:rsidR="00000000" w:rsidDel="00000000" w:rsidP="00000000" w:rsidRDefault="00000000" w:rsidRPr="00000000" w14:paraId="000004C3">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tl w:val="0"/>
        </w:rPr>
      </w:r>
    </w:p>
    <w:p w:rsidR="00000000" w:rsidDel="00000000" w:rsidP="00000000" w:rsidRDefault="00000000" w:rsidRPr="00000000" w14:paraId="000004C4">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Dextrin</w:t>
      </w:r>
    </w:p>
    <w:p w:rsidR="00000000" w:rsidDel="00000000" w:rsidP="00000000" w:rsidRDefault="00000000" w:rsidRPr="00000000" w14:paraId="000004C5">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Why people flag it</w:t>
      </w:r>
    </w:p>
    <w:p w:rsidR="00000000" w:rsidDel="00000000" w:rsidP="00000000" w:rsidRDefault="00000000" w:rsidRPr="00000000" w14:paraId="000004C6">
      <w:pPr>
        <w:numPr>
          <w:ilvl w:val="0"/>
          <w:numId w:val="18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appears in </w:t>
      </w:r>
      <w:r w:rsidDel="00000000" w:rsidR="00000000" w:rsidRPr="00000000">
        <w:rPr>
          <w:rFonts w:ascii="Times New Roman" w:cs="Times New Roman" w:eastAsia="Times New Roman" w:hAnsi="Times New Roman"/>
          <w:b w:val="1"/>
          <w:bCs w:val="1"/>
          <w:rtl w:val="0"/>
        </w:rPr>
        <w:t xml:space="preserve">“fiber” or “starch” products</w:t>
      </w:r>
      <w:r w:rsidDel="00000000" w:rsidR="00000000" w:rsidRPr="00000000">
        <w:rPr>
          <w:rFonts w:ascii="Times New Roman" w:cs="Times New Roman" w:eastAsia="Times New Roman" w:hAnsi="Times New Roman"/>
          <w:rtl w:val="0"/>
        </w:rPr>
        <w:t xml:space="preserve">, but can </w:t>
      </w:r>
      <w:r w:rsidDel="00000000" w:rsidR="00000000" w:rsidRPr="00000000">
        <w:rPr>
          <w:rFonts w:ascii="Times New Roman" w:cs="Times New Roman" w:eastAsia="Times New Roman" w:hAnsi="Times New Roman"/>
          <w:b w:val="1"/>
          <w:bCs w:val="1"/>
          <w:rtl w:val="0"/>
        </w:rPr>
        <w:t xml:space="preserve">act like sugar</w:t>
      </w:r>
    </w:p>
    <w:p w:rsidR="00000000" w:rsidDel="00000000" w:rsidP="00000000" w:rsidRDefault="00000000" w:rsidRPr="00000000" w14:paraId="000004C7">
      <w:pPr>
        <w:numPr>
          <w:ilvl w:val="0"/>
          <w:numId w:val="18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t>
      </w:r>
      <w:r w:rsidDel="00000000" w:rsidR="00000000" w:rsidRPr="00000000">
        <w:rPr>
          <w:rFonts w:ascii="Times New Roman" w:cs="Times New Roman" w:eastAsia="Times New Roman" w:hAnsi="Times New Roman"/>
          <w:b w:val="1"/>
          <w:bCs w:val="1"/>
          <w:rtl w:val="0"/>
        </w:rPr>
        <w:t xml:space="preserve">spike blood sugar</w:t>
      </w:r>
      <w:r w:rsidDel="00000000" w:rsidR="00000000" w:rsidRPr="00000000">
        <w:rPr>
          <w:rFonts w:ascii="Times New Roman" w:cs="Times New Roman" w:eastAsia="Times New Roman" w:hAnsi="Times New Roman"/>
          <w:rtl w:val="0"/>
        </w:rPr>
        <w:t xml:space="preserve"> rapidly in sensitive individuals</w:t>
      </w:r>
    </w:p>
    <w:p w:rsidR="00000000" w:rsidDel="00000000" w:rsidP="00000000" w:rsidRDefault="00000000" w:rsidRPr="00000000" w14:paraId="000004C8">
      <w:pPr>
        <w:numPr>
          <w:ilvl w:val="0"/>
          <w:numId w:val="18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Commonly found in </w:t>
      </w:r>
      <w:r w:rsidDel="00000000" w:rsidR="00000000" w:rsidRPr="00000000">
        <w:rPr>
          <w:rFonts w:ascii="Times New Roman" w:cs="Times New Roman" w:eastAsia="Times New Roman" w:hAnsi="Times New Roman"/>
          <w:b w:val="1"/>
          <w:bCs w:val="1"/>
          <w:rtl w:val="0"/>
        </w:rPr>
        <w:t xml:space="preserve">processed, packaged, or “low-fat” foods</w:t>
      </w:r>
    </w:p>
    <w:p w:rsidR="00000000" w:rsidDel="00000000" w:rsidP="00000000" w:rsidRDefault="00000000" w:rsidRPr="00000000" w14:paraId="000004C9">
      <w:pPr>
        <w:numPr>
          <w:ilvl w:val="0"/>
          <w:numId w:val="18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Associated with </w:t>
      </w:r>
      <w:r w:rsidDel="00000000" w:rsidR="00000000" w:rsidRPr="00000000">
        <w:rPr>
          <w:rFonts w:ascii="Times New Roman" w:cs="Times New Roman" w:eastAsia="Times New Roman" w:hAnsi="Times New Roman"/>
          <w:b w:val="1"/>
          <w:bCs w:val="1"/>
          <w:rtl w:val="0"/>
        </w:rPr>
        <w:t xml:space="preserve">gut symptoms</w:t>
      </w:r>
      <w:r w:rsidDel="00000000" w:rsidR="00000000" w:rsidRPr="00000000">
        <w:rPr>
          <w:rFonts w:ascii="Times New Roman" w:cs="Times New Roman" w:eastAsia="Times New Roman" w:hAnsi="Times New Roman"/>
          <w:rtl w:val="0"/>
        </w:rPr>
        <w:t xml:space="preserve"> (bloating, diarrhea, constipation)</w:t>
      </w:r>
    </w:p>
    <w:p w:rsidR="00000000" w:rsidDel="00000000" w:rsidP="00000000" w:rsidRDefault="00000000" w:rsidRPr="00000000" w14:paraId="000004CA">
      <w:pPr>
        <w:numPr>
          <w:ilvl w:val="0"/>
          <w:numId w:val="18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Misleading for patients trying to manage </w:t>
      </w:r>
      <w:r w:rsidDel="00000000" w:rsidR="00000000" w:rsidRPr="00000000">
        <w:rPr>
          <w:rFonts w:ascii="Times New Roman" w:cs="Times New Roman" w:eastAsia="Times New Roman" w:hAnsi="Times New Roman"/>
          <w:b w:val="1"/>
          <w:bCs w:val="1"/>
          <w:rtl w:val="0"/>
        </w:rPr>
        <w:t xml:space="preserve">blood sugar, metabolic syndrome, or autoimmune issues</w:t>
      </w:r>
      <w:r w:rsidDel="00000000" w:rsidR="00000000" w:rsidRPr="00000000">
        <w:rPr>
          <w:rtl w:val="0"/>
        </w:rPr>
      </w:r>
    </w:p>
    <w:p w:rsidR="00000000" w:rsidDel="00000000" w:rsidP="00000000" w:rsidRDefault="00000000" w:rsidRPr="00000000" w14:paraId="000004CB">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What it is</w:t>
      </w:r>
    </w:p>
    <w:p w:rsidR="00000000" w:rsidDel="00000000" w:rsidP="00000000" w:rsidRDefault="00000000" w:rsidRPr="00000000" w14:paraId="000004CC">
      <w:pPr>
        <w:numPr>
          <w:ilvl w:val="0"/>
          <w:numId w:val="9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refined carbohydrate</w:t>
      </w:r>
      <w:r w:rsidDel="00000000" w:rsidR="00000000" w:rsidRPr="00000000">
        <w:rPr>
          <w:rFonts w:ascii="Times New Roman" w:cs="Times New Roman" w:eastAsia="Times New Roman" w:hAnsi="Times New Roman"/>
          <w:rtl w:val="0"/>
        </w:rPr>
        <w:t xml:space="preserve"> derived from starch (corn, wheat, potato, or rice)</w:t>
      </w:r>
    </w:p>
    <w:p w:rsidR="00000000" w:rsidDel="00000000" w:rsidP="00000000" w:rsidRDefault="00000000" w:rsidRPr="00000000" w14:paraId="000004CD">
      <w:pPr>
        <w:numPr>
          <w:ilvl w:val="0"/>
          <w:numId w:val="9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Made by </w:t>
      </w:r>
      <w:r w:rsidDel="00000000" w:rsidR="00000000" w:rsidRPr="00000000">
        <w:rPr>
          <w:rFonts w:ascii="Times New Roman" w:cs="Times New Roman" w:eastAsia="Times New Roman" w:hAnsi="Times New Roman"/>
          <w:b w:val="1"/>
          <w:bCs w:val="1"/>
          <w:rtl w:val="0"/>
        </w:rPr>
        <w:t xml:space="preserve">hydrolyzing starch</w:t>
      </w:r>
      <w:r w:rsidDel="00000000" w:rsidR="00000000" w:rsidRPr="00000000">
        <w:rPr>
          <w:rFonts w:ascii="Times New Roman" w:cs="Times New Roman" w:eastAsia="Times New Roman" w:hAnsi="Times New Roman"/>
          <w:rtl w:val="0"/>
        </w:rPr>
        <w:t xml:space="preserve"> into shorter glucose chains</w:t>
      </w:r>
    </w:p>
    <w:p w:rsidR="00000000" w:rsidDel="00000000" w:rsidP="00000000" w:rsidRDefault="00000000" w:rsidRPr="00000000" w14:paraId="000004CE">
      <w:pPr>
        <w:numPr>
          <w:ilvl w:val="0"/>
          <w:numId w:val="9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partially digestible or fully digestible depending on processing</w:t>
      </w:r>
    </w:p>
    <w:p w:rsidR="00000000" w:rsidDel="00000000" w:rsidP="00000000" w:rsidRDefault="00000000" w:rsidRPr="00000000" w14:paraId="000004CF">
      <w:pPr>
        <w:numPr>
          <w:ilvl w:val="0"/>
          <w:numId w:val="9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Forms include:</w:t>
      </w:r>
    </w:p>
    <w:p w:rsidR="00000000" w:rsidDel="00000000" w:rsidP="00000000" w:rsidRDefault="00000000" w:rsidRPr="00000000" w14:paraId="000004D0">
      <w:pPr>
        <w:numPr>
          <w:ilvl w:val="1"/>
          <w:numId w:val="9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Maltodextrin</w:t>
      </w:r>
      <w:r w:rsidDel="00000000" w:rsidR="00000000" w:rsidRPr="00000000">
        <w:rPr>
          <w:rFonts w:ascii="Times New Roman" w:cs="Times New Roman" w:eastAsia="Times New Roman" w:hAnsi="Times New Roman"/>
          <w:rtl w:val="0"/>
        </w:rPr>
        <w:t xml:space="preserve"> (longer chains, highly digestible)</w:t>
      </w:r>
    </w:p>
    <w:p w:rsidR="00000000" w:rsidDel="00000000" w:rsidP="00000000" w:rsidRDefault="00000000" w:rsidRPr="00000000" w14:paraId="000004D1">
      <w:pPr>
        <w:numPr>
          <w:ilvl w:val="1"/>
          <w:numId w:val="914"/>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Resistant dextrin</w:t>
      </w:r>
      <w:r w:rsidDel="00000000" w:rsidR="00000000" w:rsidRPr="00000000">
        <w:rPr>
          <w:rFonts w:ascii="Times New Roman" w:cs="Times New Roman" w:eastAsia="Times New Roman" w:hAnsi="Times New Roman"/>
          <w:rtl w:val="0"/>
        </w:rPr>
        <w:t xml:space="preserve"> (somewhat more fiber-like, partially fermentable in the gut)</w:t>
      </w:r>
    </w:p>
    <w:p w:rsidR="00000000" w:rsidDel="00000000" w:rsidP="00000000" w:rsidRDefault="00000000" w:rsidRPr="00000000" w14:paraId="000004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“dextrin” can be </w:t>
      </w:r>
      <w:r w:rsidDel="00000000" w:rsidR="00000000" w:rsidRPr="00000000">
        <w:rPr>
          <w:rFonts w:ascii="Times New Roman" w:cs="Times New Roman" w:eastAsia="Times New Roman" w:hAnsi="Times New Roman"/>
          <w:b w:val="1"/>
          <w:bCs w:val="1"/>
          <w:rtl w:val="0"/>
        </w:rPr>
        <w:t xml:space="preserve">confusing because it may be marketed as fiber but metabolically acts like sugar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D3">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Why food companies use it</w:t>
      </w:r>
    </w:p>
    <w:p w:rsidR="00000000" w:rsidDel="00000000" w:rsidP="00000000" w:rsidRDefault="00000000" w:rsidRPr="00000000" w14:paraId="000004D4">
      <w:pPr>
        <w:numPr>
          <w:ilvl w:val="0"/>
          <w:numId w:val="97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Acts as a </w:t>
      </w:r>
      <w:r w:rsidDel="00000000" w:rsidR="00000000" w:rsidRPr="00000000">
        <w:rPr>
          <w:rFonts w:ascii="Times New Roman" w:cs="Times New Roman" w:eastAsia="Times New Roman" w:hAnsi="Times New Roman"/>
          <w:b w:val="1"/>
          <w:bCs w:val="1"/>
          <w:rtl w:val="0"/>
        </w:rPr>
        <w:t xml:space="preserve">bulking agent</w:t>
      </w:r>
    </w:p>
    <w:p w:rsidR="00000000" w:rsidDel="00000000" w:rsidP="00000000" w:rsidRDefault="00000000" w:rsidRPr="00000000" w14:paraId="000004D5">
      <w:pPr>
        <w:numPr>
          <w:ilvl w:val="0"/>
          <w:numId w:val="9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texture, mouthfeel, and shelf life</w:t>
      </w:r>
    </w:p>
    <w:p w:rsidR="00000000" w:rsidDel="00000000" w:rsidP="00000000" w:rsidRDefault="00000000" w:rsidRPr="00000000" w14:paraId="000004D6">
      <w:pPr>
        <w:numPr>
          <w:ilvl w:val="0"/>
          <w:numId w:val="9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Stabilizes powdered and liquid products</w:t>
      </w:r>
    </w:p>
    <w:p w:rsidR="00000000" w:rsidDel="00000000" w:rsidP="00000000" w:rsidRDefault="00000000" w:rsidRPr="00000000" w14:paraId="000004D7">
      <w:pPr>
        <w:numPr>
          <w:ilvl w:val="0"/>
          <w:numId w:val="9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in </w:t>
      </w:r>
      <w:r w:rsidDel="00000000" w:rsidR="00000000" w:rsidRPr="00000000">
        <w:rPr>
          <w:rFonts w:ascii="Times New Roman" w:cs="Times New Roman" w:eastAsia="Times New Roman" w:hAnsi="Times New Roman"/>
          <w:b w:val="1"/>
          <w:bCs w:val="1"/>
          <w:rtl w:val="0"/>
        </w:rPr>
        <w:t xml:space="preserve">low-fat, “fiber-added,” or sugar-reduced foods</w:t>
      </w:r>
    </w:p>
    <w:p w:rsidR="00000000" w:rsidDel="00000000" w:rsidP="00000000" w:rsidRDefault="00000000" w:rsidRPr="00000000" w14:paraId="000004D8">
      <w:pPr>
        <w:numPr>
          <w:ilvl w:val="0"/>
          <w:numId w:val="97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Cheap and highly versatile</w:t>
      </w:r>
    </w:p>
    <w:p w:rsidR="00000000" w:rsidDel="00000000" w:rsidP="00000000" w:rsidRDefault="00000000" w:rsidRPr="00000000" w14:paraId="000004D9">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Why many practitioners recommend avoiding it</w:t>
      </w:r>
    </w:p>
    <w:p w:rsidR="00000000" w:rsidDel="00000000" w:rsidP="00000000" w:rsidRDefault="00000000" w:rsidRPr="00000000" w14:paraId="000004DA">
      <w:pPr>
        <w:numPr>
          <w:ilvl w:val="0"/>
          <w:numId w:val="293"/>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Rapidly digested → </w:t>
      </w:r>
      <w:r w:rsidDel="00000000" w:rsidR="00000000" w:rsidRPr="00000000">
        <w:rPr>
          <w:rFonts w:ascii="Times New Roman" w:cs="Times New Roman" w:eastAsia="Times New Roman" w:hAnsi="Times New Roman"/>
          <w:b w:val="1"/>
          <w:bCs w:val="1"/>
          <w:rtl w:val="0"/>
        </w:rPr>
        <w:t xml:space="preserve">blood sugar spike</w:t>
      </w:r>
    </w:p>
    <w:p w:rsidR="00000000" w:rsidDel="00000000" w:rsidP="00000000" w:rsidRDefault="00000000" w:rsidRPr="00000000" w14:paraId="000004DB">
      <w:pPr>
        <w:numPr>
          <w:ilvl w:val="0"/>
          <w:numId w:val="29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worsen </w:t>
      </w:r>
      <w:r w:rsidDel="00000000" w:rsidR="00000000" w:rsidRPr="00000000">
        <w:rPr>
          <w:rFonts w:ascii="Times New Roman" w:cs="Times New Roman" w:eastAsia="Times New Roman" w:hAnsi="Times New Roman"/>
          <w:b w:val="1"/>
          <w:bCs w:val="1"/>
          <w:rtl w:val="0"/>
        </w:rPr>
        <w:t xml:space="preserve">insulin resistance and metabolic syndrome</w:t>
      </w:r>
    </w:p>
    <w:p w:rsidR="00000000" w:rsidDel="00000000" w:rsidP="00000000" w:rsidRDefault="00000000" w:rsidRPr="00000000" w14:paraId="000004DC">
      <w:pPr>
        <w:numPr>
          <w:ilvl w:val="0"/>
          <w:numId w:val="29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Feeds </w:t>
      </w:r>
      <w:r w:rsidDel="00000000" w:rsidR="00000000" w:rsidRPr="00000000">
        <w:rPr>
          <w:rFonts w:ascii="Times New Roman" w:cs="Times New Roman" w:eastAsia="Times New Roman" w:hAnsi="Times New Roman"/>
          <w:b w:val="1"/>
          <w:bCs w:val="1"/>
          <w:rtl w:val="0"/>
        </w:rPr>
        <w:t xml:space="preserve">dysbiotic gut bacteria</w:t>
      </w:r>
      <w:r w:rsidDel="00000000" w:rsidR="00000000" w:rsidRPr="00000000">
        <w:rPr>
          <w:rFonts w:ascii="Times New Roman" w:cs="Times New Roman" w:eastAsia="Times New Roman" w:hAnsi="Times New Roman"/>
          <w:rtl w:val="0"/>
        </w:rPr>
        <w:t xml:space="preserve"> if partially fermented</w:t>
      </w:r>
    </w:p>
    <w:p w:rsidR="00000000" w:rsidDel="00000000" w:rsidP="00000000" w:rsidRDefault="00000000" w:rsidRPr="00000000" w14:paraId="000004DD">
      <w:pPr>
        <w:numPr>
          <w:ilvl w:val="0"/>
          <w:numId w:val="29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added to foods that are already </w:t>
      </w:r>
      <w:r w:rsidDel="00000000" w:rsidR="00000000" w:rsidRPr="00000000">
        <w:rPr>
          <w:rFonts w:ascii="Times New Roman" w:cs="Times New Roman" w:eastAsia="Times New Roman" w:hAnsi="Times New Roman"/>
          <w:b w:val="1"/>
          <w:bCs w:val="1"/>
          <w:rtl w:val="0"/>
        </w:rPr>
        <w:t xml:space="preserve">heavily processed</w:t>
      </w:r>
    </w:p>
    <w:p w:rsidR="00000000" w:rsidDel="00000000" w:rsidP="00000000" w:rsidRDefault="00000000" w:rsidRPr="00000000" w14:paraId="000004DE">
      <w:pPr>
        <w:numPr>
          <w:ilvl w:val="0"/>
          <w:numId w:val="29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or no nutritional benefit</w:t>
      </w:r>
    </w:p>
    <w:p w:rsidR="00000000" w:rsidDel="00000000" w:rsidP="00000000" w:rsidRDefault="00000000" w:rsidRPr="00000000" w14:paraId="000004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it often shows up in patients with </w:t>
      </w:r>
      <w:r w:rsidDel="00000000" w:rsidR="00000000" w:rsidRPr="00000000">
        <w:rPr>
          <w:rFonts w:ascii="Times New Roman" w:cs="Times New Roman" w:eastAsia="Times New Roman" w:hAnsi="Times New Roman"/>
          <w:b w:val="1"/>
          <w:bCs w:val="1"/>
          <w:rtl w:val="0"/>
        </w:rPr>
        <w:t xml:space="preserve">blood sugar dysregulation, gut complaints, or chronic fatigue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0">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What happens in the body</w:t>
      </w:r>
    </w:p>
    <w:p w:rsidR="00000000" w:rsidDel="00000000" w:rsidP="00000000" w:rsidRDefault="00000000" w:rsidRPr="00000000" w14:paraId="000004E1">
      <w:pPr>
        <w:numPr>
          <w:ilvl w:val="0"/>
          <w:numId w:val="9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Quickly broken down into glucose</w:t>
      </w:r>
    </w:p>
    <w:p w:rsidR="00000000" w:rsidDel="00000000" w:rsidP="00000000" w:rsidRDefault="00000000" w:rsidRPr="00000000" w14:paraId="000004E2">
      <w:pPr>
        <w:numPr>
          <w:ilvl w:val="0"/>
          <w:numId w:val="9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Spike in blood sugar → insulin response</w:t>
      </w:r>
    </w:p>
    <w:p w:rsidR="00000000" w:rsidDel="00000000" w:rsidP="00000000" w:rsidRDefault="00000000" w:rsidRPr="00000000" w14:paraId="000004E3">
      <w:pPr>
        <w:numPr>
          <w:ilvl w:val="0"/>
          <w:numId w:val="9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 converted to fat if glycogen stores are full</w:t>
      </w:r>
    </w:p>
    <w:p w:rsidR="00000000" w:rsidDel="00000000" w:rsidP="00000000" w:rsidRDefault="00000000" w:rsidRPr="00000000" w14:paraId="000004E4">
      <w:pPr>
        <w:numPr>
          <w:ilvl w:val="0"/>
          <w:numId w:val="9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feed </w:t>
      </w:r>
      <w:r w:rsidDel="00000000" w:rsidR="00000000" w:rsidRPr="00000000">
        <w:rPr>
          <w:rFonts w:ascii="Times New Roman" w:cs="Times New Roman" w:eastAsia="Times New Roman" w:hAnsi="Times New Roman"/>
          <w:b w:val="1"/>
          <w:bCs w:val="1"/>
          <w:rtl w:val="0"/>
        </w:rPr>
        <w:t xml:space="preserve">dysbiotic gut bacteria</w:t>
      </w:r>
      <w:r w:rsidDel="00000000" w:rsidR="00000000" w:rsidRPr="00000000">
        <w:rPr>
          <w:rFonts w:ascii="Times New Roman" w:cs="Times New Roman" w:eastAsia="Times New Roman" w:hAnsi="Times New Roman"/>
          <w:rtl w:val="0"/>
        </w:rPr>
        <w:t xml:space="preserve">, causing bloating, gas, or loose stools</w:t>
      </w:r>
    </w:p>
    <w:p w:rsidR="00000000" w:rsidDel="00000000" w:rsidP="00000000" w:rsidRDefault="00000000" w:rsidRPr="00000000" w14:paraId="000004E5">
      <w:pPr>
        <w:numPr>
          <w:ilvl w:val="0"/>
          <w:numId w:val="9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Resistant dextrin forms </w:t>
      </w:r>
      <w:r w:rsidDel="00000000" w:rsidR="00000000" w:rsidRPr="00000000">
        <w:rPr>
          <w:rFonts w:ascii="Times New Roman" w:cs="Times New Roman" w:eastAsia="Times New Roman" w:hAnsi="Times New Roman"/>
          <w:b w:val="1"/>
          <w:bCs w:val="1"/>
          <w:rtl w:val="0"/>
        </w:rPr>
        <w:t xml:space="preserve">short-chain fatty acids</w:t>
      </w:r>
      <w:r w:rsidDel="00000000" w:rsidR="00000000" w:rsidRPr="00000000">
        <w:rPr>
          <w:rFonts w:ascii="Times New Roman" w:cs="Times New Roman" w:eastAsia="Times New Roman" w:hAnsi="Times New Roman"/>
          <w:rtl w:val="0"/>
        </w:rPr>
        <w:t xml:space="preserve"> in the colon (potentially beneficial), but not all dextrins are resistant</w:t>
      </w:r>
    </w:p>
    <w:p w:rsidR="00000000" w:rsidDel="00000000" w:rsidP="00000000" w:rsidRDefault="00000000" w:rsidRPr="00000000" w14:paraId="000004E6">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6. Chronic illness links (associations &amp; mechanisms)</w:t>
      </w:r>
    </w:p>
    <w:p w:rsidR="00000000" w:rsidDel="00000000" w:rsidP="00000000" w:rsidRDefault="00000000" w:rsidRPr="00000000" w14:paraId="000004E7">
      <w:pPr>
        <w:numPr>
          <w:ilvl w:val="0"/>
          <w:numId w:val="108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2 diabetes / insulin resistance</w:t>
      </w:r>
    </w:p>
    <w:p w:rsidR="00000000" w:rsidDel="00000000" w:rsidP="00000000" w:rsidRDefault="00000000" w:rsidRPr="00000000" w14:paraId="000004E8">
      <w:pPr>
        <w:numPr>
          <w:ilvl w:val="0"/>
          <w:numId w:val="108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Metabolic syndrome</w:t>
      </w:r>
    </w:p>
    <w:p w:rsidR="00000000" w:rsidDel="00000000" w:rsidP="00000000" w:rsidRDefault="00000000" w:rsidRPr="00000000" w14:paraId="000004E9">
      <w:pPr>
        <w:numPr>
          <w:ilvl w:val="0"/>
          <w:numId w:val="108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Obesity / weight gain</w:t>
      </w:r>
    </w:p>
    <w:p w:rsidR="00000000" w:rsidDel="00000000" w:rsidP="00000000" w:rsidRDefault="00000000" w:rsidRPr="00000000" w14:paraId="000004EA">
      <w:pPr>
        <w:numPr>
          <w:ilvl w:val="0"/>
          <w:numId w:val="108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Fatty liver disease</w:t>
      </w:r>
    </w:p>
    <w:p w:rsidR="00000000" w:rsidDel="00000000" w:rsidP="00000000" w:rsidRDefault="00000000" w:rsidRPr="00000000" w14:paraId="000004EB">
      <w:pPr>
        <w:numPr>
          <w:ilvl w:val="0"/>
          <w:numId w:val="108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Gut dysbiosis / IBS / SIBO</w:t>
      </w:r>
    </w:p>
    <w:p w:rsidR="00000000" w:rsidDel="00000000" w:rsidP="00000000" w:rsidRDefault="00000000" w:rsidRPr="00000000" w14:paraId="000004EC">
      <w:pPr>
        <w:numPr>
          <w:ilvl w:val="0"/>
          <w:numId w:val="108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Autoimmune flares</w:t>
      </w:r>
      <w:r w:rsidDel="00000000" w:rsidR="00000000" w:rsidRPr="00000000">
        <w:rPr>
          <w:rFonts w:ascii="Times New Roman" w:cs="Times New Roman" w:eastAsia="Times New Roman" w:hAnsi="Times New Roman"/>
          <w:rtl w:val="0"/>
        </w:rPr>
        <w:t xml:space="preserve"> (via leaky gut / microbiome disruption)</w:t>
      </w:r>
    </w:p>
    <w:p w:rsidR="00000000" w:rsidDel="00000000" w:rsidP="00000000" w:rsidRDefault="00000000" w:rsidRPr="00000000" w14:paraId="000004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the </w:t>
      </w:r>
      <w:r w:rsidDel="00000000" w:rsidR="00000000" w:rsidRPr="00000000">
        <w:rPr>
          <w:rFonts w:ascii="Times New Roman" w:cs="Times New Roman" w:eastAsia="Times New Roman" w:hAnsi="Times New Roman"/>
          <w:b w:val="1"/>
          <w:bCs w:val="1"/>
          <w:rtl w:val="0"/>
        </w:rPr>
        <w:t xml:space="preserve">common forms used in processed foods are usually metabolically active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E">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7. Where you’ll find it</w:t>
      </w:r>
    </w:p>
    <w:p w:rsidR="00000000" w:rsidDel="00000000" w:rsidP="00000000" w:rsidRDefault="00000000" w:rsidRPr="00000000" w14:paraId="000004EF">
      <w:pPr>
        <w:numPr>
          <w:ilvl w:val="0"/>
          <w:numId w:val="97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Powdered drink mixes / meal replacements</w:t>
      </w:r>
    </w:p>
    <w:p w:rsidR="00000000" w:rsidDel="00000000" w:rsidP="00000000" w:rsidRDefault="00000000" w:rsidRPr="00000000" w14:paraId="000004F0">
      <w:pPr>
        <w:numPr>
          <w:ilvl w:val="0"/>
          <w:numId w:val="97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powders</w:t>
      </w:r>
    </w:p>
    <w:p w:rsidR="00000000" w:rsidDel="00000000" w:rsidP="00000000" w:rsidRDefault="00000000" w:rsidRPr="00000000" w14:paraId="000004F1">
      <w:pPr>
        <w:numPr>
          <w:ilvl w:val="0"/>
          <w:numId w:val="97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Low-fat snacks</w:t>
      </w:r>
    </w:p>
    <w:p w:rsidR="00000000" w:rsidDel="00000000" w:rsidP="00000000" w:rsidRDefault="00000000" w:rsidRPr="00000000" w14:paraId="000004F2">
      <w:pPr>
        <w:numPr>
          <w:ilvl w:val="0"/>
          <w:numId w:val="97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Processed cereals</w:t>
      </w:r>
    </w:p>
    <w:p w:rsidR="00000000" w:rsidDel="00000000" w:rsidP="00000000" w:rsidRDefault="00000000" w:rsidRPr="00000000" w14:paraId="000004F3">
      <w:pPr>
        <w:numPr>
          <w:ilvl w:val="0"/>
          <w:numId w:val="97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Baked goods</w:t>
      </w:r>
    </w:p>
    <w:p w:rsidR="00000000" w:rsidDel="00000000" w:rsidP="00000000" w:rsidRDefault="00000000" w:rsidRPr="00000000" w14:paraId="000004F4">
      <w:pPr>
        <w:numPr>
          <w:ilvl w:val="0"/>
          <w:numId w:val="97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Sauces and soups</w:t>
      </w:r>
    </w:p>
    <w:p w:rsidR="00000000" w:rsidDel="00000000" w:rsidP="00000000" w:rsidRDefault="00000000" w:rsidRPr="00000000" w14:paraId="000004F5">
      <w:pPr>
        <w:numPr>
          <w:ilvl w:val="0"/>
          <w:numId w:val="97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fiber” bars and beverages</w:t>
      </w:r>
    </w:p>
    <w:p w:rsidR="00000000" w:rsidDel="00000000" w:rsidP="00000000" w:rsidRDefault="00000000" w:rsidRPr="00000000" w14:paraId="000004F6">
      <w:pPr>
        <w:numPr>
          <w:ilvl w:val="0"/>
          <w:numId w:val="97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Supplements and medications</w:t>
      </w:r>
    </w:p>
    <w:p w:rsidR="00000000" w:rsidDel="00000000" w:rsidP="00000000" w:rsidRDefault="00000000" w:rsidRPr="00000000" w14:paraId="000004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 to watch for:</w:t>
      </w:r>
    </w:p>
    <w:p w:rsidR="00000000" w:rsidDel="00000000" w:rsidP="00000000" w:rsidRDefault="00000000" w:rsidRPr="00000000" w14:paraId="000004F8">
      <w:pPr>
        <w:numPr>
          <w:ilvl w:val="0"/>
          <w:numId w:val="57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Dextrin</w:t>
      </w:r>
    </w:p>
    <w:p w:rsidR="00000000" w:rsidDel="00000000" w:rsidP="00000000" w:rsidRDefault="00000000" w:rsidRPr="00000000" w14:paraId="000004F9">
      <w:pPr>
        <w:numPr>
          <w:ilvl w:val="0"/>
          <w:numId w:val="57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Resistant dextrin</w:t>
      </w:r>
    </w:p>
    <w:p w:rsidR="00000000" w:rsidDel="00000000" w:rsidP="00000000" w:rsidRDefault="00000000" w:rsidRPr="00000000" w14:paraId="000004FA">
      <w:pPr>
        <w:numPr>
          <w:ilvl w:val="0"/>
          <w:numId w:val="57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Maltodextrin (overlaps in effect)</w:t>
      </w:r>
    </w:p>
    <w:p w:rsidR="00000000" w:rsidDel="00000000" w:rsidP="00000000" w:rsidRDefault="00000000" w:rsidRPr="00000000" w14:paraId="000004FB">
      <w:pPr>
        <w:numPr>
          <w:ilvl w:val="0"/>
          <w:numId w:val="57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Corn dextrin, wheat dextrin</w:t>
      </w:r>
    </w:p>
    <w:p w:rsidR="00000000" w:rsidDel="00000000" w:rsidP="00000000" w:rsidRDefault="00000000" w:rsidRPr="00000000" w14:paraId="000004FC">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D">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Polydextrose</w:t>
      </w:r>
    </w:p>
    <w:p w:rsidR="00000000" w:rsidDel="00000000" w:rsidP="00000000" w:rsidRDefault="00000000" w:rsidRPr="00000000" w14:paraId="000004FE">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Why people flag it</w:t>
      </w:r>
    </w:p>
    <w:p w:rsidR="00000000" w:rsidDel="00000000" w:rsidP="00000000" w:rsidRDefault="00000000" w:rsidRPr="00000000" w14:paraId="000004FF">
      <w:pPr>
        <w:numPr>
          <w:ilvl w:val="0"/>
          <w:numId w:val="36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w:t>
      </w:r>
      <w:r w:rsidDel="00000000" w:rsidR="00000000" w:rsidRPr="00000000">
        <w:rPr>
          <w:rFonts w:ascii="Times New Roman" w:cs="Times New Roman" w:eastAsia="Times New Roman" w:hAnsi="Times New Roman"/>
          <w:b w:val="1"/>
          <w:bCs w:val="1"/>
          <w:rtl w:val="0"/>
        </w:rPr>
        <w:t xml:space="preserve">soluble fiber</w:t>
      </w:r>
      <w:r w:rsidDel="00000000" w:rsidR="00000000" w:rsidRPr="00000000">
        <w:rPr>
          <w:rFonts w:ascii="Times New Roman" w:cs="Times New Roman" w:eastAsia="Times New Roman" w:hAnsi="Times New Roman"/>
          <w:rtl w:val="0"/>
        </w:rPr>
        <w:t xml:space="preserve">, but can cause </w:t>
      </w:r>
      <w:r w:rsidDel="00000000" w:rsidR="00000000" w:rsidRPr="00000000">
        <w:rPr>
          <w:rFonts w:ascii="Times New Roman" w:cs="Times New Roman" w:eastAsia="Times New Roman" w:hAnsi="Times New Roman"/>
          <w:b w:val="1"/>
          <w:bCs w:val="1"/>
          <w:rtl w:val="0"/>
        </w:rPr>
        <w:t xml:space="preserve">bloating, gas, diarrhea, or constipation</w:t>
      </w:r>
    </w:p>
    <w:p w:rsidR="00000000" w:rsidDel="00000000" w:rsidP="00000000" w:rsidRDefault="00000000" w:rsidRPr="00000000" w14:paraId="00000500">
      <w:pPr>
        <w:numPr>
          <w:ilvl w:val="0"/>
          <w:numId w:val="3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appears in </w:t>
      </w:r>
      <w:r w:rsidDel="00000000" w:rsidR="00000000" w:rsidRPr="00000000">
        <w:rPr>
          <w:rFonts w:ascii="Times New Roman" w:cs="Times New Roman" w:eastAsia="Times New Roman" w:hAnsi="Times New Roman"/>
          <w:b w:val="1"/>
          <w:bCs w:val="1"/>
          <w:rtl w:val="0"/>
        </w:rPr>
        <w:t xml:space="preserve">“sugar-free,” “reduced-calorie,” or “high-fiber” foods</w:t>
      </w:r>
    </w:p>
    <w:p w:rsidR="00000000" w:rsidDel="00000000" w:rsidP="00000000" w:rsidRDefault="00000000" w:rsidRPr="00000000" w14:paraId="00000501">
      <w:pPr>
        <w:numPr>
          <w:ilvl w:val="0"/>
          <w:numId w:val="3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t>
      </w:r>
      <w:r w:rsidDel="00000000" w:rsidR="00000000" w:rsidRPr="00000000">
        <w:rPr>
          <w:rFonts w:ascii="Times New Roman" w:cs="Times New Roman" w:eastAsia="Times New Roman" w:hAnsi="Times New Roman"/>
          <w:b w:val="1"/>
          <w:bCs w:val="1"/>
          <w:rtl w:val="0"/>
        </w:rPr>
        <w:t xml:space="preserve">raise blood sugar in sensitive individuals</w:t>
      </w:r>
    </w:p>
    <w:p w:rsidR="00000000" w:rsidDel="00000000" w:rsidP="00000000" w:rsidRDefault="00000000" w:rsidRPr="00000000" w14:paraId="00000502">
      <w:pPr>
        <w:numPr>
          <w:ilvl w:val="0"/>
          <w:numId w:val="3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in processed foods, shakes, and bars marketed to </w:t>
      </w:r>
      <w:r w:rsidDel="00000000" w:rsidR="00000000" w:rsidRPr="00000000">
        <w:rPr>
          <w:rFonts w:ascii="Times New Roman" w:cs="Times New Roman" w:eastAsia="Times New Roman" w:hAnsi="Times New Roman"/>
          <w:b w:val="1"/>
          <w:bCs w:val="1"/>
          <w:rtl w:val="0"/>
        </w:rPr>
        <w:t xml:space="preserve">diabetic or weight-conscious patients</w:t>
      </w:r>
    </w:p>
    <w:p w:rsidR="00000000" w:rsidDel="00000000" w:rsidP="00000000" w:rsidRDefault="00000000" w:rsidRPr="00000000" w14:paraId="00000503">
      <w:pPr>
        <w:numPr>
          <w:ilvl w:val="0"/>
          <w:numId w:val="36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by holistic practitioners because it’s </w:t>
      </w:r>
      <w:r w:rsidDel="00000000" w:rsidR="00000000" w:rsidRPr="00000000">
        <w:rPr>
          <w:rFonts w:ascii="Times New Roman" w:cs="Times New Roman" w:eastAsia="Times New Roman" w:hAnsi="Times New Roman"/>
          <w:b w:val="1"/>
          <w:bCs w:val="1"/>
          <w:rtl w:val="0"/>
        </w:rPr>
        <w:t xml:space="preserve">highly processed and non-nutritive</w:t>
      </w:r>
      <w:r w:rsidDel="00000000" w:rsidR="00000000" w:rsidRPr="00000000">
        <w:rPr>
          <w:rtl w:val="0"/>
        </w:rPr>
      </w:r>
    </w:p>
    <w:p w:rsidR="00000000" w:rsidDel="00000000" w:rsidP="00000000" w:rsidRDefault="00000000" w:rsidRPr="00000000" w14:paraId="00000504">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What it is</w:t>
      </w:r>
    </w:p>
    <w:p w:rsidR="00000000" w:rsidDel="00000000" w:rsidP="00000000" w:rsidRDefault="00000000" w:rsidRPr="00000000" w14:paraId="00000505">
      <w:pPr>
        <w:numPr>
          <w:ilvl w:val="0"/>
          <w:numId w:val="95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synthetic polymer of glucose</w:t>
      </w:r>
    </w:p>
    <w:p w:rsidR="00000000" w:rsidDel="00000000" w:rsidP="00000000" w:rsidRDefault="00000000" w:rsidRPr="00000000" w14:paraId="00000506">
      <w:pPr>
        <w:numPr>
          <w:ilvl w:val="0"/>
          <w:numId w:val="95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Made by:</w:t>
      </w:r>
    </w:p>
    <w:p w:rsidR="00000000" w:rsidDel="00000000" w:rsidP="00000000" w:rsidRDefault="00000000" w:rsidRPr="00000000" w14:paraId="00000507">
      <w:pPr>
        <w:numPr>
          <w:ilvl w:val="1"/>
          <w:numId w:val="95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Heating </w:t>
      </w:r>
      <w:r w:rsidDel="00000000" w:rsidR="00000000" w:rsidRPr="00000000">
        <w:rPr>
          <w:rFonts w:ascii="Times New Roman" w:cs="Times New Roman" w:eastAsia="Times New Roman" w:hAnsi="Times New Roman"/>
          <w:b w:val="1"/>
          <w:bCs w:val="1"/>
          <w:rtl w:val="0"/>
        </w:rPr>
        <w:t xml:space="preserve">glucose (usually corn-derived)</w:t>
      </w:r>
    </w:p>
    <w:p w:rsidR="00000000" w:rsidDel="00000000" w:rsidP="00000000" w:rsidRDefault="00000000" w:rsidRPr="00000000" w14:paraId="00000508">
      <w:pPr>
        <w:numPr>
          <w:ilvl w:val="1"/>
          <w:numId w:val="95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Reacting with sorbitol and acids to form a complex carbohydrate polymer</w:t>
      </w:r>
    </w:p>
    <w:p w:rsidR="00000000" w:rsidDel="00000000" w:rsidP="00000000" w:rsidRDefault="00000000" w:rsidRPr="00000000" w14:paraId="00000509">
      <w:pPr>
        <w:numPr>
          <w:ilvl w:val="0"/>
          <w:numId w:val="95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About </w:t>
      </w:r>
      <w:r w:rsidDel="00000000" w:rsidR="00000000" w:rsidRPr="00000000">
        <w:rPr>
          <w:rFonts w:ascii="Times New Roman" w:cs="Times New Roman" w:eastAsia="Times New Roman" w:hAnsi="Times New Roman"/>
          <w:b w:val="1"/>
          <w:bCs w:val="1"/>
          <w:rtl w:val="0"/>
        </w:rPr>
        <w:t xml:space="preserve">70% indigestible</w:t>
      </w:r>
      <w:r w:rsidDel="00000000" w:rsidR="00000000" w:rsidRPr="00000000">
        <w:rPr>
          <w:rFonts w:ascii="Cardo" w:cs="Cardo" w:eastAsia="Cardo" w:hAnsi="Cardo"/>
          <w:rtl w:val="0"/>
        </w:rPr>
        <w:t xml:space="preserve">, but some portion is partially digested → glucose</w:t>
      </w:r>
    </w:p>
    <w:p w:rsidR="00000000" w:rsidDel="00000000" w:rsidP="00000000" w:rsidRDefault="00000000" w:rsidRPr="00000000" w14:paraId="0000050A">
      <w:pPr>
        <w:numPr>
          <w:ilvl w:val="0"/>
          <w:numId w:val="95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Calorie content is </w:t>
      </w:r>
      <w:r w:rsidDel="00000000" w:rsidR="00000000" w:rsidRPr="00000000">
        <w:rPr>
          <w:rFonts w:ascii="Times New Roman" w:cs="Times New Roman" w:eastAsia="Times New Roman" w:hAnsi="Times New Roman"/>
          <w:b w:val="1"/>
          <w:bCs w:val="1"/>
          <w:rtl w:val="0"/>
        </w:rPr>
        <w:t xml:space="preserve">~1 kcal/g</w:t>
      </w:r>
      <w:r w:rsidDel="00000000" w:rsidR="00000000" w:rsidRPr="00000000">
        <w:rPr>
          <w:rFonts w:ascii="Times New Roman" w:cs="Times New Roman" w:eastAsia="Times New Roman" w:hAnsi="Times New Roman"/>
          <w:rtl w:val="0"/>
        </w:rPr>
        <w:t xml:space="preserve"> (lower than sugar)</w:t>
      </w:r>
    </w:p>
    <w:p w:rsidR="00000000" w:rsidDel="00000000" w:rsidP="00000000" w:rsidRDefault="00000000" w:rsidRPr="00000000" w14:paraId="000005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Think of it as </w:t>
      </w:r>
      <w:r w:rsidDel="00000000" w:rsidR="00000000" w:rsidRPr="00000000">
        <w:rPr>
          <w:rFonts w:ascii="Times New Roman" w:cs="Times New Roman" w:eastAsia="Times New Roman" w:hAnsi="Times New Roman"/>
          <w:b w:val="1"/>
          <w:bCs w:val="1"/>
          <w:rtl w:val="0"/>
        </w:rPr>
        <w:t xml:space="preserve">engineered fiber</w:t>
      </w:r>
      <w:r w:rsidDel="00000000" w:rsidR="00000000" w:rsidRPr="00000000">
        <w:rPr>
          <w:rFonts w:ascii="Times New Roman" w:cs="Times New Roman" w:eastAsia="Times New Roman" w:hAnsi="Times New Roman"/>
          <w:rtl w:val="0"/>
        </w:rPr>
        <w:t xml:space="preserve"> rather than natural fiber.</w:t>
      </w:r>
    </w:p>
    <w:p w:rsidR="00000000" w:rsidDel="00000000" w:rsidP="00000000" w:rsidRDefault="00000000" w:rsidRPr="00000000" w14:paraId="0000050C">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Why food companies use it</w:t>
      </w:r>
    </w:p>
    <w:p w:rsidR="00000000" w:rsidDel="00000000" w:rsidP="00000000" w:rsidRDefault="00000000" w:rsidRPr="00000000" w14:paraId="0000050D">
      <w:pPr>
        <w:numPr>
          <w:ilvl w:val="0"/>
          <w:numId w:val="8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Adds bulk and mouthfeel</w:t>
      </w:r>
      <w:r w:rsidDel="00000000" w:rsidR="00000000" w:rsidRPr="00000000">
        <w:rPr>
          <w:rFonts w:ascii="Times New Roman" w:cs="Times New Roman" w:eastAsia="Times New Roman" w:hAnsi="Times New Roman"/>
          <w:rtl w:val="0"/>
        </w:rPr>
        <w:t xml:space="preserve"> without much sweetness</w:t>
      </w:r>
    </w:p>
    <w:p w:rsidR="00000000" w:rsidDel="00000000" w:rsidP="00000000" w:rsidRDefault="00000000" w:rsidRPr="00000000" w14:paraId="0000050E">
      <w:pPr>
        <w:numPr>
          <w:ilvl w:val="0"/>
          <w:numId w:val="8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calorie count in foods</w:t>
      </w:r>
    </w:p>
    <w:p w:rsidR="00000000" w:rsidDel="00000000" w:rsidP="00000000" w:rsidRDefault="00000000" w:rsidRPr="00000000" w14:paraId="0000050F">
      <w:pPr>
        <w:numPr>
          <w:ilvl w:val="0"/>
          <w:numId w:val="8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Stabilizes texture in baked goods, ice cream, yogurt, and candy</w:t>
      </w:r>
    </w:p>
    <w:p w:rsidR="00000000" w:rsidDel="00000000" w:rsidP="00000000" w:rsidRDefault="00000000" w:rsidRPr="00000000" w14:paraId="00000510">
      <w:pPr>
        <w:numPr>
          <w:ilvl w:val="0"/>
          <w:numId w:val="8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labeled as </w:t>
      </w:r>
      <w:r w:rsidDel="00000000" w:rsidR="00000000" w:rsidRPr="00000000">
        <w:rPr>
          <w:rFonts w:ascii="Times New Roman" w:cs="Times New Roman" w:eastAsia="Times New Roman" w:hAnsi="Times New Roman"/>
          <w:b w:val="1"/>
          <w:bCs w:val="1"/>
          <w:rtl w:val="0"/>
        </w:rPr>
        <w:t xml:space="preserve">fiber</w:t>
      </w:r>
      <w:r w:rsidDel="00000000" w:rsidR="00000000" w:rsidRPr="00000000">
        <w:rPr>
          <w:rFonts w:ascii="Times New Roman" w:cs="Times New Roman" w:eastAsia="Times New Roman" w:hAnsi="Times New Roman"/>
          <w:rtl w:val="0"/>
        </w:rPr>
        <w:t xml:space="preserve"> to meet regulatory requirements</w:t>
      </w:r>
    </w:p>
    <w:p w:rsidR="00000000" w:rsidDel="00000000" w:rsidP="00000000" w:rsidRDefault="00000000" w:rsidRPr="00000000" w14:paraId="00000511">
      <w:pPr>
        <w:numPr>
          <w:ilvl w:val="0"/>
          <w:numId w:val="8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cheap and shelf-stable</w:t>
      </w:r>
    </w:p>
    <w:p w:rsidR="00000000" w:rsidDel="00000000" w:rsidP="00000000" w:rsidRDefault="00000000" w:rsidRPr="00000000" w14:paraId="000005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a “dual-purpose” ingredient: fiber on the label, texture stabilizer in practice.</w:t>
      </w:r>
    </w:p>
    <w:p w:rsidR="00000000" w:rsidDel="00000000" w:rsidP="00000000" w:rsidRDefault="00000000" w:rsidRPr="00000000" w14:paraId="00000513">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Why many practitioners recommend avoiding it</w:t>
      </w:r>
    </w:p>
    <w:p w:rsidR="00000000" w:rsidDel="00000000" w:rsidP="00000000" w:rsidRDefault="00000000" w:rsidRPr="00000000" w14:paraId="00000514">
      <w:pPr>
        <w:numPr>
          <w:ilvl w:val="0"/>
          <w:numId w:val="105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disrupt the gut: </w:t>
      </w:r>
      <w:r w:rsidDel="00000000" w:rsidR="00000000" w:rsidRPr="00000000">
        <w:rPr>
          <w:rFonts w:ascii="Cardo" w:cs="Cardo" w:eastAsia="Cardo" w:hAnsi="Cardo"/>
          <w:b w:val="1"/>
          <w:bCs w:val="1"/>
          <w:rtl w:val="0"/>
        </w:rPr>
        <w:t xml:space="preserve">fermentation → gas, bloating, diarrhea</w:t>
      </w:r>
    </w:p>
    <w:p w:rsidR="00000000" w:rsidDel="00000000" w:rsidP="00000000" w:rsidRDefault="00000000" w:rsidRPr="00000000" w14:paraId="00000515">
      <w:pPr>
        <w:numPr>
          <w:ilvl w:val="0"/>
          <w:numId w:val="105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Partially digested → </w:t>
      </w:r>
      <w:r w:rsidDel="00000000" w:rsidR="00000000" w:rsidRPr="00000000">
        <w:rPr>
          <w:rFonts w:ascii="Times New Roman" w:cs="Times New Roman" w:eastAsia="Times New Roman" w:hAnsi="Times New Roman"/>
          <w:b w:val="1"/>
          <w:bCs w:val="1"/>
          <w:rtl w:val="0"/>
        </w:rPr>
        <w:t xml:space="preserve">minor blood sugar rise</w:t>
      </w:r>
      <w:r w:rsidDel="00000000" w:rsidR="00000000" w:rsidRPr="00000000">
        <w:rPr>
          <w:rFonts w:ascii="Times New Roman" w:cs="Times New Roman" w:eastAsia="Times New Roman" w:hAnsi="Times New Roman"/>
          <w:rtl w:val="0"/>
        </w:rPr>
        <w:t xml:space="preserve">, especially in insulin-resistant patients</w:t>
      </w:r>
    </w:p>
    <w:p w:rsidR="00000000" w:rsidDel="00000000" w:rsidP="00000000" w:rsidRDefault="00000000" w:rsidRPr="00000000" w14:paraId="00000516">
      <w:pPr>
        <w:numPr>
          <w:ilvl w:val="0"/>
          <w:numId w:val="105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processed, non-nutritive</w:t>
      </w:r>
    </w:p>
    <w:p w:rsidR="00000000" w:rsidDel="00000000" w:rsidP="00000000" w:rsidRDefault="00000000" w:rsidRPr="00000000" w14:paraId="00000517">
      <w:pPr>
        <w:numPr>
          <w:ilvl w:val="0"/>
          <w:numId w:val="105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included in </w:t>
      </w:r>
      <w:r w:rsidDel="00000000" w:rsidR="00000000" w:rsidRPr="00000000">
        <w:rPr>
          <w:rFonts w:ascii="Times New Roman" w:cs="Times New Roman" w:eastAsia="Times New Roman" w:hAnsi="Times New Roman"/>
          <w:b w:val="1"/>
          <w:bCs w:val="1"/>
          <w:rtl w:val="0"/>
        </w:rPr>
        <w:t xml:space="preserve">ultra-processed foods that stress metabolism</w:t>
      </w:r>
    </w:p>
    <w:p w:rsidR="00000000" w:rsidDel="00000000" w:rsidP="00000000" w:rsidRDefault="00000000" w:rsidRPr="00000000" w14:paraId="000005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it’s often a culprit in </w:t>
      </w:r>
      <w:r w:rsidDel="00000000" w:rsidR="00000000" w:rsidRPr="00000000">
        <w:rPr>
          <w:rFonts w:ascii="Times New Roman" w:cs="Times New Roman" w:eastAsia="Times New Roman" w:hAnsi="Times New Roman"/>
          <w:b w:val="1"/>
          <w:bCs w:val="1"/>
          <w:rtl w:val="0"/>
        </w:rPr>
        <w:t xml:space="preserve">functional gut complaints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mild sugar intolerance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9">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What happens in the body</w:t>
      </w:r>
    </w:p>
    <w:p w:rsidR="00000000" w:rsidDel="00000000" w:rsidP="00000000" w:rsidRDefault="00000000" w:rsidRPr="00000000" w14:paraId="0000051A">
      <w:pPr>
        <w:numPr>
          <w:ilvl w:val="0"/>
          <w:numId w:val="619"/>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~70% reaches the colon undigested → fermented by gut bacteria</w:t>
      </w:r>
    </w:p>
    <w:p w:rsidR="00000000" w:rsidDel="00000000" w:rsidP="00000000" w:rsidRDefault="00000000" w:rsidRPr="00000000" w14:paraId="0000051B">
      <w:pPr>
        <w:numPr>
          <w:ilvl w:val="0"/>
          <w:numId w:val="6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Produces </w:t>
      </w:r>
      <w:r w:rsidDel="00000000" w:rsidR="00000000" w:rsidRPr="00000000">
        <w:rPr>
          <w:rFonts w:ascii="Times New Roman" w:cs="Times New Roman" w:eastAsia="Times New Roman" w:hAnsi="Times New Roman"/>
          <w:b w:val="1"/>
          <w:bCs w:val="1"/>
          <w:rtl w:val="0"/>
        </w:rPr>
        <w:t xml:space="preserve">short-chain fatty acids</w:t>
      </w:r>
      <w:r w:rsidDel="00000000" w:rsidR="00000000" w:rsidRPr="00000000">
        <w:rPr>
          <w:rFonts w:ascii="Times New Roman" w:cs="Times New Roman" w:eastAsia="Times New Roman" w:hAnsi="Times New Roman"/>
          <w:rtl w:val="0"/>
        </w:rPr>
        <w:t xml:space="preserve"> (can be beneficial in small amounts)</w:t>
      </w:r>
    </w:p>
    <w:p w:rsidR="00000000" w:rsidDel="00000000" w:rsidP="00000000" w:rsidRDefault="00000000" w:rsidRPr="00000000" w14:paraId="0000051C">
      <w:pPr>
        <w:numPr>
          <w:ilvl w:val="0"/>
          <w:numId w:val="6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also cause </w:t>
      </w:r>
      <w:r w:rsidDel="00000000" w:rsidR="00000000" w:rsidRPr="00000000">
        <w:rPr>
          <w:rFonts w:ascii="Times New Roman" w:cs="Times New Roman" w:eastAsia="Times New Roman" w:hAnsi="Times New Roman"/>
          <w:b w:val="1"/>
          <w:bCs w:val="1"/>
          <w:rtl w:val="0"/>
        </w:rPr>
        <w:t xml:space="preserve">gas, bloating, and cramping</w:t>
      </w:r>
    </w:p>
    <w:p w:rsidR="00000000" w:rsidDel="00000000" w:rsidP="00000000" w:rsidRDefault="00000000" w:rsidRPr="00000000" w14:paraId="0000051D">
      <w:pPr>
        <w:numPr>
          <w:ilvl w:val="0"/>
          <w:numId w:val="6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The digestible portion → glucose → small insulin spike</w:t>
      </w:r>
    </w:p>
    <w:p w:rsidR="00000000" w:rsidDel="00000000" w:rsidP="00000000" w:rsidRDefault="00000000" w:rsidRPr="00000000" w14:paraId="0000051E">
      <w:pPr>
        <w:numPr>
          <w:ilvl w:val="0"/>
          <w:numId w:val="6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Overconsumption can worsen </w:t>
      </w:r>
      <w:r w:rsidDel="00000000" w:rsidR="00000000" w:rsidRPr="00000000">
        <w:rPr>
          <w:rFonts w:ascii="Times New Roman" w:cs="Times New Roman" w:eastAsia="Times New Roman" w:hAnsi="Times New Roman"/>
          <w:b w:val="1"/>
          <w:bCs w:val="1"/>
          <w:rtl w:val="0"/>
        </w:rPr>
        <w:t xml:space="preserve">gut dysbiosis or metabolic instability</w:t>
      </w:r>
      <w:r w:rsidDel="00000000" w:rsidR="00000000" w:rsidRPr="00000000">
        <w:rPr>
          <w:rtl w:val="0"/>
        </w:rPr>
      </w:r>
    </w:p>
    <w:p w:rsidR="00000000" w:rsidDel="00000000" w:rsidP="00000000" w:rsidRDefault="00000000" w:rsidRPr="00000000" w14:paraId="0000051F">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6. Chronic illness links (associations &amp; mechanisms)</w:t>
      </w:r>
    </w:p>
    <w:p w:rsidR="00000000" w:rsidDel="00000000" w:rsidP="00000000" w:rsidRDefault="00000000" w:rsidRPr="00000000" w14:paraId="00000520">
      <w:pPr>
        <w:numPr>
          <w:ilvl w:val="0"/>
          <w:numId w:val="64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 / SIBO / bloating and gas</w:t>
      </w:r>
      <w:r w:rsidDel="00000000" w:rsidR="00000000" w:rsidRPr="00000000">
        <w:rPr>
          <w:rFonts w:ascii="Times New Roman" w:cs="Times New Roman" w:eastAsia="Times New Roman" w:hAnsi="Times New Roman"/>
          <w:rtl w:val="0"/>
        </w:rPr>
        <w:t xml:space="preserve"> (most common)</w:t>
      </w:r>
    </w:p>
    <w:p w:rsidR="00000000" w:rsidDel="00000000" w:rsidP="00000000" w:rsidRDefault="00000000" w:rsidRPr="00000000" w14:paraId="00000521">
      <w:pPr>
        <w:numPr>
          <w:ilvl w:val="0"/>
          <w:numId w:val="6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Blood sugar instability</w:t>
      </w:r>
      <w:r w:rsidDel="00000000" w:rsidR="00000000" w:rsidRPr="00000000">
        <w:rPr>
          <w:rFonts w:ascii="Times New Roman" w:cs="Times New Roman" w:eastAsia="Times New Roman" w:hAnsi="Times New Roman"/>
          <w:rtl w:val="0"/>
        </w:rPr>
        <w:t xml:space="preserve"> in insulin-resistant patients</w:t>
      </w:r>
    </w:p>
    <w:p w:rsidR="00000000" w:rsidDel="00000000" w:rsidP="00000000" w:rsidRDefault="00000000" w:rsidRPr="00000000" w14:paraId="00000522">
      <w:pPr>
        <w:numPr>
          <w:ilvl w:val="0"/>
          <w:numId w:val="6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Functional gut issues in children</w:t>
      </w:r>
      <w:r w:rsidDel="00000000" w:rsidR="00000000" w:rsidRPr="00000000">
        <w:rPr>
          <w:rFonts w:ascii="Times New Roman" w:cs="Times New Roman" w:eastAsia="Times New Roman" w:hAnsi="Times New Roman"/>
          <w:rtl w:val="0"/>
        </w:rPr>
        <w:t xml:space="preserve"> (often in “sugar-free” snacks)</w:t>
      </w:r>
    </w:p>
    <w:p w:rsidR="00000000" w:rsidDel="00000000" w:rsidP="00000000" w:rsidRDefault="00000000" w:rsidRPr="00000000" w14:paraId="00000523">
      <w:pPr>
        <w:numPr>
          <w:ilvl w:val="0"/>
          <w:numId w:val="64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exacerbate </w:t>
      </w:r>
      <w:r w:rsidDel="00000000" w:rsidR="00000000" w:rsidRPr="00000000">
        <w:rPr>
          <w:rFonts w:ascii="Times New Roman" w:cs="Times New Roman" w:eastAsia="Times New Roman" w:hAnsi="Times New Roman"/>
          <w:b w:val="1"/>
          <w:bCs w:val="1"/>
          <w:rtl w:val="0"/>
        </w:rPr>
        <w:t xml:space="preserve">autoimmune gut flares</w:t>
      </w:r>
      <w:r w:rsidDel="00000000" w:rsidR="00000000" w:rsidRPr="00000000">
        <w:rPr>
          <w:rFonts w:ascii="Times New Roman" w:cs="Times New Roman" w:eastAsia="Times New Roman" w:hAnsi="Times New Roman"/>
          <w:rtl w:val="0"/>
        </w:rPr>
        <w:t xml:space="preserve"> in susceptible individuals</w:t>
      </w:r>
    </w:p>
    <w:p w:rsidR="00000000" w:rsidDel="00000000" w:rsidP="00000000" w:rsidRDefault="00000000" w:rsidRPr="00000000" w14:paraId="000005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inherently toxic, but </w:t>
      </w:r>
      <w:r w:rsidDel="00000000" w:rsidR="00000000" w:rsidRPr="00000000">
        <w:rPr>
          <w:rFonts w:ascii="Times New Roman" w:cs="Times New Roman" w:eastAsia="Times New Roman" w:hAnsi="Times New Roman"/>
          <w:b w:val="1"/>
          <w:bCs w:val="1"/>
          <w:rtl w:val="0"/>
        </w:rPr>
        <w:t xml:space="preserve">frequent exposure in processed foods can destabilize sensitive systems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5">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7. Where you’ll find it</w:t>
      </w:r>
    </w:p>
    <w:p w:rsidR="00000000" w:rsidDel="00000000" w:rsidP="00000000" w:rsidRDefault="00000000" w:rsidRPr="00000000" w14:paraId="00000526">
      <w:pPr>
        <w:numPr>
          <w:ilvl w:val="0"/>
          <w:numId w:val="54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Sugar-free candies, gum, and chocolates</w:t>
      </w:r>
    </w:p>
    <w:p w:rsidR="00000000" w:rsidDel="00000000" w:rsidP="00000000" w:rsidRDefault="00000000" w:rsidRPr="00000000" w14:paraId="00000527">
      <w:pPr>
        <w:numPr>
          <w:ilvl w:val="0"/>
          <w:numId w:val="5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Reduced-calorie baked goods</w:t>
      </w:r>
    </w:p>
    <w:p w:rsidR="00000000" w:rsidDel="00000000" w:rsidP="00000000" w:rsidRDefault="00000000" w:rsidRPr="00000000" w14:paraId="00000528">
      <w:pPr>
        <w:numPr>
          <w:ilvl w:val="0"/>
          <w:numId w:val="5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High-fiber bars</w:t>
      </w:r>
    </w:p>
    <w:p w:rsidR="00000000" w:rsidDel="00000000" w:rsidP="00000000" w:rsidRDefault="00000000" w:rsidRPr="00000000" w14:paraId="00000529">
      <w:pPr>
        <w:numPr>
          <w:ilvl w:val="0"/>
          <w:numId w:val="5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Sugar-free yogurt</w:t>
      </w:r>
    </w:p>
    <w:p w:rsidR="00000000" w:rsidDel="00000000" w:rsidP="00000000" w:rsidRDefault="00000000" w:rsidRPr="00000000" w14:paraId="0000052A">
      <w:pPr>
        <w:numPr>
          <w:ilvl w:val="0"/>
          <w:numId w:val="5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Meal replacement shakes</w:t>
      </w:r>
    </w:p>
    <w:p w:rsidR="00000000" w:rsidDel="00000000" w:rsidP="00000000" w:rsidRDefault="00000000" w:rsidRPr="00000000" w14:paraId="0000052B">
      <w:pPr>
        <w:numPr>
          <w:ilvl w:val="0"/>
          <w:numId w:val="5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powders</w:t>
      </w:r>
    </w:p>
    <w:p w:rsidR="00000000" w:rsidDel="00000000" w:rsidP="00000000" w:rsidRDefault="00000000" w:rsidRPr="00000000" w14:paraId="0000052C">
      <w:pPr>
        <w:numPr>
          <w:ilvl w:val="0"/>
          <w:numId w:val="54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snacks and supplements</w:t>
      </w:r>
    </w:p>
    <w:p w:rsidR="00000000" w:rsidDel="00000000" w:rsidP="00000000" w:rsidRDefault="00000000" w:rsidRPr="00000000" w14:paraId="000005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52E">
      <w:pPr>
        <w:numPr>
          <w:ilvl w:val="0"/>
          <w:numId w:val="1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Polydextrose</w:t>
      </w:r>
    </w:p>
    <w:p w:rsidR="00000000" w:rsidDel="00000000" w:rsidP="00000000" w:rsidRDefault="00000000" w:rsidRPr="00000000" w14:paraId="0000052F">
      <w:pPr>
        <w:numPr>
          <w:ilvl w:val="0"/>
          <w:numId w:val="1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fiber</w:t>
      </w:r>
    </w:p>
    <w:p w:rsidR="00000000" w:rsidDel="00000000" w:rsidP="00000000" w:rsidRDefault="00000000" w:rsidRPr="00000000" w14:paraId="00000530">
      <w:pPr>
        <w:numPr>
          <w:ilvl w:val="0"/>
          <w:numId w:val="1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Soluble fiber (sometimes generically labeled)</w:t>
      </w:r>
    </w:p>
    <w:p w:rsidR="00000000" w:rsidDel="00000000" w:rsidP="00000000" w:rsidRDefault="00000000" w:rsidRPr="00000000" w14:paraId="00000531">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2">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Isomaltooligosaccharides (IMO)</w:t>
      </w:r>
    </w:p>
    <w:p w:rsidR="00000000" w:rsidDel="00000000" w:rsidP="00000000" w:rsidRDefault="00000000" w:rsidRPr="00000000" w14:paraId="00000533">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Why people flag it</w:t>
      </w:r>
    </w:p>
    <w:p w:rsidR="00000000" w:rsidDel="00000000" w:rsidP="00000000" w:rsidRDefault="00000000" w:rsidRPr="00000000" w14:paraId="00000534">
      <w:pPr>
        <w:numPr>
          <w:ilvl w:val="0"/>
          <w:numId w:val="3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w:t>
      </w:r>
      <w:r w:rsidDel="00000000" w:rsidR="00000000" w:rsidRPr="00000000">
        <w:rPr>
          <w:rFonts w:ascii="Times New Roman" w:cs="Times New Roman" w:eastAsia="Times New Roman" w:hAnsi="Times New Roman"/>
          <w:b w:val="1"/>
          <w:bCs w:val="1"/>
          <w:rtl w:val="0"/>
        </w:rPr>
        <w:t xml:space="preserve">prebiotic fiber</w:t>
      </w:r>
      <w:r w:rsidDel="00000000" w:rsidR="00000000" w:rsidRPr="00000000">
        <w:rPr>
          <w:rFonts w:ascii="Times New Roman" w:cs="Times New Roman" w:eastAsia="Times New Roman" w:hAnsi="Times New Roman"/>
          <w:rtl w:val="0"/>
        </w:rPr>
        <w:t xml:space="preserve">, but often behaves like sugar</w:t>
      </w:r>
    </w:p>
    <w:p w:rsidR="00000000" w:rsidDel="00000000" w:rsidP="00000000" w:rsidRDefault="00000000" w:rsidRPr="00000000" w14:paraId="00000535">
      <w:pPr>
        <w:numPr>
          <w:ilvl w:val="0"/>
          <w:numId w:val="3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t>
      </w:r>
      <w:r w:rsidDel="00000000" w:rsidR="00000000" w:rsidRPr="00000000">
        <w:rPr>
          <w:rFonts w:ascii="Times New Roman" w:cs="Times New Roman" w:eastAsia="Times New Roman" w:hAnsi="Times New Roman"/>
          <w:b w:val="1"/>
          <w:bCs w:val="1"/>
          <w:rtl w:val="0"/>
        </w:rPr>
        <w:t xml:space="preserve">raise blood sugar and insulin</w:t>
      </w:r>
      <w:r w:rsidDel="00000000" w:rsidR="00000000" w:rsidRPr="00000000">
        <w:rPr>
          <w:rFonts w:ascii="Times New Roman" w:cs="Times New Roman" w:eastAsia="Times New Roman" w:hAnsi="Times New Roman"/>
          <w:rtl w:val="0"/>
        </w:rPr>
        <w:t xml:space="preserve"> more than people expect</w:t>
      </w:r>
    </w:p>
    <w:p w:rsidR="00000000" w:rsidDel="00000000" w:rsidP="00000000" w:rsidRDefault="00000000" w:rsidRPr="00000000" w14:paraId="00000536">
      <w:pPr>
        <w:numPr>
          <w:ilvl w:val="0"/>
          <w:numId w:val="3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Frequently triggers </w:t>
      </w:r>
      <w:r w:rsidDel="00000000" w:rsidR="00000000" w:rsidRPr="00000000">
        <w:rPr>
          <w:rFonts w:ascii="Times New Roman" w:cs="Times New Roman" w:eastAsia="Times New Roman" w:hAnsi="Times New Roman"/>
          <w:b w:val="1"/>
          <w:bCs w:val="1"/>
          <w:rtl w:val="0"/>
        </w:rPr>
        <w:t xml:space="preserve">bloating, gas, diarrhea, or constipation</w:t>
      </w:r>
    </w:p>
    <w:p w:rsidR="00000000" w:rsidDel="00000000" w:rsidP="00000000" w:rsidRDefault="00000000" w:rsidRPr="00000000" w14:paraId="00000537">
      <w:pPr>
        <w:numPr>
          <w:ilvl w:val="0"/>
          <w:numId w:val="3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Misleading for patients on </w:t>
      </w:r>
      <w:r w:rsidDel="00000000" w:rsidR="00000000" w:rsidRPr="00000000">
        <w:rPr>
          <w:rFonts w:ascii="Times New Roman" w:cs="Times New Roman" w:eastAsia="Times New Roman" w:hAnsi="Times New Roman"/>
          <w:b w:val="1"/>
          <w:bCs w:val="1"/>
          <w:rtl w:val="0"/>
        </w:rPr>
        <w:t xml:space="preserve">low-carb, keto, or diabetic diets</w:t>
      </w:r>
    </w:p>
    <w:p w:rsidR="00000000" w:rsidDel="00000000" w:rsidP="00000000" w:rsidRDefault="00000000" w:rsidRPr="00000000" w14:paraId="00000538">
      <w:pPr>
        <w:numPr>
          <w:ilvl w:val="0"/>
          <w:numId w:val="3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Holistic practitioners flag it because it’s </w:t>
      </w:r>
      <w:r w:rsidDel="00000000" w:rsidR="00000000" w:rsidRPr="00000000">
        <w:rPr>
          <w:rFonts w:ascii="Times New Roman" w:cs="Times New Roman" w:eastAsia="Times New Roman" w:hAnsi="Times New Roman"/>
          <w:b w:val="1"/>
          <w:bCs w:val="1"/>
          <w:rtl w:val="0"/>
        </w:rPr>
        <w:t xml:space="preserve">highly processed and metabolically active</w:t>
      </w:r>
      <w:r w:rsidDel="00000000" w:rsidR="00000000" w:rsidRPr="00000000">
        <w:rPr>
          <w:rtl w:val="0"/>
        </w:rPr>
      </w:r>
    </w:p>
    <w:p w:rsidR="00000000" w:rsidDel="00000000" w:rsidP="00000000" w:rsidRDefault="00000000" w:rsidRPr="00000000" w14:paraId="00000539">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What it is</w:t>
      </w:r>
    </w:p>
    <w:p w:rsidR="00000000" w:rsidDel="00000000" w:rsidP="00000000" w:rsidRDefault="00000000" w:rsidRPr="00000000" w14:paraId="0000053A">
      <w:pPr>
        <w:numPr>
          <w:ilvl w:val="0"/>
          <w:numId w:val="64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carbohydrate made by </w:t>
      </w:r>
      <w:r w:rsidDel="00000000" w:rsidR="00000000" w:rsidRPr="00000000">
        <w:rPr>
          <w:rFonts w:ascii="Times New Roman" w:cs="Times New Roman" w:eastAsia="Times New Roman" w:hAnsi="Times New Roman"/>
          <w:b w:val="1"/>
          <w:bCs w:val="1"/>
          <w:rtl w:val="0"/>
        </w:rPr>
        <w:t xml:space="preserve">enzymatically breaking down starch</w:t>
      </w:r>
      <w:r w:rsidDel="00000000" w:rsidR="00000000" w:rsidRPr="00000000">
        <w:rPr>
          <w:rFonts w:ascii="Times New Roman" w:cs="Times New Roman" w:eastAsia="Times New Roman" w:hAnsi="Times New Roman"/>
          <w:rtl w:val="0"/>
        </w:rPr>
        <w:t xml:space="preserve"> (corn, tapioca, or rice)</w:t>
      </w:r>
    </w:p>
    <w:p w:rsidR="00000000" w:rsidDel="00000000" w:rsidP="00000000" w:rsidRDefault="00000000" w:rsidRPr="00000000" w14:paraId="0000053B">
      <w:pPr>
        <w:numPr>
          <w:ilvl w:val="0"/>
          <w:numId w:val="6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a mix of </w:t>
      </w:r>
      <w:r w:rsidDel="00000000" w:rsidR="00000000" w:rsidRPr="00000000">
        <w:rPr>
          <w:rFonts w:ascii="Times New Roman" w:cs="Times New Roman" w:eastAsia="Times New Roman" w:hAnsi="Times New Roman"/>
          <w:b w:val="1"/>
          <w:bCs w:val="1"/>
          <w:rtl w:val="0"/>
        </w:rPr>
        <w:t xml:space="preserve">short-chain and long-chain glucose/fructose molecules</w:t>
      </w:r>
    </w:p>
    <w:p w:rsidR="00000000" w:rsidDel="00000000" w:rsidP="00000000" w:rsidRDefault="00000000" w:rsidRPr="00000000" w14:paraId="0000053C">
      <w:pPr>
        <w:numPr>
          <w:ilvl w:val="0"/>
          <w:numId w:val="6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marketed as a </w:t>
      </w:r>
      <w:r w:rsidDel="00000000" w:rsidR="00000000" w:rsidRPr="00000000">
        <w:rPr>
          <w:rFonts w:ascii="Times New Roman" w:cs="Times New Roman" w:eastAsia="Times New Roman" w:hAnsi="Times New Roman"/>
          <w:b w:val="1"/>
          <w:bCs w:val="1"/>
          <w:rtl w:val="0"/>
        </w:rPr>
        <w:t xml:space="preserve">prebiotic fiber</w:t>
      </w:r>
      <w:r w:rsidDel="00000000" w:rsidR="00000000" w:rsidRPr="00000000">
        <w:rPr>
          <w:rFonts w:ascii="Times New Roman" w:cs="Times New Roman" w:eastAsia="Times New Roman" w:hAnsi="Times New Roman"/>
          <w:rtl w:val="0"/>
        </w:rPr>
        <w:t xml:space="preserve">, but:</w:t>
      </w:r>
    </w:p>
    <w:p w:rsidR="00000000" w:rsidDel="00000000" w:rsidP="00000000" w:rsidRDefault="00000000" w:rsidRPr="00000000" w14:paraId="0000053D">
      <w:pPr>
        <w:numPr>
          <w:ilvl w:val="1"/>
          <w:numId w:val="64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30–70% can be digestible</w:t>
      </w:r>
      <w:r w:rsidDel="00000000" w:rsidR="00000000" w:rsidRPr="00000000">
        <w:rPr>
          <w:rFonts w:ascii="Cardo" w:cs="Cardo" w:eastAsia="Cardo" w:hAnsi="Cardo"/>
          <w:rtl w:val="0"/>
        </w:rPr>
        <w:t xml:space="preserve"> → glucose/fructose</w:t>
      </w:r>
    </w:p>
    <w:p w:rsidR="00000000" w:rsidDel="00000000" w:rsidP="00000000" w:rsidRDefault="00000000" w:rsidRPr="00000000" w14:paraId="0000053E">
      <w:pPr>
        <w:numPr>
          <w:ilvl w:val="1"/>
          <w:numId w:val="64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Metabolically, it can </w:t>
      </w:r>
      <w:r w:rsidDel="00000000" w:rsidR="00000000" w:rsidRPr="00000000">
        <w:rPr>
          <w:rFonts w:ascii="Times New Roman" w:cs="Times New Roman" w:eastAsia="Times New Roman" w:hAnsi="Times New Roman"/>
          <w:b w:val="1"/>
          <w:bCs w:val="1"/>
          <w:rtl w:val="0"/>
        </w:rPr>
        <w:t xml:space="preserve">raise blood sugar</w:t>
      </w:r>
    </w:p>
    <w:p w:rsidR="00000000" w:rsidDel="00000000" w:rsidP="00000000" w:rsidRDefault="00000000" w:rsidRPr="00000000" w14:paraId="0000053F">
      <w:pPr>
        <w:numPr>
          <w:ilvl w:val="0"/>
          <w:numId w:val="64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processed; not a natural fiber in food</w:t>
      </w:r>
    </w:p>
    <w:p w:rsidR="00000000" w:rsidDel="00000000" w:rsidP="00000000" w:rsidRDefault="00000000" w:rsidRPr="00000000" w14:paraId="000005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Think of it as </w:t>
      </w:r>
      <w:r w:rsidDel="00000000" w:rsidR="00000000" w:rsidRPr="00000000">
        <w:rPr>
          <w:rFonts w:ascii="Times New Roman" w:cs="Times New Roman" w:eastAsia="Times New Roman" w:hAnsi="Times New Roman"/>
          <w:b w:val="1"/>
          <w:bCs w:val="1"/>
          <w:rtl w:val="0"/>
        </w:rPr>
        <w:t xml:space="preserve">“pretending to be fiber but partially sugar”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41">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Why food companies use it</w:t>
      </w:r>
    </w:p>
    <w:p w:rsidR="00000000" w:rsidDel="00000000" w:rsidP="00000000" w:rsidRDefault="00000000" w:rsidRPr="00000000" w14:paraId="00000542">
      <w:pPr>
        <w:numPr>
          <w:ilvl w:val="0"/>
          <w:numId w:val="2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bulk, sweetness, and fiber claims without traditional sugar</w:t>
      </w:r>
    </w:p>
    <w:p w:rsidR="00000000" w:rsidDel="00000000" w:rsidP="00000000" w:rsidRDefault="00000000" w:rsidRPr="00000000" w14:paraId="00000543">
      <w:pPr>
        <w:numPr>
          <w:ilvl w:val="0"/>
          <w:numId w:val="2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“low sugar” or “prebiotic fiber” labeling</w:t>
      </w:r>
    </w:p>
    <w:p w:rsidR="00000000" w:rsidDel="00000000" w:rsidP="00000000" w:rsidRDefault="00000000" w:rsidRPr="00000000" w14:paraId="00000544">
      <w:pPr>
        <w:numPr>
          <w:ilvl w:val="0"/>
          <w:numId w:val="2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Enhances texture in bars, snacks, and baked goods</w:t>
      </w:r>
    </w:p>
    <w:p w:rsidR="00000000" w:rsidDel="00000000" w:rsidP="00000000" w:rsidRDefault="00000000" w:rsidRPr="00000000" w14:paraId="00000545">
      <w:pPr>
        <w:numPr>
          <w:ilvl w:val="0"/>
          <w:numId w:val="2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Cheap and shelf-stable</w:t>
      </w:r>
    </w:p>
    <w:p w:rsidR="00000000" w:rsidDel="00000000" w:rsidP="00000000" w:rsidRDefault="00000000" w:rsidRPr="00000000" w14:paraId="00000546">
      <w:pPr>
        <w:numPr>
          <w:ilvl w:val="0"/>
          <w:numId w:val="2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Appeals to health-conscious, keto, or diabetic consumers</w:t>
      </w:r>
    </w:p>
    <w:p w:rsidR="00000000" w:rsidDel="00000000" w:rsidP="00000000" w:rsidRDefault="00000000" w:rsidRPr="00000000" w14:paraId="000005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basically a </w:t>
      </w:r>
      <w:r w:rsidDel="00000000" w:rsidR="00000000" w:rsidRPr="00000000">
        <w:rPr>
          <w:rFonts w:ascii="Times New Roman" w:cs="Times New Roman" w:eastAsia="Times New Roman" w:hAnsi="Times New Roman"/>
          <w:b w:val="1"/>
          <w:bCs w:val="1"/>
          <w:rtl w:val="0"/>
        </w:rPr>
        <w:t xml:space="preserve">market-friendly sweetener/fiber hybrid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48">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Why many practitioners recommend avoiding it</w:t>
      </w:r>
    </w:p>
    <w:p w:rsidR="00000000" w:rsidDel="00000000" w:rsidP="00000000" w:rsidRDefault="00000000" w:rsidRPr="00000000" w14:paraId="00000549">
      <w:pPr>
        <w:numPr>
          <w:ilvl w:val="0"/>
          <w:numId w:val="75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spike </w:t>
      </w:r>
      <w:r w:rsidDel="00000000" w:rsidR="00000000" w:rsidRPr="00000000">
        <w:rPr>
          <w:rFonts w:ascii="Times New Roman" w:cs="Times New Roman" w:eastAsia="Times New Roman" w:hAnsi="Times New Roman"/>
          <w:b w:val="1"/>
          <w:bCs w:val="1"/>
          <w:rtl w:val="0"/>
        </w:rPr>
        <w:t xml:space="preserve">blood sugar</w:t>
      </w:r>
      <w:r w:rsidDel="00000000" w:rsidR="00000000" w:rsidRPr="00000000">
        <w:rPr>
          <w:rFonts w:ascii="Times New Roman" w:cs="Times New Roman" w:eastAsia="Times New Roman" w:hAnsi="Times New Roman"/>
          <w:rtl w:val="0"/>
        </w:rPr>
        <w:t xml:space="preserve"> in sensitive patients</w:t>
      </w:r>
    </w:p>
    <w:p w:rsidR="00000000" w:rsidDel="00000000" w:rsidP="00000000" w:rsidRDefault="00000000" w:rsidRPr="00000000" w14:paraId="0000054A">
      <w:pPr>
        <w:numPr>
          <w:ilvl w:val="0"/>
          <w:numId w:val="75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worsens </w:t>
      </w:r>
      <w:r w:rsidDel="00000000" w:rsidR="00000000" w:rsidRPr="00000000">
        <w:rPr>
          <w:rFonts w:ascii="Times New Roman" w:cs="Times New Roman" w:eastAsia="Times New Roman" w:hAnsi="Times New Roman"/>
          <w:b w:val="1"/>
          <w:bCs w:val="1"/>
          <w:rtl w:val="0"/>
        </w:rPr>
        <w:t xml:space="preserve">gut symptoms</w:t>
      </w:r>
      <w:r w:rsidDel="00000000" w:rsidR="00000000" w:rsidRPr="00000000">
        <w:rPr>
          <w:rFonts w:ascii="Times New Roman" w:cs="Times New Roman" w:eastAsia="Times New Roman" w:hAnsi="Times New Roman"/>
          <w:rtl w:val="0"/>
        </w:rPr>
        <w:t xml:space="preserve">: bloating, gas, diarrhea</w:t>
      </w:r>
    </w:p>
    <w:p w:rsidR="00000000" w:rsidDel="00000000" w:rsidP="00000000" w:rsidRDefault="00000000" w:rsidRPr="00000000" w14:paraId="0000054B">
      <w:pPr>
        <w:numPr>
          <w:ilvl w:val="0"/>
          <w:numId w:val="75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processed with </w:t>
      </w:r>
      <w:r w:rsidDel="00000000" w:rsidR="00000000" w:rsidRPr="00000000">
        <w:rPr>
          <w:rFonts w:ascii="Times New Roman" w:cs="Times New Roman" w:eastAsia="Times New Roman" w:hAnsi="Times New Roman"/>
          <w:b w:val="1"/>
          <w:bCs w:val="1"/>
          <w:rtl w:val="0"/>
        </w:rPr>
        <w:t xml:space="preserve">minimal nutritional value</w:t>
      </w:r>
    </w:p>
    <w:p w:rsidR="00000000" w:rsidDel="00000000" w:rsidP="00000000" w:rsidRDefault="00000000" w:rsidRPr="00000000" w14:paraId="0000054C">
      <w:pPr>
        <w:numPr>
          <w:ilvl w:val="0"/>
          <w:numId w:val="75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mask sugar in “keto” or “fiber” foods, misleading patients</w:t>
      </w:r>
    </w:p>
    <w:p w:rsidR="00000000" w:rsidDel="00000000" w:rsidP="00000000" w:rsidRDefault="00000000" w:rsidRPr="00000000" w14:paraId="0000054D">
      <w:pPr>
        <w:numPr>
          <w:ilvl w:val="0"/>
          <w:numId w:val="75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trigger cravings and metabolic stress</w:t>
      </w:r>
    </w:p>
    <w:p w:rsidR="00000000" w:rsidDel="00000000" w:rsidP="00000000" w:rsidRDefault="00000000" w:rsidRPr="00000000" w14:paraId="000005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IMO is often a hidden culprit in </w:t>
      </w:r>
      <w:r w:rsidDel="00000000" w:rsidR="00000000" w:rsidRPr="00000000">
        <w:rPr>
          <w:rFonts w:ascii="Times New Roman" w:cs="Times New Roman" w:eastAsia="Times New Roman" w:hAnsi="Times New Roman"/>
          <w:b w:val="1"/>
          <w:bCs w:val="1"/>
          <w:rtl w:val="0"/>
        </w:rPr>
        <w:t xml:space="preserve">persistent blood sugar swings and gut complaints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4F">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What happens in the body</w:t>
      </w:r>
    </w:p>
    <w:p w:rsidR="00000000" w:rsidDel="00000000" w:rsidP="00000000" w:rsidRDefault="00000000" w:rsidRPr="00000000" w14:paraId="00000550">
      <w:pPr>
        <w:numPr>
          <w:ilvl w:val="0"/>
          <w:numId w:val="899"/>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Partially digested in small intestine → glucose → </w:t>
      </w:r>
      <w:r w:rsidDel="00000000" w:rsidR="00000000" w:rsidRPr="00000000">
        <w:rPr>
          <w:rFonts w:ascii="Times New Roman" w:cs="Times New Roman" w:eastAsia="Times New Roman" w:hAnsi="Times New Roman"/>
          <w:b w:val="1"/>
          <w:bCs w:val="1"/>
          <w:rtl w:val="0"/>
        </w:rPr>
        <w:t xml:space="preserve">blood sugar rise</w:t>
      </w:r>
    </w:p>
    <w:p w:rsidR="00000000" w:rsidDel="00000000" w:rsidP="00000000" w:rsidRDefault="00000000" w:rsidRPr="00000000" w14:paraId="00000551">
      <w:pPr>
        <w:numPr>
          <w:ilvl w:val="0"/>
          <w:numId w:val="89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Undigested portion → fermented by gut bacteria → gas, bloating, diarrhea</w:t>
      </w:r>
    </w:p>
    <w:p w:rsidR="00000000" w:rsidDel="00000000" w:rsidP="00000000" w:rsidRDefault="00000000" w:rsidRPr="00000000" w14:paraId="00000552">
      <w:pPr>
        <w:numPr>
          <w:ilvl w:val="0"/>
          <w:numId w:val="89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alter microbiome balance (sometimes positive, sometimes aggravating symptoms)</w:t>
      </w:r>
    </w:p>
    <w:p w:rsidR="00000000" w:rsidDel="00000000" w:rsidP="00000000" w:rsidRDefault="00000000" w:rsidRPr="00000000" w14:paraId="00000553">
      <w:pPr>
        <w:numPr>
          <w:ilvl w:val="0"/>
          <w:numId w:val="899"/>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Overconsumption → insulin spikes, metabolic stress, gut distress</w:t>
      </w:r>
    </w:p>
    <w:p w:rsidR="00000000" w:rsidDel="00000000" w:rsidP="00000000" w:rsidRDefault="00000000" w:rsidRPr="00000000" w14:paraId="000005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IMO is </w:t>
      </w:r>
      <w:r w:rsidDel="00000000" w:rsidR="00000000" w:rsidRPr="00000000">
        <w:rPr>
          <w:rFonts w:ascii="Times New Roman" w:cs="Times New Roman" w:eastAsia="Times New Roman" w:hAnsi="Times New Roman"/>
          <w:b w:val="1"/>
          <w:bCs w:val="1"/>
          <w:rtl w:val="0"/>
        </w:rPr>
        <w:t xml:space="preserve">fiber for labeling purposes</w:t>
      </w:r>
      <w:r w:rsidDel="00000000" w:rsidR="00000000" w:rsidRPr="00000000">
        <w:rPr>
          <w:rFonts w:ascii="Times New Roman" w:cs="Times New Roman" w:eastAsia="Times New Roman" w:hAnsi="Times New Roman"/>
          <w:rtl w:val="0"/>
        </w:rPr>
        <w:t xml:space="preserve">, but </w:t>
      </w:r>
      <w:r w:rsidDel="00000000" w:rsidR="00000000" w:rsidRPr="00000000">
        <w:rPr>
          <w:rFonts w:ascii="Times New Roman" w:cs="Times New Roman" w:eastAsia="Times New Roman" w:hAnsi="Times New Roman"/>
          <w:b w:val="1"/>
          <w:bCs w:val="1"/>
          <w:rtl w:val="0"/>
        </w:rPr>
        <w:t xml:space="preserve">partially sugar for your metabolism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55">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6. Chronic illness links (associations &amp; mechanisms)</w:t>
      </w:r>
    </w:p>
    <w:p w:rsidR="00000000" w:rsidDel="00000000" w:rsidP="00000000" w:rsidRDefault="00000000" w:rsidRPr="00000000" w14:paraId="00000556">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Blood sugar instability / insulin resistance</w:t>
      </w:r>
    </w:p>
    <w:p w:rsidR="00000000" w:rsidDel="00000000" w:rsidP="00000000" w:rsidRDefault="00000000" w:rsidRPr="00000000" w14:paraId="00000557">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2 diabetes / metabolic syndrome</w:t>
      </w:r>
    </w:p>
    <w:p w:rsidR="00000000" w:rsidDel="00000000" w:rsidP="00000000" w:rsidRDefault="00000000" w:rsidRPr="00000000" w14:paraId="00000558">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 / bloating / SIBO</w:t>
      </w:r>
    </w:p>
    <w:p w:rsidR="00000000" w:rsidDel="00000000" w:rsidP="00000000" w:rsidRDefault="00000000" w:rsidRPr="00000000" w14:paraId="00000559">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 gain / cravings</w:t>
      </w:r>
    </w:p>
    <w:p w:rsidR="00000000" w:rsidDel="00000000" w:rsidP="00000000" w:rsidRDefault="00000000" w:rsidRPr="00000000" w14:paraId="0000055A">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Functional gut issues in children</w:t>
      </w:r>
    </w:p>
    <w:p w:rsidR="00000000" w:rsidDel="00000000" w:rsidP="00000000" w:rsidRDefault="00000000" w:rsidRPr="00000000" w14:paraId="0000055B">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aggravate </w:t>
      </w:r>
      <w:r w:rsidDel="00000000" w:rsidR="00000000" w:rsidRPr="00000000">
        <w:rPr>
          <w:rFonts w:ascii="Times New Roman" w:cs="Times New Roman" w:eastAsia="Times New Roman" w:hAnsi="Times New Roman"/>
          <w:b w:val="1"/>
          <w:bCs w:val="1"/>
          <w:rtl w:val="0"/>
        </w:rPr>
        <w:t xml:space="preserve">autoimmune flares</w:t>
      </w:r>
      <w:r w:rsidDel="00000000" w:rsidR="00000000" w:rsidRPr="00000000">
        <w:rPr>
          <w:rFonts w:ascii="Times New Roman" w:cs="Times New Roman" w:eastAsia="Times New Roman" w:hAnsi="Times New Roman"/>
          <w:rtl w:val="0"/>
        </w:rPr>
        <w:t xml:space="preserve"> via gut permeability</w:t>
      </w:r>
    </w:p>
    <w:p w:rsidR="00000000" w:rsidDel="00000000" w:rsidP="00000000" w:rsidRDefault="00000000" w:rsidRPr="00000000" w14:paraId="000005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toxic per se, but </w:t>
      </w:r>
      <w:r w:rsidDel="00000000" w:rsidR="00000000" w:rsidRPr="00000000">
        <w:rPr>
          <w:rFonts w:ascii="Times New Roman" w:cs="Times New Roman" w:eastAsia="Times New Roman" w:hAnsi="Times New Roman"/>
          <w:b w:val="1"/>
          <w:bCs w:val="1"/>
          <w:rtl w:val="0"/>
        </w:rPr>
        <w:t xml:space="preserve">frequent exposure in processed foods can exacerbate sensitive systems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5D">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7. Where you’ll find it</w:t>
      </w:r>
    </w:p>
    <w:p w:rsidR="00000000" w:rsidDel="00000000" w:rsidP="00000000" w:rsidRDefault="00000000" w:rsidRPr="00000000" w14:paraId="0000055E">
      <w:pPr>
        <w:numPr>
          <w:ilvl w:val="0"/>
          <w:numId w:val="70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Keto or low-carb bars and snacks</w:t>
      </w:r>
    </w:p>
    <w:p w:rsidR="00000000" w:rsidDel="00000000" w:rsidP="00000000" w:rsidRDefault="00000000" w:rsidRPr="00000000" w14:paraId="0000055F">
      <w:pPr>
        <w:numPr>
          <w:ilvl w:val="0"/>
          <w:numId w:val="70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“Prebiotic” or “high-fiber” bars</w:t>
      </w:r>
    </w:p>
    <w:p w:rsidR="00000000" w:rsidDel="00000000" w:rsidP="00000000" w:rsidRDefault="00000000" w:rsidRPr="00000000" w14:paraId="00000560">
      <w:pPr>
        <w:numPr>
          <w:ilvl w:val="0"/>
          <w:numId w:val="70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powders</w:t>
      </w:r>
    </w:p>
    <w:p w:rsidR="00000000" w:rsidDel="00000000" w:rsidP="00000000" w:rsidRDefault="00000000" w:rsidRPr="00000000" w14:paraId="00000561">
      <w:pPr>
        <w:numPr>
          <w:ilvl w:val="0"/>
          <w:numId w:val="70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Meal replacement shakes</w:t>
      </w:r>
    </w:p>
    <w:p w:rsidR="00000000" w:rsidDel="00000000" w:rsidP="00000000" w:rsidRDefault="00000000" w:rsidRPr="00000000" w14:paraId="00000562">
      <w:pPr>
        <w:numPr>
          <w:ilvl w:val="0"/>
          <w:numId w:val="70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or sugar-free candies</w:t>
      </w:r>
    </w:p>
    <w:p w:rsidR="00000000" w:rsidDel="00000000" w:rsidP="00000000" w:rsidRDefault="00000000" w:rsidRPr="00000000" w14:paraId="00000563">
      <w:pPr>
        <w:numPr>
          <w:ilvl w:val="0"/>
          <w:numId w:val="70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Sugar-free syrups</w:t>
      </w:r>
    </w:p>
    <w:p w:rsidR="00000000" w:rsidDel="00000000" w:rsidP="00000000" w:rsidRDefault="00000000" w:rsidRPr="00000000" w14:paraId="00000564">
      <w:pPr>
        <w:numPr>
          <w:ilvl w:val="0"/>
          <w:numId w:val="70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Gluten-free baked goods</w:t>
      </w:r>
    </w:p>
    <w:p w:rsidR="00000000" w:rsidDel="00000000" w:rsidP="00000000" w:rsidRDefault="00000000" w:rsidRPr="00000000" w14:paraId="000005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566">
      <w:pPr>
        <w:numPr>
          <w:ilvl w:val="0"/>
          <w:numId w:val="69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Isomaltooligosaccharides</w:t>
      </w:r>
    </w:p>
    <w:p w:rsidR="00000000" w:rsidDel="00000000" w:rsidP="00000000" w:rsidRDefault="00000000" w:rsidRPr="00000000" w14:paraId="00000567">
      <w:pPr>
        <w:numPr>
          <w:ilvl w:val="0"/>
          <w:numId w:val="69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IMO</w:t>
      </w:r>
    </w:p>
    <w:p w:rsidR="00000000" w:rsidDel="00000000" w:rsidP="00000000" w:rsidRDefault="00000000" w:rsidRPr="00000000" w14:paraId="00000568">
      <w:pPr>
        <w:numPr>
          <w:ilvl w:val="0"/>
          <w:numId w:val="69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fiber (sometimes generic)</w:t>
      </w:r>
    </w:p>
    <w:p w:rsidR="00000000" w:rsidDel="00000000" w:rsidP="00000000" w:rsidRDefault="00000000" w:rsidRPr="00000000" w14:paraId="00000569">
      <w:pPr>
        <w:numPr>
          <w:ilvl w:val="0"/>
          <w:numId w:val="69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Prebiotic fiber (marketing label)</w:t>
      </w:r>
    </w:p>
    <w:p w:rsidR="00000000" w:rsidDel="00000000" w:rsidP="00000000" w:rsidRDefault="00000000" w:rsidRPr="00000000" w14:paraId="0000056A">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B">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Soluble corn fiber</w:t>
      </w:r>
    </w:p>
    <w:p w:rsidR="00000000" w:rsidDel="00000000" w:rsidP="00000000" w:rsidRDefault="00000000" w:rsidRPr="00000000" w14:paraId="0000056C">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Why people flag it</w:t>
      </w:r>
    </w:p>
    <w:p w:rsidR="00000000" w:rsidDel="00000000" w:rsidP="00000000" w:rsidRDefault="00000000" w:rsidRPr="00000000" w14:paraId="0000056D">
      <w:pPr>
        <w:numPr>
          <w:ilvl w:val="0"/>
          <w:numId w:val="83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w:t>
      </w:r>
      <w:r w:rsidDel="00000000" w:rsidR="00000000" w:rsidRPr="00000000">
        <w:rPr>
          <w:rFonts w:ascii="Times New Roman" w:cs="Times New Roman" w:eastAsia="Times New Roman" w:hAnsi="Times New Roman"/>
          <w:b w:val="1"/>
          <w:bCs w:val="1"/>
          <w:rtl w:val="0"/>
        </w:rPr>
        <w:t xml:space="preserve">prebiotic or dietary fiber</w:t>
      </w:r>
      <w:r w:rsidDel="00000000" w:rsidR="00000000" w:rsidRPr="00000000">
        <w:rPr>
          <w:rFonts w:ascii="Times New Roman" w:cs="Times New Roman" w:eastAsia="Times New Roman" w:hAnsi="Times New Roman"/>
          <w:rtl w:val="0"/>
        </w:rPr>
        <w:t xml:space="preserve">, but can act </w:t>
      </w:r>
      <w:r w:rsidDel="00000000" w:rsidR="00000000" w:rsidRPr="00000000">
        <w:rPr>
          <w:rFonts w:ascii="Times New Roman" w:cs="Times New Roman" w:eastAsia="Times New Roman" w:hAnsi="Times New Roman"/>
          <w:b w:val="1"/>
          <w:bCs w:val="1"/>
          <w:rtl w:val="0"/>
        </w:rPr>
        <w:t xml:space="preserve">like sugar</w:t>
      </w:r>
      <w:r w:rsidDel="00000000" w:rsidR="00000000" w:rsidRPr="00000000">
        <w:rPr>
          <w:rFonts w:ascii="Times New Roman" w:cs="Times New Roman" w:eastAsia="Times New Roman" w:hAnsi="Times New Roman"/>
          <w:rtl w:val="0"/>
        </w:rPr>
        <w:t xml:space="preserve"> in some people</w:t>
      </w:r>
    </w:p>
    <w:p w:rsidR="00000000" w:rsidDel="00000000" w:rsidP="00000000" w:rsidRDefault="00000000" w:rsidRPr="00000000" w14:paraId="0000056E">
      <w:pPr>
        <w:numPr>
          <w:ilvl w:val="0"/>
          <w:numId w:val="83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trigger </w:t>
      </w:r>
      <w:r w:rsidDel="00000000" w:rsidR="00000000" w:rsidRPr="00000000">
        <w:rPr>
          <w:rFonts w:ascii="Times New Roman" w:cs="Times New Roman" w:eastAsia="Times New Roman" w:hAnsi="Times New Roman"/>
          <w:b w:val="1"/>
          <w:bCs w:val="1"/>
          <w:rtl w:val="0"/>
        </w:rPr>
        <w:t xml:space="preserve">bloating, gas, or diarrhea</w:t>
      </w:r>
    </w:p>
    <w:p w:rsidR="00000000" w:rsidDel="00000000" w:rsidP="00000000" w:rsidRDefault="00000000" w:rsidRPr="00000000" w14:paraId="0000056F">
      <w:pPr>
        <w:numPr>
          <w:ilvl w:val="0"/>
          <w:numId w:val="83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found in “high-fiber,” “low-sugar,” or “diabetic-friendly” processed foods</w:t>
      </w:r>
    </w:p>
    <w:p w:rsidR="00000000" w:rsidDel="00000000" w:rsidP="00000000" w:rsidRDefault="00000000" w:rsidRPr="00000000" w14:paraId="00000570">
      <w:pPr>
        <w:numPr>
          <w:ilvl w:val="0"/>
          <w:numId w:val="83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flag for holistic practitioners because it’s </w:t>
      </w:r>
      <w:r w:rsidDel="00000000" w:rsidR="00000000" w:rsidRPr="00000000">
        <w:rPr>
          <w:rFonts w:ascii="Times New Roman" w:cs="Times New Roman" w:eastAsia="Times New Roman" w:hAnsi="Times New Roman"/>
          <w:b w:val="1"/>
          <w:bCs w:val="1"/>
          <w:rtl w:val="0"/>
        </w:rPr>
        <w:t xml:space="preserve">highly processed and metabolically active</w:t>
      </w:r>
      <w:r w:rsidDel="00000000" w:rsidR="00000000" w:rsidRPr="00000000">
        <w:rPr>
          <w:rtl w:val="0"/>
        </w:rPr>
      </w:r>
    </w:p>
    <w:p w:rsidR="00000000" w:rsidDel="00000000" w:rsidP="00000000" w:rsidRDefault="00000000" w:rsidRPr="00000000" w14:paraId="00000571">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What it is</w:t>
      </w:r>
    </w:p>
    <w:p w:rsidR="00000000" w:rsidDel="00000000" w:rsidP="00000000" w:rsidRDefault="00000000" w:rsidRPr="00000000" w14:paraId="00000572">
      <w:pPr>
        <w:numPr>
          <w:ilvl w:val="0"/>
          <w:numId w:val="2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Made by </w:t>
      </w:r>
      <w:r w:rsidDel="00000000" w:rsidR="00000000" w:rsidRPr="00000000">
        <w:rPr>
          <w:rFonts w:ascii="Times New Roman" w:cs="Times New Roman" w:eastAsia="Times New Roman" w:hAnsi="Times New Roman"/>
          <w:b w:val="1"/>
          <w:bCs w:val="1"/>
          <w:rtl w:val="0"/>
        </w:rPr>
        <w:t xml:space="preserve">enzymatically treating corn starch</w:t>
      </w:r>
      <w:r w:rsidDel="00000000" w:rsidR="00000000" w:rsidRPr="00000000">
        <w:rPr>
          <w:rFonts w:ascii="Times New Roman" w:cs="Times New Roman" w:eastAsia="Times New Roman" w:hAnsi="Times New Roman"/>
          <w:rtl w:val="0"/>
        </w:rPr>
        <w:t xml:space="preserve"> to create soluble, partially digestible fibers</w:t>
      </w:r>
    </w:p>
    <w:p w:rsidR="00000000" w:rsidDel="00000000" w:rsidP="00000000" w:rsidRDefault="00000000" w:rsidRPr="00000000" w14:paraId="00000573">
      <w:pPr>
        <w:numPr>
          <w:ilvl w:val="0"/>
          <w:numId w:val="2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Typically ~ </w:t>
      </w:r>
      <w:r w:rsidDel="00000000" w:rsidR="00000000" w:rsidRPr="00000000">
        <w:rPr>
          <w:rFonts w:ascii="Times New Roman" w:cs="Times New Roman" w:eastAsia="Times New Roman" w:hAnsi="Times New Roman"/>
          <w:b w:val="1"/>
          <w:bCs w:val="1"/>
          <w:rtl w:val="0"/>
        </w:rPr>
        <w:t xml:space="preserve">70% resistant (acts like fiber), 30% digestible (acts like sugar)</w:t>
      </w:r>
    </w:p>
    <w:p w:rsidR="00000000" w:rsidDel="00000000" w:rsidP="00000000" w:rsidRDefault="00000000" w:rsidRPr="00000000" w14:paraId="00000574">
      <w:pPr>
        <w:numPr>
          <w:ilvl w:val="0"/>
          <w:numId w:val="2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labeled as </w:t>
      </w:r>
      <w:r w:rsidDel="00000000" w:rsidR="00000000" w:rsidRPr="00000000">
        <w:rPr>
          <w:rFonts w:ascii="Times New Roman" w:cs="Times New Roman" w:eastAsia="Times New Roman" w:hAnsi="Times New Roman"/>
          <w:b w:val="1"/>
          <w:bCs w:val="1"/>
          <w:rtl w:val="0"/>
        </w:rPr>
        <w:t xml:space="preserve">fiber</w:t>
      </w:r>
      <w:r w:rsidDel="00000000" w:rsidR="00000000" w:rsidRPr="00000000">
        <w:rPr>
          <w:rFonts w:ascii="Times New Roman" w:cs="Times New Roman" w:eastAsia="Times New Roman" w:hAnsi="Times New Roman"/>
          <w:rtl w:val="0"/>
        </w:rPr>
        <w:t xml:space="preserve">, but the digestible portion </w:t>
      </w:r>
      <w:r w:rsidDel="00000000" w:rsidR="00000000" w:rsidRPr="00000000">
        <w:rPr>
          <w:rFonts w:ascii="Times New Roman" w:cs="Times New Roman" w:eastAsia="Times New Roman" w:hAnsi="Times New Roman"/>
          <w:b w:val="1"/>
          <w:bCs w:val="1"/>
          <w:rtl w:val="0"/>
        </w:rPr>
        <w:t xml:space="preserve">raises blood sugar</w:t>
      </w:r>
    </w:p>
    <w:p w:rsidR="00000000" w:rsidDel="00000000" w:rsidP="00000000" w:rsidRDefault="00000000" w:rsidRPr="00000000" w14:paraId="00000575">
      <w:pPr>
        <w:numPr>
          <w:ilvl w:val="0"/>
          <w:numId w:val="2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 naturally occurring fiber; it’s a </w:t>
      </w:r>
      <w:r w:rsidDel="00000000" w:rsidR="00000000" w:rsidRPr="00000000">
        <w:rPr>
          <w:rFonts w:ascii="Times New Roman" w:cs="Times New Roman" w:eastAsia="Times New Roman" w:hAnsi="Times New Roman"/>
          <w:b w:val="1"/>
          <w:bCs w:val="1"/>
          <w:rtl w:val="0"/>
        </w:rPr>
        <w:t xml:space="preserve">manufactured, functional ingredient</w:t>
      </w:r>
      <w:r w:rsidDel="00000000" w:rsidR="00000000" w:rsidRPr="00000000">
        <w:rPr>
          <w:rtl w:val="0"/>
        </w:rPr>
      </w:r>
    </w:p>
    <w:p w:rsidR="00000000" w:rsidDel="00000000" w:rsidP="00000000" w:rsidRDefault="00000000" w:rsidRPr="00000000" w14:paraId="00000576">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Why food companies use it</w:t>
      </w:r>
    </w:p>
    <w:p w:rsidR="00000000" w:rsidDel="00000000" w:rsidP="00000000" w:rsidRDefault="00000000" w:rsidRPr="00000000" w14:paraId="00000577">
      <w:pPr>
        <w:numPr>
          <w:ilvl w:val="0"/>
          <w:numId w:val="78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fiber content</w:t>
      </w:r>
      <w:r w:rsidDel="00000000" w:rsidR="00000000" w:rsidRPr="00000000">
        <w:rPr>
          <w:rFonts w:ascii="Times New Roman" w:cs="Times New Roman" w:eastAsia="Times New Roman" w:hAnsi="Times New Roman"/>
          <w:rtl w:val="0"/>
        </w:rPr>
        <w:t xml:space="preserve"> for nutrition labels without significantly changing taste or texture</w:t>
      </w:r>
    </w:p>
    <w:p w:rsidR="00000000" w:rsidDel="00000000" w:rsidP="00000000" w:rsidRDefault="00000000" w:rsidRPr="00000000" w14:paraId="00000578">
      <w:pPr>
        <w:numPr>
          <w:ilvl w:val="0"/>
          <w:numId w:val="78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sugar content in processed foods</w:t>
      </w:r>
    </w:p>
    <w:p w:rsidR="00000000" w:rsidDel="00000000" w:rsidP="00000000" w:rsidRDefault="00000000" w:rsidRPr="00000000" w14:paraId="00000579">
      <w:pPr>
        <w:numPr>
          <w:ilvl w:val="0"/>
          <w:numId w:val="78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texture and mouthfeel</w:t>
      </w:r>
    </w:p>
    <w:p w:rsidR="00000000" w:rsidDel="00000000" w:rsidP="00000000" w:rsidRDefault="00000000" w:rsidRPr="00000000" w14:paraId="0000057A">
      <w:pPr>
        <w:numPr>
          <w:ilvl w:val="0"/>
          <w:numId w:val="78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Appears in “low-sugar,” “high-fiber,” and “diabetic-friendly” products</w:t>
      </w:r>
    </w:p>
    <w:p w:rsidR="00000000" w:rsidDel="00000000" w:rsidP="00000000" w:rsidRDefault="00000000" w:rsidRPr="00000000" w14:paraId="0000057B">
      <w:pPr>
        <w:numPr>
          <w:ilvl w:val="0"/>
          <w:numId w:val="78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cheap, shelf-stable, and corn-derived</w:t>
      </w:r>
    </w:p>
    <w:p w:rsidR="00000000" w:rsidDel="00000000" w:rsidP="00000000" w:rsidRDefault="00000000" w:rsidRPr="00000000" w14:paraId="0000057C">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Marketing angle: fiber without sugar → appeals to health-conscious consumers.</w:t>
      </w:r>
    </w:p>
    <w:p w:rsidR="00000000" w:rsidDel="00000000" w:rsidP="00000000" w:rsidRDefault="00000000" w:rsidRPr="00000000" w14:paraId="0000057D">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Why many practitioners recommend avoiding it</w:t>
      </w:r>
    </w:p>
    <w:p w:rsidR="00000000" w:rsidDel="00000000" w:rsidP="00000000" w:rsidRDefault="00000000" w:rsidRPr="00000000" w14:paraId="0000057E">
      <w:pPr>
        <w:numPr>
          <w:ilvl w:val="0"/>
          <w:numId w:val="88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w:t>
      </w:r>
      <w:r w:rsidDel="00000000" w:rsidR="00000000" w:rsidRPr="00000000">
        <w:rPr>
          <w:rFonts w:ascii="Times New Roman" w:cs="Times New Roman" w:eastAsia="Times New Roman" w:hAnsi="Times New Roman"/>
          <w:b w:val="1"/>
          <w:bCs w:val="1"/>
          <w:rtl w:val="0"/>
        </w:rPr>
        <w:t xml:space="preserve">blood sugar spikes</w:t>
      </w:r>
      <w:r w:rsidDel="00000000" w:rsidR="00000000" w:rsidRPr="00000000">
        <w:rPr>
          <w:rFonts w:ascii="Times New Roman" w:cs="Times New Roman" w:eastAsia="Times New Roman" w:hAnsi="Times New Roman"/>
          <w:rtl w:val="0"/>
        </w:rPr>
        <w:t xml:space="preserve"> in sensitive individuals</w:t>
      </w:r>
    </w:p>
    <w:p w:rsidR="00000000" w:rsidDel="00000000" w:rsidP="00000000" w:rsidRDefault="00000000" w:rsidRPr="00000000" w14:paraId="0000057F">
      <w:pPr>
        <w:numPr>
          <w:ilvl w:val="0"/>
          <w:numId w:val="88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Fermentation in the gut → bloating, gas, or loose stools</w:t>
      </w:r>
    </w:p>
    <w:p w:rsidR="00000000" w:rsidDel="00000000" w:rsidP="00000000" w:rsidRDefault="00000000" w:rsidRPr="00000000" w14:paraId="00000580">
      <w:pPr>
        <w:numPr>
          <w:ilvl w:val="0"/>
          <w:numId w:val="88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processed and non-nutritive</w:t>
      </w:r>
    </w:p>
    <w:p w:rsidR="00000000" w:rsidDel="00000000" w:rsidP="00000000" w:rsidRDefault="00000000" w:rsidRPr="00000000" w14:paraId="00000581">
      <w:pPr>
        <w:numPr>
          <w:ilvl w:val="0"/>
          <w:numId w:val="88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part of </w:t>
      </w:r>
      <w:r w:rsidDel="00000000" w:rsidR="00000000" w:rsidRPr="00000000">
        <w:rPr>
          <w:rFonts w:ascii="Times New Roman" w:cs="Times New Roman" w:eastAsia="Times New Roman" w:hAnsi="Times New Roman"/>
          <w:b w:val="1"/>
          <w:bCs w:val="1"/>
          <w:rtl w:val="0"/>
        </w:rPr>
        <w:t xml:space="preserve">ultra-processed foods that stress metabolism</w:t>
      </w:r>
    </w:p>
    <w:p w:rsidR="00000000" w:rsidDel="00000000" w:rsidP="00000000" w:rsidRDefault="00000000" w:rsidRPr="00000000" w14:paraId="000005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SCF often explains </w:t>
      </w:r>
      <w:r w:rsidDel="00000000" w:rsidR="00000000" w:rsidRPr="00000000">
        <w:rPr>
          <w:rFonts w:ascii="Times New Roman" w:cs="Times New Roman" w:eastAsia="Times New Roman" w:hAnsi="Times New Roman"/>
          <w:b w:val="1"/>
          <w:bCs w:val="1"/>
          <w:rtl w:val="0"/>
        </w:rPr>
        <w:t xml:space="preserve">persistent gut issues and sugar cravings</w:t>
      </w:r>
      <w:r w:rsidDel="00000000" w:rsidR="00000000" w:rsidRPr="00000000">
        <w:rPr>
          <w:rFonts w:ascii="Times New Roman" w:cs="Times New Roman" w:eastAsia="Times New Roman" w:hAnsi="Times New Roman"/>
          <w:rtl w:val="0"/>
        </w:rPr>
        <w:t xml:space="preserve"> in patients trying to “eat healthy.”</w:t>
      </w:r>
    </w:p>
    <w:p w:rsidR="00000000" w:rsidDel="00000000" w:rsidP="00000000" w:rsidRDefault="00000000" w:rsidRPr="00000000" w14:paraId="00000583">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What happens in the body</w:t>
      </w:r>
    </w:p>
    <w:p w:rsidR="00000000" w:rsidDel="00000000" w:rsidP="00000000" w:rsidRDefault="00000000" w:rsidRPr="00000000" w14:paraId="00000584">
      <w:pPr>
        <w:numPr>
          <w:ilvl w:val="0"/>
          <w:numId w:val="267"/>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~70% reaches the colon undigested → fermented by gut bacteria → </w:t>
      </w:r>
      <w:r w:rsidDel="00000000" w:rsidR="00000000" w:rsidRPr="00000000">
        <w:rPr>
          <w:rFonts w:ascii="Times New Roman" w:cs="Times New Roman" w:eastAsia="Times New Roman" w:hAnsi="Times New Roman"/>
          <w:b w:val="1"/>
          <w:bCs w:val="1"/>
          <w:rtl w:val="0"/>
        </w:rPr>
        <w:t xml:space="preserve">short-chain fatty acids</w:t>
      </w:r>
    </w:p>
    <w:p w:rsidR="00000000" w:rsidDel="00000000" w:rsidP="00000000" w:rsidRDefault="00000000" w:rsidRPr="00000000" w14:paraId="00000585">
      <w:pPr>
        <w:numPr>
          <w:ilvl w:val="0"/>
          <w:numId w:val="2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~30% digested in the small intestine → glucose → </w:t>
      </w:r>
      <w:r w:rsidDel="00000000" w:rsidR="00000000" w:rsidRPr="00000000">
        <w:rPr>
          <w:rFonts w:ascii="Times New Roman" w:cs="Times New Roman" w:eastAsia="Times New Roman" w:hAnsi="Times New Roman"/>
          <w:b w:val="1"/>
          <w:bCs w:val="1"/>
          <w:rtl w:val="0"/>
        </w:rPr>
        <w:t xml:space="preserve">minor blood sugar rise</w:t>
      </w:r>
    </w:p>
    <w:p w:rsidR="00000000" w:rsidDel="00000000" w:rsidP="00000000" w:rsidRDefault="00000000" w:rsidRPr="00000000" w14:paraId="00000586">
      <w:pPr>
        <w:numPr>
          <w:ilvl w:val="0"/>
          <w:numId w:val="2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alter microbiome (sometimes beneficial, sometimes aggravating for sensitive patients)</w:t>
      </w:r>
    </w:p>
    <w:p w:rsidR="00000000" w:rsidDel="00000000" w:rsidP="00000000" w:rsidRDefault="00000000" w:rsidRPr="00000000" w14:paraId="00000587">
      <w:pPr>
        <w:numPr>
          <w:ilvl w:val="0"/>
          <w:numId w:val="267"/>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Overconsumption → </w:t>
      </w:r>
      <w:r w:rsidDel="00000000" w:rsidR="00000000" w:rsidRPr="00000000">
        <w:rPr>
          <w:rFonts w:ascii="Times New Roman" w:cs="Times New Roman" w:eastAsia="Times New Roman" w:hAnsi="Times New Roman"/>
          <w:b w:val="1"/>
          <w:bCs w:val="1"/>
          <w:rtl w:val="0"/>
        </w:rPr>
        <w:t xml:space="preserve">bloating, gas, diarrhea, or mild insulin response</w:t>
      </w:r>
    </w:p>
    <w:p w:rsidR="00000000" w:rsidDel="00000000" w:rsidP="00000000" w:rsidRDefault="00000000" w:rsidRPr="00000000" w14:paraId="000005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SCF is </w:t>
      </w:r>
      <w:r w:rsidDel="00000000" w:rsidR="00000000" w:rsidRPr="00000000">
        <w:rPr>
          <w:rFonts w:ascii="Times New Roman" w:cs="Times New Roman" w:eastAsia="Times New Roman" w:hAnsi="Times New Roman"/>
          <w:b w:val="1"/>
          <w:bCs w:val="1"/>
          <w:rtl w:val="0"/>
        </w:rPr>
        <w:t xml:space="preserve">part fiber, part sugar</w:t>
      </w:r>
      <w:r w:rsidDel="00000000" w:rsidR="00000000" w:rsidRPr="00000000">
        <w:rPr>
          <w:rFonts w:ascii="Times New Roman" w:cs="Times New Roman" w:eastAsia="Times New Roman" w:hAnsi="Times New Roman"/>
          <w:rtl w:val="0"/>
        </w:rPr>
        <w:t xml:space="preserve">, depending on individual digestion and gut microbiome.</w:t>
      </w:r>
    </w:p>
    <w:p w:rsidR="00000000" w:rsidDel="00000000" w:rsidP="00000000" w:rsidRDefault="00000000" w:rsidRPr="00000000" w14:paraId="00000589">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6. Chronic illness links (associations &amp; mechanisms)</w:t>
      </w:r>
    </w:p>
    <w:p w:rsidR="00000000" w:rsidDel="00000000" w:rsidP="00000000" w:rsidRDefault="00000000" w:rsidRPr="00000000" w14:paraId="0000058A">
      <w:pPr>
        <w:numPr>
          <w:ilvl w:val="0"/>
          <w:numId w:val="77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Blood sugar instability / insulin resistance</w:t>
      </w:r>
    </w:p>
    <w:p w:rsidR="00000000" w:rsidDel="00000000" w:rsidP="00000000" w:rsidRDefault="00000000" w:rsidRPr="00000000" w14:paraId="0000058B">
      <w:pPr>
        <w:numPr>
          <w:ilvl w:val="0"/>
          <w:numId w:val="77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 / SIBO / bloating or diarrhea</w:t>
      </w:r>
    </w:p>
    <w:p w:rsidR="00000000" w:rsidDel="00000000" w:rsidP="00000000" w:rsidRDefault="00000000" w:rsidRPr="00000000" w14:paraId="0000058C">
      <w:pPr>
        <w:numPr>
          <w:ilvl w:val="0"/>
          <w:numId w:val="77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Functional gut issues in children</w:t>
      </w:r>
    </w:p>
    <w:p w:rsidR="00000000" w:rsidDel="00000000" w:rsidP="00000000" w:rsidRDefault="00000000" w:rsidRPr="00000000" w14:paraId="0000058D">
      <w:pPr>
        <w:numPr>
          <w:ilvl w:val="0"/>
          <w:numId w:val="77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 gain or sugar cravings</w:t>
      </w:r>
    </w:p>
    <w:p w:rsidR="00000000" w:rsidDel="00000000" w:rsidP="00000000" w:rsidRDefault="00000000" w:rsidRPr="00000000" w14:paraId="0000058E">
      <w:pPr>
        <w:numPr>
          <w:ilvl w:val="0"/>
          <w:numId w:val="77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worsen </w:t>
      </w:r>
      <w:r w:rsidDel="00000000" w:rsidR="00000000" w:rsidRPr="00000000">
        <w:rPr>
          <w:rFonts w:ascii="Times New Roman" w:cs="Times New Roman" w:eastAsia="Times New Roman" w:hAnsi="Times New Roman"/>
          <w:b w:val="1"/>
          <w:bCs w:val="1"/>
          <w:rtl w:val="0"/>
        </w:rPr>
        <w:t xml:space="preserve">autoimmune gut flares</w:t>
      </w:r>
      <w:r w:rsidDel="00000000" w:rsidR="00000000" w:rsidRPr="00000000">
        <w:rPr>
          <w:rFonts w:ascii="Times New Roman" w:cs="Times New Roman" w:eastAsia="Times New Roman" w:hAnsi="Times New Roman"/>
          <w:rtl w:val="0"/>
        </w:rPr>
        <w:t xml:space="preserve"> in susceptible patients</w:t>
      </w:r>
    </w:p>
    <w:p w:rsidR="00000000" w:rsidDel="00000000" w:rsidP="00000000" w:rsidRDefault="00000000" w:rsidRPr="00000000" w14:paraId="0000058F">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7. Where you’ll find it</w:t>
      </w:r>
    </w:p>
    <w:p w:rsidR="00000000" w:rsidDel="00000000" w:rsidP="00000000" w:rsidRDefault="00000000" w:rsidRPr="00000000" w14:paraId="00000590">
      <w:pPr>
        <w:numPr>
          <w:ilvl w:val="0"/>
          <w:numId w:val="116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powders and shakes</w:t>
      </w:r>
    </w:p>
    <w:p w:rsidR="00000000" w:rsidDel="00000000" w:rsidP="00000000" w:rsidRDefault="00000000" w:rsidRPr="00000000" w14:paraId="00000591">
      <w:pPr>
        <w:numPr>
          <w:ilvl w:val="0"/>
          <w:numId w:val="11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Meal replacement products</w:t>
      </w:r>
    </w:p>
    <w:p w:rsidR="00000000" w:rsidDel="00000000" w:rsidP="00000000" w:rsidRDefault="00000000" w:rsidRPr="00000000" w14:paraId="00000592">
      <w:pPr>
        <w:numPr>
          <w:ilvl w:val="0"/>
          <w:numId w:val="11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Low-sugar or high-fiber bars</w:t>
      </w:r>
    </w:p>
    <w:p w:rsidR="00000000" w:rsidDel="00000000" w:rsidP="00000000" w:rsidRDefault="00000000" w:rsidRPr="00000000" w14:paraId="00000593">
      <w:pPr>
        <w:numPr>
          <w:ilvl w:val="0"/>
          <w:numId w:val="11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snacks and baked goods</w:t>
      </w:r>
    </w:p>
    <w:p w:rsidR="00000000" w:rsidDel="00000000" w:rsidP="00000000" w:rsidRDefault="00000000" w:rsidRPr="00000000" w14:paraId="00000594">
      <w:pPr>
        <w:numPr>
          <w:ilvl w:val="0"/>
          <w:numId w:val="116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Sugar-free or “fiber-fortified” foods</w:t>
      </w:r>
    </w:p>
    <w:p w:rsidR="00000000" w:rsidDel="00000000" w:rsidP="00000000" w:rsidRDefault="00000000" w:rsidRPr="00000000" w14:paraId="000005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596">
      <w:pPr>
        <w:numPr>
          <w:ilvl w:val="0"/>
          <w:numId w:val="7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Soluble corn fiber</w:t>
      </w:r>
    </w:p>
    <w:p w:rsidR="00000000" w:rsidDel="00000000" w:rsidP="00000000" w:rsidRDefault="00000000" w:rsidRPr="00000000" w14:paraId="00000597">
      <w:pPr>
        <w:numPr>
          <w:ilvl w:val="0"/>
          <w:numId w:val="7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Resistant corn dextrin</w:t>
      </w:r>
    </w:p>
    <w:p w:rsidR="00000000" w:rsidDel="00000000" w:rsidP="00000000" w:rsidRDefault="00000000" w:rsidRPr="00000000" w14:paraId="00000598">
      <w:pPr>
        <w:numPr>
          <w:ilvl w:val="0"/>
          <w:numId w:val="7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fiber</w:t>
      </w:r>
    </w:p>
    <w:p w:rsidR="00000000" w:rsidDel="00000000" w:rsidP="00000000" w:rsidRDefault="00000000" w:rsidRPr="00000000" w14:paraId="00000599">
      <w:pPr>
        <w:numPr>
          <w:ilvl w:val="0"/>
          <w:numId w:val="7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Prebiotic fiber</w:t>
      </w:r>
    </w:p>
    <w:p w:rsidR="00000000" w:rsidDel="00000000" w:rsidP="00000000" w:rsidRDefault="00000000" w:rsidRPr="00000000" w14:paraId="0000059A">
      <w:pPr>
        <w:spacing w:after="240" w:before="240" w:line="276.0005454545455" w:lineRule="auto"/>
        <w:rPr>
          <w:rFonts w:ascii="Times New Roman" w:cs="Times New Roman" w:eastAsia="Times New Roman" w:hAnsi="Times New Roman"/>
          <w:b w:val="1"/>
          <w:bCs w:val="1"/>
          <w:color w:val="ee0000"/>
          <w:sz w:val="52"/>
          <w:szCs w:val="52"/>
          <w:u w:val="single"/>
        </w:rPr>
      </w:pPr>
      <w:r w:rsidDel="00000000" w:rsidR="00000000" w:rsidRPr="00000000">
        <w:rPr>
          <w:rFonts w:ascii="Times New Roman" w:cs="Times New Roman" w:eastAsia="Times New Roman" w:hAnsi="Times New Roman"/>
          <w:b w:val="1"/>
          <w:bCs w:val="1"/>
          <w:color w:val="ee0000"/>
          <w:sz w:val="52"/>
          <w:szCs w:val="52"/>
          <w:u w:val="single"/>
          <w:rtl w:val="0"/>
        </w:rPr>
        <w:t xml:space="preserve"> </w:t>
      </w:r>
    </w:p>
    <w:p w:rsidR="00000000" w:rsidDel="00000000" w:rsidP="00000000" w:rsidRDefault="00000000" w:rsidRPr="00000000" w14:paraId="0000059B">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C">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Resistant dextrin</w:t>
      </w:r>
    </w:p>
    <w:p w:rsidR="00000000" w:rsidDel="00000000" w:rsidP="00000000" w:rsidRDefault="00000000" w:rsidRPr="00000000" w14:paraId="0000059D">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Why people flag it</w:t>
      </w:r>
    </w:p>
    <w:p w:rsidR="00000000" w:rsidDel="00000000" w:rsidP="00000000" w:rsidRDefault="00000000" w:rsidRPr="00000000" w14:paraId="0000059E">
      <w:pPr>
        <w:numPr>
          <w:ilvl w:val="0"/>
          <w:numId w:val="23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w:t>
      </w:r>
      <w:r w:rsidDel="00000000" w:rsidR="00000000" w:rsidRPr="00000000">
        <w:rPr>
          <w:rFonts w:ascii="Times New Roman" w:cs="Times New Roman" w:eastAsia="Times New Roman" w:hAnsi="Times New Roman"/>
          <w:b w:val="1"/>
          <w:bCs w:val="1"/>
          <w:rtl w:val="0"/>
        </w:rPr>
        <w:t xml:space="preserve">soluble fiber or prebiotic</w:t>
      </w:r>
      <w:r w:rsidDel="00000000" w:rsidR="00000000" w:rsidRPr="00000000">
        <w:rPr>
          <w:rFonts w:ascii="Times New Roman" w:cs="Times New Roman" w:eastAsia="Times New Roman" w:hAnsi="Times New Roman"/>
          <w:rtl w:val="0"/>
        </w:rPr>
        <w:t xml:space="preserve">, often in “keto,” “low-sugar,” or “fiber-fortified” products</w:t>
      </w:r>
    </w:p>
    <w:p w:rsidR="00000000" w:rsidDel="00000000" w:rsidP="00000000" w:rsidRDefault="00000000" w:rsidRPr="00000000" w14:paraId="0000059F">
      <w:pPr>
        <w:numPr>
          <w:ilvl w:val="0"/>
          <w:numId w:val="2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w:t>
      </w:r>
      <w:r w:rsidDel="00000000" w:rsidR="00000000" w:rsidRPr="00000000">
        <w:rPr>
          <w:rFonts w:ascii="Times New Roman" w:cs="Times New Roman" w:eastAsia="Times New Roman" w:hAnsi="Times New Roman"/>
          <w:b w:val="1"/>
          <w:bCs w:val="1"/>
          <w:rtl w:val="0"/>
        </w:rPr>
        <w:t xml:space="preserve">bloating, gas, diarrhea, or constipation</w:t>
      </w:r>
      <w:r w:rsidDel="00000000" w:rsidR="00000000" w:rsidRPr="00000000">
        <w:rPr>
          <w:rFonts w:ascii="Times New Roman" w:cs="Times New Roman" w:eastAsia="Times New Roman" w:hAnsi="Times New Roman"/>
          <w:rtl w:val="0"/>
        </w:rPr>
        <w:t xml:space="preserve">, especially in sensitive patients</w:t>
      </w:r>
    </w:p>
    <w:p w:rsidR="00000000" w:rsidDel="00000000" w:rsidP="00000000" w:rsidRDefault="00000000" w:rsidRPr="00000000" w14:paraId="000005A0">
      <w:pPr>
        <w:numPr>
          <w:ilvl w:val="0"/>
          <w:numId w:val="2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labeled as fiber but </w:t>
      </w:r>
      <w:r w:rsidDel="00000000" w:rsidR="00000000" w:rsidRPr="00000000">
        <w:rPr>
          <w:rFonts w:ascii="Times New Roman" w:cs="Times New Roman" w:eastAsia="Times New Roman" w:hAnsi="Times New Roman"/>
          <w:b w:val="1"/>
          <w:bCs w:val="1"/>
          <w:rtl w:val="0"/>
        </w:rPr>
        <w:t xml:space="preserve">partially digestible</w:t>
      </w:r>
      <w:r w:rsidDel="00000000" w:rsidR="00000000" w:rsidRPr="00000000">
        <w:rPr>
          <w:rFonts w:ascii="Times New Roman" w:cs="Times New Roman" w:eastAsia="Times New Roman" w:hAnsi="Times New Roman"/>
          <w:rtl w:val="0"/>
        </w:rPr>
        <w:t xml:space="preserve">, meaning it can still influence blood sugar</w:t>
      </w:r>
    </w:p>
    <w:p w:rsidR="00000000" w:rsidDel="00000000" w:rsidP="00000000" w:rsidRDefault="00000000" w:rsidRPr="00000000" w14:paraId="000005A1">
      <w:pPr>
        <w:numPr>
          <w:ilvl w:val="0"/>
          <w:numId w:val="23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by holistic practitioners because it’s </w:t>
      </w:r>
      <w:r w:rsidDel="00000000" w:rsidR="00000000" w:rsidRPr="00000000">
        <w:rPr>
          <w:rFonts w:ascii="Times New Roman" w:cs="Times New Roman" w:eastAsia="Times New Roman" w:hAnsi="Times New Roman"/>
          <w:b w:val="1"/>
          <w:bCs w:val="1"/>
          <w:rtl w:val="0"/>
        </w:rPr>
        <w:t xml:space="preserve">highly processed and can destabilize the gut</w:t>
      </w:r>
      <w:r w:rsidDel="00000000" w:rsidR="00000000" w:rsidRPr="00000000">
        <w:rPr>
          <w:rtl w:val="0"/>
        </w:rPr>
      </w:r>
    </w:p>
    <w:p w:rsidR="00000000" w:rsidDel="00000000" w:rsidP="00000000" w:rsidRDefault="00000000" w:rsidRPr="00000000" w14:paraId="000005A2">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What it is</w:t>
      </w:r>
    </w:p>
    <w:p w:rsidR="00000000" w:rsidDel="00000000" w:rsidP="00000000" w:rsidRDefault="00000000" w:rsidRPr="00000000" w14:paraId="000005A3">
      <w:pPr>
        <w:numPr>
          <w:ilvl w:val="0"/>
          <w:numId w:val="36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soluble fiber</w:t>
      </w:r>
      <w:r w:rsidDel="00000000" w:rsidR="00000000" w:rsidRPr="00000000">
        <w:rPr>
          <w:rFonts w:ascii="Times New Roman" w:cs="Times New Roman" w:eastAsia="Times New Roman" w:hAnsi="Times New Roman"/>
          <w:rtl w:val="0"/>
        </w:rPr>
        <w:t xml:space="preserve"> made by </w:t>
      </w:r>
      <w:r w:rsidDel="00000000" w:rsidR="00000000" w:rsidRPr="00000000">
        <w:rPr>
          <w:rFonts w:ascii="Times New Roman" w:cs="Times New Roman" w:eastAsia="Times New Roman" w:hAnsi="Times New Roman"/>
          <w:b w:val="1"/>
          <w:bCs w:val="1"/>
          <w:rtl w:val="0"/>
        </w:rPr>
        <w:t xml:space="preserve">enzymatically treating starch</w:t>
      </w:r>
      <w:r w:rsidDel="00000000" w:rsidR="00000000" w:rsidRPr="00000000">
        <w:rPr>
          <w:rFonts w:ascii="Times New Roman" w:cs="Times New Roman" w:eastAsia="Times New Roman" w:hAnsi="Times New Roman"/>
          <w:rtl w:val="0"/>
        </w:rPr>
        <w:t xml:space="preserve"> (usually corn or wheat)</w:t>
      </w:r>
    </w:p>
    <w:p w:rsidR="00000000" w:rsidDel="00000000" w:rsidP="00000000" w:rsidRDefault="00000000" w:rsidRPr="00000000" w14:paraId="000005A4">
      <w:pPr>
        <w:numPr>
          <w:ilvl w:val="0"/>
          <w:numId w:val="36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Resistant to digestion in the small intestine → reaches colon</w:t>
      </w:r>
    </w:p>
    <w:p w:rsidR="00000000" w:rsidDel="00000000" w:rsidP="00000000" w:rsidRDefault="00000000" w:rsidRPr="00000000" w14:paraId="000005A5">
      <w:pPr>
        <w:numPr>
          <w:ilvl w:val="0"/>
          <w:numId w:val="36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Fermented by gut bacteria → produces </w:t>
      </w:r>
      <w:r w:rsidDel="00000000" w:rsidR="00000000" w:rsidRPr="00000000">
        <w:rPr>
          <w:rFonts w:ascii="Times New Roman" w:cs="Times New Roman" w:eastAsia="Times New Roman" w:hAnsi="Times New Roman"/>
          <w:b w:val="1"/>
          <w:bCs w:val="1"/>
          <w:rtl w:val="0"/>
        </w:rPr>
        <w:t xml:space="preserve">short-chain fatty acids (SCFAs)</w:t>
      </w:r>
    </w:p>
    <w:p w:rsidR="00000000" w:rsidDel="00000000" w:rsidP="00000000" w:rsidRDefault="00000000" w:rsidRPr="00000000" w14:paraId="000005A6">
      <w:pPr>
        <w:numPr>
          <w:ilvl w:val="0"/>
          <w:numId w:val="36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Typically ~ </w:t>
      </w:r>
      <w:r w:rsidDel="00000000" w:rsidR="00000000" w:rsidRPr="00000000">
        <w:rPr>
          <w:rFonts w:ascii="Times New Roman" w:cs="Times New Roman" w:eastAsia="Times New Roman" w:hAnsi="Times New Roman"/>
          <w:b w:val="1"/>
          <w:bCs w:val="1"/>
          <w:rtl w:val="0"/>
        </w:rPr>
        <w:t xml:space="preserve">85–90% non-digestible</w:t>
      </w:r>
      <w:r w:rsidDel="00000000" w:rsidR="00000000" w:rsidRPr="00000000">
        <w:rPr>
          <w:rFonts w:ascii="Times New Roman" w:cs="Times New Roman" w:eastAsia="Times New Roman" w:hAnsi="Times New Roman"/>
          <w:rtl w:val="0"/>
        </w:rPr>
        <w:t xml:space="preserve">, so some portion can still produce a minor glucose response</w:t>
      </w:r>
    </w:p>
    <w:p w:rsidR="00000000" w:rsidDel="00000000" w:rsidP="00000000" w:rsidRDefault="00000000" w:rsidRPr="00000000" w14:paraId="000005A7">
      <w:pPr>
        <w:numPr>
          <w:ilvl w:val="0"/>
          <w:numId w:val="36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processed — not a naturally occurring fiber</w:t>
      </w:r>
    </w:p>
    <w:p w:rsidR="00000000" w:rsidDel="00000000" w:rsidP="00000000" w:rsidRDefault="00000000" w:rsidRPr="00000000" w14:paraId="000005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Think of it as </w:t>
      </w:r>
      <w:r w:rsidDel="00000000" w:rsidR="00000000" w:rsidRPr="00000000">
        <w:rPr>
          <w:rFonts w:ascii="Times New Roman" w:cs="Times New Roman" w:eastAsia="Times New Roman" w:hAnsi="Times New Roman"/>
          <w:b w:val="1"/>
          <w:bCs w:val="1"/>
          <w:rtl w:val="0"/>
        </w:rPr>
        <w:t xml:space="preserve">engineered prebiotic fiber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A9">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Why food companies use it</w:t>
      </w:r>
    </w:p>
    <w:p w:rsidR="00000000" w:rsidDel="00000000" w:rsidP="00000000" w:rsidRDefault="00000000" w:rsidRPr="00000000" w14:paraId="000005AA">
      <w:pPr>
        <w:numPr>
          <w:ilvl w:val="0"/>
          <w:numId w:val="20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fiber content</w:t>
      </w:r>
      <w:r w:rsidDel="00000000" w:rsidR="00000000" w:rsidRPr="00000000">
        <w:rPr>
          <w:rFonts w:ascii="Times New Roman" w:cs="Times New Roman" w:eastAsia="Times New Roman" w:hAnsi="Times New Roman"/>
          <w:rtl w:val="0"/>
        </w:rPr>
        <w:t xml:space="preserve"> for nutrition labels</w:t>
      </w:r>
    </w:p>
    <w:p w:rsidR="00000000" w:rsidDel="00000000" w:rsidP="00000000" w:rsidRDefault="00000000" w:rsidRPr="00000000" w14:paraId="000005AB">
      <w:pPr>
        <w:numPr>
          <w:ilvl w:val="0"/>
          <w:numId w:val="20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“prebiotic” or “high-fiber” marketing claims</w:t>
      </w:r>
    </w:p>
    <w:p w:rsidR="00000000" w:rsidDel="00000000" w:rsidP="00000000" w:rsidRDefault="00000000" w:rsidRPr="00000000" w14:paraId="000005AC">
      <w:pPr>
        <w:numPr>
          <w:ilvl w:val="0"/>
          <w:numId w:val="20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texture, bulk, and mouthfeel</w:t>
      </w:r>
      <w:r w:rsidDel="00000000" w:rsidR="00000000" w:rsidRPr="00000000">
        <w:rPr>
          <w:rFonts w:ascii="Times New Roman" w:cs="Times New Roman" w:eastAsia="Times New Roman" w:hAnsi="Times New Roman"/>
          <w:rtl w:val="0"/>
        </w:rPr>
        <w:t xml:space="preserve"> in bars, powders, and baked goods</w:t>
      </w:r>
    </w:p>
    <w:p w:rsidR="00000000" w:rsidDel="00000000" w:rsidP="00000000" w:rsidRDefault="00000000" w:rsidRPr="00000000" w14:paraId="000005AD">
      <w:pPr>
        <w:numPr>
          <w:ilvl w:val="0"/>
          <w:numId w:val="20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Shelf-stable and cheap</w:t>
      </w:r>
    </w:p>
    <w:p w:rsidR="00000000" w:rsidDel="00000000" w:rsidP="00000000" w:rsidRDefault="00000000" w:rsidRPr="00000000" w14:paraId="000005AE">
      <w:pPr>
        <w:numPr>
          <w:ilvl w:val="0"/>
          <w:numId w:val="20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reduce sugar content while maintaining sweetness/texture</w:t>
      </w:r>
    </w:p>
    <w:p w:rsidR="00000000" w:rsidDel="00000000" w:rsidP="00000000" w:rsidRDefault="00000000" w:rsidRPr="00000000" w14:paraId="000005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Basically, it’s a </w:t>
      </w:r>
      <w:r w:rsidDel="00000000" w:rsidR="00000000" w:rsidRPr="00000000">
        <w:rPr>
          <w:rFonts w:ascii="Times New Roman" w:cs="Times New Roman" w:eastAsia="Times New Roman" w:hAnsi="Times New Roman"/>
          <w:b w:val="1"/>
          <w:bCs w:val="1"/>
          <w:rtl w:val="0"/>
        </w:rPr>
        <w:t xml:space="preserve">functional ingredient that markets health</w:t>
      </w:r>
      <w:r w:rsidDel="00000000" w:rsidR="00000000" w:rsidRPr="00000000">
        <w:rPr>
          <w:rFonts w:ascii="Times New Roman" w:cs="Times New Roman" w:eastAsia="Times New Roman" w:hAnsi="Times New Roman"/>
          <w:rtl w:val="0"/>
        </w:rPr>
        <w:t xml:space="preserve"> more than provides whole-food nutrition.</w:t>
      </w:r>
    </w:p>
    <w:p w:rsidR="00000000" w:rsidDel="00000000" w:rsidP="00000000" w:rsidRDefault="00000000" w:rsidRPr="00000000" w14:paraId="000005B0">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Why many practitioners recommend avoiding it</w:t>
      </w:r>
    </w:p>
    <w:p w:rsidR="00000000" w:rsidDel="00000000" w:rsidP="00000000" w:rsidRDefault="00000000" w:rsidRPr="00000000" w14:paraId="000005B1">
      <w:pPr>
        <w:numPr>
          <w:ilvl w:val="0"/>
          <w:numId w:val="39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w:t>
      </w:r>
      <w:r w:rsidDel="00000000" w:rsidR="00000000" w:rsidRPr="00000000">
        <w:rPr>
          <w:rFonts w:ascii="Times New Roman" w:cs="Times New Roman" w:eastAsia="Times New Roman" w:hAnsi="Times New Roman"/>
          <w:b w:val="1"/>
          <w:bCs w:val="1"/>
          <w:rtl w:val="0"/>
        </w:rPr>
        <w:t xml:space="preserve">gut discomfort</w:t>
      </w:r>
      <w:r w:rsidDel="00000000" w:rsidR="00000000" w:rsidRPr="00000000">
        <w:rPr>
          <w:rFonts w:ascii="Times New Roman" w:cs="Times New Roman" w:eastAsia="Times New Roman" w:hAnsi="Times New Roman"/>
          <w:rtl w:val="0"/>
        </w:rPr>
        <w:t xml:space="preserve"> in sensitive patients (gas, bloating, diarrhea)</w:t>
      </w:r>
    </w:p>
    <w:p w:rsidR="00000000" w:rsidDel="00000000" w:rsidP="00000000" w:rsidRDefault="00000000" w:rsidRPr="00000000" w14:paraId="000005B2">
      <w:pPr>
        <w:numPr>
          <w:ilvl w:val="0"/>
          <w:numId w:val="39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Minor blood sugar rise possible in some formulations</w:t>
      </w:r>
    </w:p>
    <w:p w:rsidR="00000000" w:rsidDel="00000000" w:rsidP="00000000" w:rsidRDefault="00000000" w:rsidRPr="00000000" w14:paraId="000005B3">
      <w:pPr>
        <w:numPr>
          <w:ilvl w:val="0"/>
          <w:numId w:val="39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processed, non-nutritive</w:t>
      </w:r>
    </w:p>
    <w:p w:rsidR="00000000" w:rsidDel="00000000" w:rsidP="00000000" w:rsidRDefault="00000000" w:rsidRPr="00000000" w14:paraId="000005B4">
      <w:pPr>
        <w:numPr>
          <w:ilvl w:val="0"/>
          <w:numId w:val="39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included in </w:t>
      </w:r>
      <w:r w:rsidDel="00000000" w:rsidR="00000000" w:rsidRPr="00000000">
        <w:rPr>
          <w:rFonts w:ascii="Times New Roman" w:cs="Times New Roman" w:eastAsia="Times New Roman" w:hAnsi="Times New Roman"/>
          <w:b w:val="1"/>
          <w:bCs w:val="1"/>
          <w:rtl w:val="0"/>
        </w:rPr>
        <w:t xml:space="preserve">ultra-processed products</w:t>
      </w:r>
      <w:r w:rsidDel="00000000" w:rsidR="00000000" w:rsidRPr="00000000">
        <w:rPr>
          <w:rFonts w:ascii="Times New Roman" w:cs="Times New Roman" w:eastAsia="Times New Roman" w:hAnsi="Times New Roman"/>
          <w:rtl w:val="0"/>
        </w:rPr>
        <w:t xml:space="preserve">, which contribute to cumulative metabolic and inflammatory load</w:t>
      </w:r>
    </w:p>
    <w:p w:rsidR="00000000" w:rsidDel="00000000" w:rsidP="00000000" w:rsidRDefault="00000000" w:rsidRPr="00000000" w14:paraId="000005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it’s usually only tolerated in </w:t>
      </w:r>
      <w:r w:rsidDel="00000000" w:rsidR="00000000" w:rsidRPr="00000000">
        <w:rPr>
          <w:rFonts w:ascii="Times New Roman" w:cs="Times New Roman" w:eastAsia="Times New Roman" w:hAnsi="Times New Roman"/>
          <w:b w:val="1"/>
          <w:bCs w:val="1"/>
          <w:rtl w:val="0"/>
        </w:rPr>
        <w:t xml:space="preserve">small amounts</w:t>
      </w:r>
      <w:r w:rsidDel="00000000" w:rsidR="00000000" w:rsidRPr="00000000">
        <w:rPr>
          <w:rFonts w:ascii="Times New Roman" w:cs="Times New Roman" w:eastAsia="Times New Roman" w:hAnsi="Times New Roman"/>
          <w:rtl w:val="0"/>
        </w:rPr>
        <w:t xml:space="preserve">, especially in IBS, SIBO, or dysbiosis patients.</w:t>
      </w:r>
    </w:p>
    <w:p w:rsidR="00000000" w:rsidDel="00000000" w:rsidP="00000000" w:rsidRDefault="00000000" w:rsidRPr="00000000" w14:paraId="000005B6">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What happens in the body</w:t>
      </w:r>
    </w:p>
    <w:p w:rsidR="00000000" w:rsidDel="00000000" w:rsidP="00000000" w:rsidRDefault="00000000" w:rsidRPr="00000000" w14:paraId="000005B7">
      <w:pPr>
        <w:numPr>
          <w:ilvl w:val="0"/>
          <w:numId w:val="971"/>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Largely resists digestion → reaches colon intact</w:t>
      </w:r>
    </w:p>
    <w:p w:rsidR="00000000" w:rsidDel="00000000" w:rsidP="00000000" w:rsidRDefault="00000000" w:rsidRPr="00000000" w14:paraId="000005B8">
      <w:pPr>
        <w:numPr>
          <w:ilvl w:val="0"/>
          <w:numId w:val="9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Fermented by gut microbiota → </w:t>
      </w:r>
      <w:r w:rsidDel="00000000" w:rsidR="00000000" w:rsidRPr="00000000">
        <w:rPr>
          <w:rFonts w:ascii="Times New Roman" w:cs="Times New Roman" w:eastAsia="Times New Roman" w:hAnsi="Times New Roman"/>
          <w:b w:val="1"/>
          <w:bCs w:val="1"/>
          <w:rtl w:val="0"/>
        </w:rPr>
        <w:t xml:space="preserve">SCFAs</w:t>
      </w:r>
      <w:r w:rsidDel="00000000" w:rsidR="00000000" w:rsidRPr="00000000">
        <w:rPr>
          <w:rFonts w:ascii="Times New Roman" w:cs="Times New Roman" w:eastAsia="Times New Roman" w:hAnsi="Times New Roman"/>
          <w:rtl w:val="0"/>
        </w:rPr>
        <w:t xml:space="preserve"> (can benefit gut lining)</w:t>
      </w:r>
    </w:p>
    <w:p w:rsidR="00000000" w:rsidDel="00000000" w:rsidP="00000000" w:rsidRDefault="00000000" w:rsidRPr="00000000" w14:paraId="000005B9">
      <w:pPr>
        <w:numPr>
          <w:ilvl w:val="0"/>
          <w:numId w:val="9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improve </w:t>
      </w:r>
      <w:r w:rsidDel="00000000" w:rsidR="00000000" w:rsidRPr="00000000">
        <w:rPr>
          <w:rFonts w:ascii="Times New Roman" w:cs="Times New Roman" w:eastAsia="Times New Roman" w:hAnsi="Times New Roman"/>
          <w:b w:val="1"/>
          <w:bCs w:val="1"/>
          <w:rtl w:val="0"/>
        </w:rPr>
        <w:t xml:space="preserve">gut health</w:t>
      </w:r>
      <w:r w:rsidDel="00000000" w:rsidR="00000000" w:rsidRPr="00000000">
        <w:rPr>
          <w:rFonts w:ascii="Cardo" w:cs="Cardo" w:eastAsia="Cardo" w:hAnsi="Cardo"/>
          <w:rtl w:val="0"/>
        </w:rPr>
        <w:t xml:space="preserve"> in some individuals, but in sensitive patients → bloating, gas, loose stools</w:t>
      </w:r>
    </w:p>
    <w:p w:rsidR="00000000" w:rsidDel="00000000" w:rsidP="00000000" w:rsidRDefault="00000000" w:rsidRPr="00000000" w14:paraId="000005BA">
      <w:pPr>
        <w:numPr>
          <w:ilvl w:val="0"/>
          <w:numId w:val="971"/>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Minimal glucose absorption → small insulin response in some cases</w:t>
      </w:r>
    </w:p>
    <w:p w:rsidR="00000000" w:rsidDel="00000000" w:rsidP="00000000" w:rsidRDefault="00000000" w:rsidRPr="00000000" w14:paraId="000005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it’s a </w:t>
      </w:r>
      <w:r w:rsidDel="00000000" w:rsidR="00000000" w:rsidRPr="00000000">
        <w:rPr>
          <w:rFonts w:ascii="Times New Roman" w:cs="Times New Roman" w:eastAsia="Times New Roman" w:hAnsi="Times New Roman"/>
          <w:b w:val="1"/>
          <w:bCs w:val="1"/>
          <w:rtl w:val="0"/>
        </w:rPr>
        <w:t xml:space="preserve">fiber with a “prebiotic effect”</w:t>
      </w:r>
      <w:r w:rsidDel="00000000" w:rsidR="00000000" w:rsidRPr="00000000">
        <w:rPr>
          <w:rFonts w:ascii="Times New Roman" w:cs="Times New Roman" w:eastAsia="Times New Roman" w:hAnsi="Times New Roman"/>
          <w:rtl w:val="0"/>
        </w:rPr>
        <w:t xml:space="preserve">, but can trigger symptoms in sensitive guts.</w:t>
      </w:r>
    </w:p>
    <w:p w:rsidR="00000000" w:rsidDel="00000000" w:rsidP="00000000" w:rsidRDefault="00000000" w:rsidRPr="00000000" w14:paraId="000005BC">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6. Chronic illness links (associations &amp; mechanisms)</w:t>
      </w:r>
    </w:p>
    <w:p w:rsidR="00000000" w:rsidDel="00000000" w:rsidP="00000000" w:rsidRDefault="00000000" w:rsidRPr="00000000" w14:paraId="000005BD">
      <w:pPr>
        <w:numPr>
          <w:ilvl w:val="0"/>
          <w:numId w:val="35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 / SIBO / bloating</w:t>
      </w:r>
      <w:r w:rsidDel="00000000" w:rsidR="00000000" w:rsidRPr="00000000">
        <w:rPr>
          <w:rFonts w:ascii="Times New Roman" w:cs="Times New Roman" w:eastAsia="Times New Roman" w:hAnsi="Times New Roman"/>
          <w:rtl w:val="0"/>
        </w:rPr>
        <w:t xml:space="preserve"> (most common)</w:t>
      </w:r>
    </w:p>
    <w:p w:rsidR="00000000" w:rsidDel="00000000" w:rsidP="00000000" w:rsidRDefault="00000000" w:rsidRPr="00000000" w14:paraId="000005BE">
      <w:pPr>
        <w:numPr>
          <w:ilvl w:val="0"/>
          <w:numId w:val="35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Functional gut issues in children</w:t>
      </w:r>
    </w:p>
    <w:p w:rsidR="00000000" w:rsidDel="00000000" w:rsidP="00000000" w:rsidRDefault="00000000" w:rsidRPr="00000000" w14:paraId="000005BF">
      <w:pPr>
        <w:numPr>
          <w:ilvl w:val="0"/>
          <w:numId w:val="35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Minor blood sugar fluctuations</w:t>
      </w:r>
      <w:r w:rsidDel="00000000" w:rsidR="00000000" w:rsidRPr="00000000">
        <w:rPr>
          <w:rFonts w:ascii="Times New Roman" w:cs="Times New Roman" w:eastAsia="Times New Roman" w:hAnsi="Times New Roman"/>
          <w:rtl w:val="0"/>
        </w:rPr>
        <w:t xml:space="preserve"> in insulin-resistant patients</w:t>
      </w:r>
    </w:p>
    <w:p w:rsidR="00000000" w:rsidDel="00000000" w:rsidP="00000000" w:rsidRDefault="00000000" w:rsidRPr="00000000" w14:paraId="000005C0">
      <w:pPr>
        <w:numPr>
          <w:ilvl w:val="0"/>
          <w:numId w:val="35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Potential gut dysbiosis aggravation</w:t>
      </w:r>
      <w:r w:rsidDel="00000000" w:rsidR="00000000" w:rsidRPr="00000000">
        <w:rPr>
          <w:rFonts w:ascii="Times New Roman" w:cs="Times New Roman" w:eastAsia="Times New Roman" w:hAnsi="Times New Roman"/>
          <w:rtl w:val="0"/>
        </w:rPr>
        <w:t xml:space="preserve"> if overconsumed</w:t>
      </w:r>
    </w:p>
    <w:p w:rsidR="00000000" w:rsidDel="00000000" w:rsidP="00000000" w:rsidRDefault="00000000" w:rsidRPr="00000000" w14:paraId="000005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maltodextrin or HFCS, it’s </w:t>
      </w:r>
      <w:r w:rsidDel="00000000" w:rsidR="00000000" w:rsidRPr="00000000">
        <w:rPr>
          <w:rFonts w:ascii="Times New Roman" w:cs="Times New Roman" w:eastAsia="Times New Roman" w:hAnsi="Times New Roman"/>
          <w:b w:val="1"/>
          <w:bCs w:val="1"/>
          <w:rtl w:val="0"/>
        </w:rPr>
        <w:t xml:space="preserve">not inherently inflammatory</w:t>
      </w:r>
      <w:r w:rsidDel="00000000" w:rsidR="00000000" w:rsidRPr="00000000">
        <w:rPr>
          <w:rFonts w:ascii="Times New Roman" w:cs="Times New Roman" w:eastAsia="Times New Roman" w:hAnsi="Times New Roman"/>
          <w:rtl w:val="0"/>
        </w:rPr>
        <w:t xml:space="preserve">, but overuse in processed foods can still stress metabolism and gut balance.</w:t>
      </w:r>
    </w:p>
    <w:p w:rsidR="00000000" w:rsidDel="00000000" w:rsidP="00000000" w:rsidRDefault="00000000" w:rsidRPr="00000000" w14:paraId="000005C2">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7. Where you’ll find it</w:t>
      </w:r>
    </w:p>
    <w:p w:rsidR="00000000" w:rsidDel="00000000" w:rsidP="00000000" w:rsidRDefault="00000000" w:rsidRPr="00000000" w14:paraId="000005C3">
      <w:pPr>
        <w:numPr>
          <w:ilvl w:val="0"/>
          <w:numId w:val="79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High-fiber and “prebiotic” bars</w:t>
      </w:r>
    </w:p>
    <w:p w:rsidR="00000000" w:rsidDel="00000000" w:rsidP="00000000" w:rsidRDefault="00000000" w:rsidRPr="00000000" w14:paraId="000005C4">
      <w:pPr>
        <w:numPr>
          <w:ilvl w:val="0"/>
          <w:numId w:val="79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powders and shakes</w:t>
      </w:r>
    </w:p>
    <w:p w:rsidR="00000000" w:rsidDel="00000000" w:rsidP="00000000" w:rsidRDefault="00000000" w:rsidRPr="00000000" w14:paraId="000005C5">
      <w:pPr>
        <w:numPr>
          <w:ilvl w:val="0"/>
          <w:numId w:val="79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Fiber-fortified baked goods</w:t>
      </w:r>
    </w:p>
    <w:p w:rsidR="00000000" w:rsidDel="00000000" w:rsidP="00000000" w:rsidRDefault="00000000" w:rsidRPr="00000000" w14:paraId="000005C6">
      <w:pPr>
        <w:numPr>
          <w:ilvl w:val="0"/>
          <w:numId w:val="79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Meal replacements</w:t>
      </w:r>
    </w:p>
    <w:p w:rsidR="00000000" w:rsidDel="00000000" w:rsidP="00000000" w:rsidRDefault="00000000" w:rsidRPr="00000000" w14:paraId="000005C7">
      <w:pPr>
        <w:numPr>
          <w:ilvl w:val="0"/>
          <w:numId w:val="79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Sugar-free or low-sugar functional snacks</w:t>
      </w:r>
    </w:p>
    <w:p w:rsidR="00000000" w:rsidDel="00000000" w:rsidP="00000000" w:rsidRDefault="00000000" w:rsidRPr="00000000" w14:paraId="000005C8">
      <w:pPr>
        <w:numPr>
          <w:ilvl w:val="0"/>
          <w:numId w:val="79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“Digestive health” or “gut-friendly” products</w:t>
      </w:r>
    </w:p>
    <w:p w:rsidR="00000000" w:rsidDel="00000000" w:rsidP="00000000" w:rsidRDefault="00000000" w:rsidRPr="00000000" w14:paraId="000005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5CA">
      <w:pPr>
        <w:numPr>
          <w:ilvl w:val="0"/>
          <w:numId w:val="93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Resistant dextrin</w:t>
      </w:r>
    </w:p>
    <w:p w:rsidR="00000000" w:rsidDel="00000000" w:rsidP="00000000" w:rsidRDefault="00000000" w:rsidRPr="00000000" w14:paraId="000005CB">
      <w:pPr>
        <w:numPr>
          <w:ilvl w:val="0"/>
          <w:numId w:val="93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Soluble wheat fiber (sometimes overlapping)</w:t>
      </w:r>
    </w:p>
    <w:p w:rsidR="00000000" w:rsidDel="00000000" w:rsidP="00000000" w:rsidRDefault="00000000" w:rsidRPr="00000000" w14:paraId="000005CC">
      <w:pPr>
        <w:numPr>
          <w:ilvl w:val="0"/>
          <w:numId w:val="93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fiber/Prebiotic Fibe</w:t>
      </w:r>
    </w:p>
    <w:p w:rsidR="00000000" w:rsidDel="00000000" w:rsidP="00000000" w:rsidRDefault="00000000" w:rsidRPr="00000000" w14:paraId="000005CD">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E">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Chicory root fiber (excessive)</w:t>
      </w:r>
    </w:p>
    <w:p w:rsidR="00000000" w:rsidDel="00000000" w:rsidP="00000000" w:rsidRDefault="00000000" w:rsidRPr="00000000" w14:paraId="000005CF">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Why people flag it</w:t>
      </w:r>
    </w:p>
    <w:p w:rsidR="00000000" w:rsidDel="00000000" w:rsidP="00000000" w:rsidRDefault="00000000" w:rsidRPr="00000000" w14:paraId="000005D0">
      <w:pPr>
        <w:numPr>
          <w:ilvl w:val="0"/>
          <w:numId w:val="10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w:t>
      </w:r>
      <w:r w:rsidDel="00000000" w:rsidR="00000000" w:rsidRPr="00000000">
        <w:rPr>
          <w:rFonts w:ascii="Times New Roman" w:cs="Times New Roman" w:eastAsia="Times New Roman" w:hAnsi="Times New Roman"/>
          <w:b w:val="1"/>
          <w:bCs w:val="1"/>
          <w:rtl w:val="0"/>
        </w:rPr>
        <w:t xml:space="preserve">prebiotic fiber</w:t>
      </w:r>
      <w:r w:rsidDel="00000000" w:rsidR="00000000" w:rsidRPr="00000000">
        <w:rPr>
          <w:rFonts w:ascii="Times New Roman" w:cs="Times New Roman" w:eastAsia="Times New Roman" w:hAnsi="Times New Roman"/>
          <w:rtl w:val="0"/>
        </w:rPr>
        <w:t xml:space="preserve">, often in “high-fiber” or “gut-friendly” foods</w:t>
      </w:r>
    </w:p>
    <w:p w:rsidR="00000000" w:rsidDel="00000000" w:rsidP="00000000" w:rsidRDefault="00000000" w:rsidRPr="00000000" w14:paraId="000005D1">
      <w:pPr>
        <w:numPr>
          <w:ilvl w:val="0"/>
          <w:numId w:val="10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w:t>
      </w:r>
      <w:r w:rsidDel="00000000" w:rsidR="00000000" w:rsidRPr="00000000">
        <w:rPr>
          <w:rFonts w:ascii="Times New Roman" w:cs="Times New Roman" w:eastAsia="Times New Roman" w:hAnsi="Times New Roman"/>
          <w:b w:val="1"/>
          <w:bCs w:val="1"/>
          <w:rtl w:val="0"/>
        </w:rPr>
        <w:t xml:space="preserve">bloating, gas, diarrhea, or constipation</w:t>
      </w:r>
      <w:r w:rsidDel="00000000" w:rsidR="00000000" w:rsidRPr="00000000">
        <w:rPr>
          <w:rFonts w:ascii="Times New Roman" w:cs="Times New Roman" w:eastAsia="Times New Roman" w:hAnsi="Times New Roman"/>
          <w:rtl w:val="0"/>
        </w:rPr>
        <w:t xml:space="preserve">, especially in sensitive patients</w:t>
      </w:r>
    </w:p>
    <w:p w:rsidR="00000000" w:rsidDel="00000000" w:rsidP="00000000" w:rsidRDefault="00000000" w:rsidRPr="00000000" w14:paraId="000005D2">
      <w:pPr>
        <w:numPr>
          <w:ilvl w:val="0"/>
          <w:numId w:val="10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added to </w:t>
      </w:r>
      <w:r w:rsidDel="00000000" w:rsidR="00000000" w:rsidRPr="00000000">
        <w:rPr>
          <w:rFonts w:ascii="Times New Roman" w:cs="Times New Roman" w:eastAsia="Times New Roman" w:hAnsi="Times New Roman"/>
          <w:b w:val="1"/>
          <w:bCs w:val="1"/>
          <w:rtl w:val="0"/>
        </w:rPr>
        <w:t xml:space="preserve">processed bars, shakes, and sugar-free foods</w:t>
      </w:r>
    </w:p>
    <w:p w:rsidR="00000000" w:rsidDel="00000000" w:rsidP="00000000" w:rsidRDefault="00000000" w:rsidRPr="00000000" w14:paraId="000005D3">
      <w:pPr>
        <w:numPr>
          <w:ilvl w:val="0"/>
          <w:numId w:val="10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Considered problematic in </w:t>
      </w:r>
      <w:r w:rsidDel="00000000" w:rsidR="00000000" w:rsidRPr="00000000">
        <w:rPr>
          <w:rFonts w:ascii="Times New Roman" w:cs="Times New Roman" w:eastAsia="Times New Roman" w:hAnsi="Times New Roman"/>
          <w:b w:val="1"/>
          <w:bCs w:val="1"/>
          <w:rtl w:val="0"/>
        </w:rPr>
        <w:t xml:space="preserve">excess</w:t>
      </w:r>
      <w:r w:rsidDel="00000000" w:rsidR="00000000" w:rsidRPr="00000000">
        <w:rPr>
          <w:rFonts w:ascii="Times New Roman" w:cs="Times New Roman" w:eastAsia="Times New Roman" w:hAnsi="Times New Roman"/>
          <w:rtl w:val="0"/>
        </w:rPr>
        <w:t xml:space="preserve"> because it overwhelms the gut</w:t>
      </w:r>
    </w:p>
    <w:p w:rsidR="00000000" w:rsidDel="00000000" w:rsidP="00000000" w:rsidRDefault="00000000" w:rsidRPr="00000000" w14:paraId="000005D4">
      <w:pPr>
        <w:numPr>
          <w:ilvl w:val="0"/>
          <w:numId w:val="103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Holistic practitioners flag it as a </w:t>
      </w:r>
      <w:r w:rsidDel="00000000" w:rsidR="00000000" w:rsidRPr="00000000">
        <w:rPr>
          <w:rFonts w:ascii="Times New Roman" w:cs="Times New Roman" w:eastAsia="Times New Roman" w:hAnsi="Times New Roman"/>
          <w:b w:val="1"/>
          <w:bCs w:val="1"/>
          <w:rtl w:val="0"/>
        </w:rPr>
        <w:t xml:space="preserve">hidden culprit in gut dysbiosis and bloating</w:t>
      </w:r>
      <w:r w:rsidDel="00000000" w:rsidR="00000000" w:rsidRPr="00000000">
        <w:rPr>
          <w:rtl w:val="0"/>
        </w:rPr>
      </w:r>
    </w:p>
    <w:p w:rsidR="00000000" w:rsidDel="00000000" w:rsidP="00000000" w:rsidRDefault="00000000" w:rsidRPr="00000000" w14:paraId="000005D5">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What it is</w:t>
      </w:r>
    </w:p>
    <w:p w:rsidR="00000000" w:rsidDel="00000000" w:rsidP="00000000" w:rsidRDefault="00000000" w:rsidRPr="00000000" w14:paraId="000005D6">
      <w:pPr>
        <w:numPr>
          <w:ilvl w:val="0"/>
          <w:numId w:val="49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 from </w:t>
      </w:r>
      <w:r w:rsidDel="00000000" w:rsidR="00000000" w:rsidRPr="00000000">
        <w:rPr>
          <w:rFonts w:ascii="Times New Roman" w:cs="Times New Roman" w:eastAsia="Times New Roman" w:hAnsi="Times New Roman"/>
          <w:b w:val="1"/>
          <w:bCs w:val="1"/>
          <w:rtl w:val="0"/>
        </w:rPr>
        <w:t xml:space="preserve">chicory root</w:t>
      </w:r>
    </w:p>
    <w:p w:rsidR="00000000" w:rsidDel="00000000" w:rsidP="00000000" w:rsidRDefault="00000000" w:rsidRPr="00000000" w14:paraId="000005D7">
      <w:pPr>
        <w:numPr>
          <w:ilvl w:val="0"/>
          <w:numId w:val="49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components: </w:t>
      </w:r>
      <w:r w:rsidDel="00000000" w:rsidR="00000000" w:rsidRPr="00000000">
        <w:rPr>
          <w:rFonts w:ascii="Times New Roman" w:cs="Times New Roman" w:eastAsia="Times New Roman" w:hAnsi="Times New Roman"/>
          <w:b w:val="1"/>
          <w:bCs w:val="1"/>
          <w:rtl w:val="0"/>
        </w:rPr>
        <w:t xml:space="preserve">inulin and oligofructose</w:t>
      </w:r>
    </w:p>
    <w:p w:rsidR="00000000" w:rsidDel="00000000" w:rsidP="00000000" w:rsidRDefault="00000000" w:rsidRPr="00000000" w14:paraId="000005D8">
      <w:pPr>
        <w:numPr>
          <w:ilvl w:val="0"/>
          <w:numId w:val="49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Soluble fiber that is </w:t>
      </w:r>
      <w:r w:rsidDel="00000000" w:rsidR="00000000" w:rsidRPr="00000000">
        <w:rPr>
          <w:rFonts w:ascii="Times New Roman" w:cs="Times New Roman" w:eastAsia="Times New Roman" w:hAnsi="Times New Roman"/>
          <w:b w:val="1"/>
          <w:bCs w:val="1"/>
          <w:rtl w:val="0"/>
        </w:rPr>
        <w:t xml:space="preserve">resistant to digestion in the small intestine</w:t>
      </w:r>
    </w:p>
    <w:p w:rsidR="00000000" w:rsidDel="00000000" w:rsidP="00000000" w:rsidRDefault="00000000" w:rsidRPr="00000000" w14:paraId="000005D9">
      <w:pPr>
        <w:numPr>
          <w:ilvl w:val="0"/>
          <w:numId w:val="49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Fermented by gut bacteria in the colon → produces </w:t>
      </w:r>
      <w:r w:rsidDel="00000000" w:rsidR="00000000" w:rsidRPr="00000000">
        <w:rPr>
          <w:rFonts w:ascii="Times New Roman" w:cs="Times New Roman" w:eastAsia="Times New Roman" w:hAnsi="Times New Roman"/>
          <w:b w:val="1"/>
          <w:bCs w:val="1"/>
          <w:rtl w:val="0"/>
        </w:rPr>
        <w:t xml:space="preserve">short-chain fatty acids (SCFAs)</w:t>
      </w:r>
    </w:p>
    <w:p w:rsidR="00000000" w:rsidDel="00000000" w:rsidP="00000000" w:rsidRDefault="00000000" w:rsidRPr="00000000" w14:paraId="000005DA">
      <w:pPr>
        <w:numPr>
          <w:ilvl w:val="0"/>
          <w:numId w:val="49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Naturally occurring in small amounts in foods (e.g., Jerusalem artichoke, garlic, onions), but processed versions are </w:t>
      </w:r>
      <w:r w:rsidDel="00000000" w:rsidR="00000000" w:rsidRPr="00000000">
        <w:rPr>
          <w:rFonts w:ascii="Times New Roman" w:cs="Times New Roman" w:eastAsia="Times New Roman" w:hAnsi="Times New Roman"/>
          <w:b w:val="1"/>
          <w:bCs w:val="1"/>
          <w:rtl w:val="0"/>
        </w:rPr>
        <w:t xml:space="preserve">concentrated</w:t>
      </w:r>
    </w:p>
    <w:p w:rsidR="00000000" w:rsidDel="00000000" w:rsidP="00000000" w:rsidRDefault="00000000" w:rsidRPr="00000000" w14:paraId="000005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Think of it as </w:t>
      </w:r>
      <w:r w:rsidDel="00000000" w:rsidR="00000000" w:rsidRPr="00000000">
        <w:rPr>
          <w:rFonts w:ascii="Times New Roman" w:cs="Times New Roman" w:eastAsia="Times New Roman" w:hAnsi="Times New Roman"/>
          <w:b w:val="1"/>
          <w:bCs w:val="1"/>
          <w:rtl w:val="0"/>
        </w:rPr>
        <w:t xml:space="preserve">super-concentrated prebiotic fiber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DC">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Why food companies use it</w:t>
      </w:r>
    </w:p>
    <w:p w:rsidR="00000000" w:rsidDel="00000000" w:rsidP="00000000" w:rsidRDefault="00000000" w:rsidRPr="00000000" w14:paraId="000005DD">
      <w:pPr>
        <w:numPr>
          <w:ilvl w:val="0"/>
          <w:numId w:val="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fiber content</w:t>
      </w:r>
      <w:r w:rsidDel="00000000" w:rsidR="00000000" w:rsidRPr="00000000">
        <w:rPr>
          <w:rFonts w:ascii="Times New Roman" w:cs="Times New Roman" w:eastAsia="Times New Roman" w:hAnsi="Times New Roman"/>
          <w:rtl w:val="0"/>
        </w:rPr>
        <w:t xml:space="preserve"> for nutrition labels</w:t>
      </w:r>
    </w:p>
    <w:p w:rsidR="00000000" w:rsidDel="00000000" w:rsidP="00000000" w:rsidRDefault="00000000" w:rsidRPr="00000000" w14:paraId="000005DE">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w:t>
      </w:r>
      <w:r w:rsidDel="00000000" w:rsidR="00000000" w:rsidRPr="00000000">
        <w:rPr>
          <w:rFonts w:ascii="Times New Roman" w:cs="Times New Roman" w:eastAsia="Times New Roman" w:hAnsi="Times New Roman"/>
          <w:b w:val="1"/>
          <w:bCs w:val="1"/>
          <w:rtl w:val="0"/>
        </w:rPr>
        <w:t xml:space="preserve">gut-friendly, low-carb, or sugar-free</w:t>
      </w:r>
    </w:p>
    <w:p w:rsidR="00000000" w:rsidDel="00000000" w:rsidP="00000000" w:rsidRDefault="00000000" w:rsidRPr="00000000" w14:paraId="000005DF">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texture, bulk, and mouthfeel</w:t>
      </w:r>
    </w:p>
    <w:p w:rsidR="00000000" w:rsidDel="00000000" w:rsidP="00000000" w:rsidRDefault="00000000" w:rsidRPr="00000000" w14:paraId="000005E0">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replace sugar and fat in processed foods</w:t>
      </w:r>
    </w:p>
    <w:p w:rsidR="00000000" w:rsidDel="00000000" w:rsidP="00000000" w:rsidRDefault="00000000" w:rsidRPr="00000000" w14:paraId="000005E1">
      <w:pPr>
        <w:numPr>
          <w:ilvl w:val="0"/>
          <w:numId w:val="3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Shelf-stable, cheap, and “natural” sounding</w:t>
      </w:r>
    </w:p>
    <w:p w:rsidR="00000000" w:rsidDel="00000000" w:rsidP="00000000" w:rsidRDefault="00000000" w:rsidRPr="00000000" w14:paraId="000005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basically a </w:t>
      </w:r>
      <w:r w:rsidDel="00000000" w:rsidR="00000000" w:rsidRPr="00000000">
        <w:rPr>
          <w:rFonts w:ascii="Times New Roman" w:cs="Times New Roman" w:eastAsia="Times New Roman" w:hAnsi="Times New Roman"/>
          <w:b w:val="1"/>
          <w:bCs w:val="1"/>
          <w:rtl w:val="0"/>
        </w:rPr>
        <w:t xml:space="preserve">functional ingredient to make foods seem healthy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E3">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Why many practitioners recommend avoiding or limiting it</w:t>
      </w:r>
    </w:p>
    <w:p w:rsidR="00000000" w:rsidDel="00000000" w:rsidP="00000000" w:rsidRDefault="00000000" w:rsidRPr="00000000" w14:paraId="000005E4">
      <w:pPr>
        <w:numPr>
          <w:ilvl w:val="0"/>
          <w:numId w:val="11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b w:val="1"/>
          <w:bCs w:val="1"/>
          <w:rtl w:val="0"/>
        </w:rPr>
        <w:t xml:space="preserve">large amounts</w:t>
      </w:r>
      <w:r w:rsidDel="00000000" w:rsidR="00000000" w:rsidRPr="00000000">
        <w:rPr>
          <w:rFonts w:ascii="Times New Roman" w:cs="Times New Roman" w:eastAsia="Times New Roman" w:hAnsi="Times New Roman"/>
          <w:rtl w:val="0"/>
        </w:rPr>
        <w:t xml:space="preserve">, it can cause </w:t>
      </w:r>
      <w:r w:rsidDel="00000000" w:rsidR="00000000" w:rsidRPr="00000000">
        <w:rPr>
          <w:rFonts w:ascii="Times New Roman" w:cs="Times New Roman" w:eastAsia="Times New Roman" w:hAnsi="Times New Roman"/>
          <w:b w:val="1"/>
          <w:bCs w:val="1"/>
          <w:rtl w:val="0"/>
        </w:rPr>
        <w:t xml:space="preserve">bloating, gas, and diarrhea</w:t>
      </w:r>
    </w:p>
    <w:p w:rsidR="00000000" w:rsidDel="00000000" w:rsidP="00000000" w:rsidRDefault="00000000" w:rsidRPr="00000000" w14:paraId="000005E5">
      <w:pPr>
        <w:numPr>
          <w:ilvl w:val="0"/>
          <w:numId w:val="11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Overload can worsen </w:t>
      </w:r>
      <w:r w:rsidDel="00000000" w:rsidR="00000000" w:rsidRPr="00000000">
        <w:rPr>
          <w:rFonts w:ascii="Times New Roman" w:cs="Times New Roman" w:eastAsia="Times New Roman" w:hAnsi="Times New Roman"/>
          <w:b w:val="1"/>
          <w:bCs w:val="1"/>
          <w:rtl w:val="0"/>
        </w:rPr>
        <w:t xml:space="preserve">IBS, SIBO, or dysbiosis</w:t>
      </w:r>
    </w:p>
    <w:p w:rsidR="00000000" w:rsidDel="00000000" w:rsidP="00000000" w:rsidRDefault="00000000" w:rsidRPr="00000000" w14:paraId="000005E6">
      <w:pPr>
        <w:numPr>
          <w:ilvl w:val="0"/>
          <w:numId w:val="11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trigger </w:t>
      </w:r>
      <w:r w:rsidDel="00000000" w:rsidR="00000000" w:rsidRPr="00000000">
        <w:rPr>
          <w:rFonts w:ascii="Times New Roman" w:cs="Times New Roman" w:eastAsia="Times New Roman" w:hAnsi="Times New Roman"/>
          <w:b w:val="1"/>
          <w:bCs w:val="1"/>
          <w:rtl w:val="0"/>
        </w:rPr>
        <w:t xml:space="preserve">fructose malabsorption symptoms</w:t>
      </w:r>
      <w:r w:rsidDel="00000000" w:rsidR="00000000" w:rsidRPr="00000000">
        <w:rPr>
          <w:rFonts w:ascii="Times New Roman" w:cs="Times New Roman" w:eastAsia="Times New Roman" w:hAnsi="Times New Roman"/>
          <w:rtl w:val="0"/>
        </w:rPr>
        <w:t xml:space="preserve"> in sensitive patients</w:t>
      </w:r>
    </w:p>
    <w:p w:rsidR="00000000" w:rsidDel="00000000" w:rsidP="00000000" w:rsidRDefault="00000000" w:rsidRPr="00000000" w14:paraId="000005E7">
      <w:pPr>
        <w:numPr>
          <w:ilvl w:val="0"/>
          <w:numId w:val="11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processed versions are often </w:t>
      </w:r>
      <w:r w:rsidDel="00000000" w:rsidR="00000000" w:rsidRPr="00000000">
        <w:rPr>
          <w:rFonts w:ascii="Times New Roman" w:cs="Times New Roman" w:eastAsia="Times New Roman" w:hAnsi="Times New Roman"/>
          <w:b w:val="1"/>
          <w:bCs w:val="1"/>
          <w:rtl w:val="0"/>
        </w:rPr>
        <w:t xml:space="preserve">concentrated beyond what the gut can handle</w:t>
      </w:r>
    </w:p>
    <w:p w:rsidR="00000000" w:rsidDel="00000000" w:rsidP="00000000" w:rsidRDefault="00000000" w:rsidRPr="00000000" w14:paraId="000005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it’s a common cause of </w:t>
      </w:r>
      <w:r w:rsidDel="00000000" w:rsidR="00000000" w:rsidRPr="00000000">
        <w:rPr>
          <w:rFonts w:ascii="Times New Roman" w:cs="Times New Roman" w:eastAsia="Times New Roman" w:hAnsi="Times New Roman"/>
          <w:b w:val="1"/>
          <w:bCs w:val="1"/>
          <w:rtl w:val="0"/>
        </w:rPr>
        <w:t xml:space="preserve">persistent gut discomfort even on “healthy” foods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E9">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What happens in the body</w:t>
      </w:r>
    </w:p>
    <w:p w:rsidR="00000000" w:rsidDel="00000000" w:rsidP="00000000" w:rsidRDefault="00000000" w:rsidRPr="00000000" w14:paraId="000005EA">
      <w:pPr>
        <w:numPr>
          <w:ilvl w:val="0"/>
          <w:numId w:val="975"/>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Resistant to digestion → reaches colon intact</w:t>
      </w:r>
    </w:p>
    <w:p w:rsidR="00000000" w:rsidDel="00000000" w:rsidP="00000000" w:rsidRDefault="00000000" w:rsidRPr="00000000" w14:paraId="000005EB">
      <w:pPr>
        <w:numPr>
          <w:ilvl w:val="0"/>
          <w:numId w:val="97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Fermented by gut bacteria → produces </w:t>
      </w:r>
      <w:r w:rsidDel="00000000" w:rsidR="00000000" w:rsidRPr="00000000">
        <w:rPr>
          <w:rFonts w:ascii="Times New Roman" w:cs="Times New Roman" w:eastAsia="Times New Roman" w:hAnsi="Times New Roman"/>
          <w:b w:val="1"/>
          <w:bCs w:val="1"/>
          <w:rtl w:val="0"/>
        </w:rPr>
        <w:t xml:space="preserve">SCFAs</w:t>
      </w:r>
      <w:r w:rsidDel="00000000" w:rsidR="00000000" w:rsidRPr="00000000">
        <w:rPr>
          <w:rFonts w:ascii="Times New Roman" w:cs="Times New Roman" w:eastAsia="Times New Roman" w:hAnsi="Times New Roman"/>
          <w:rtl w:val="0"/>
        </w:rPr>
        <w:t xml:space="preserve">, gas, and bloating</w:t>
      </w:r>
    </w:p>
    <w:p w:rsidR="00000000" w:rsidDel="00000000" w:rsidP="00000000" w:rsidRDefault="00000000" w:rsidRPr="00000000" w14:paraId="000005EC">
      <w:pPr>
        <w:numPr>
          <w:ilvl w:val="0"/>
          <w:numId w:val="97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SCFAs can improve gut health in </w:t>
      </w:r>
      <w:r w:rsidDel="00000000" w:rsidR="00000000" w:rsidRPr="00000000">
        <w:rPr>
          <w:rFonts w:ascii="Times New Roman" w:cs="Times New Roman" w:eastAsia="Times New Roman" w:hAnsi="Times New Roman"/>
          <w:b w:val="1"/>
          <w:bCs w:val="1"/>
          <w:rtl w:val="0"/>
        </w:rPr>
        <w:t xml:space="preserve">moderation</w:t>
      </w:r>
      <w:r w:rsidDel="00000000" w:rsidR="00000000" w:rsidRPr="00000000">
        <w:rPr>
          <w:rFonts w:ascii="Cardo" w:cs="Cardo" w:eastAsia="Cardo" w:hAnsi="Cardo"/>
          <w:rtl w:val="0"/>
        </w:rPr>
        <w:t xml:space="preserve">, but excessive intake → discomfort</w:t>
      </w:r>
    </w:p>
    <w:p w:rsidR="00000000" w:rsidDel="00000000" w:rsidP="00000000" w:rsidRDefault="00000000" w:rsidRPr="00000000" w14:paraId="000005ED">
      <w:pPr>
        <w:numPr>
          <w:ilvl w:val="0"/>
          <w:numId w:val="97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direct blood sugar spike, but </w:t>
      </w:r>
      <w:r w:rsidDel="00000000" w:rsidR="00000000" w:rsidRPr="00000000">
        <w:rPr>
          <w:rFonts w:ascii="Times New Roman" w:cs="Times New Roman" w:eastAsia="Times New Roman" w:hAnsi="Times New Roman"/>
          <w:b w:val="1"/>
          <w:bCs w:val="1"/>
          <w:rtl w:val="0"/>
        </w:rPr>
        <w:t xml:space="preserve">large doses may affect gut hormone signaling and appetite</w:t>
      </w:r>
      <w:r w:rsidDel="00000000" w:rsidR="00000000" w:rsidRPr="00000000">
        <w:rPr>
          <w:rtl w:val="0"/>
        </w:rPr>
      </w:r>
    </w:p>
    <w:p w:rsidR="00000000" w:rsidDel="00000000" w:rsidP="00000000" w:rsidRDefault="00000000" w:rsidRPr="00000000" w14:paraId="000005EE">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6. Chronic illness links (associations &amp; mechanisms)</w:t>
      </w:r>
    </w:p>
    <w:p w:rsidR="00000000" w:rsidDel="00000000" w:rsidP="00000000" w:rsidRDefault="00000000" w:rsidRPr="00000000" w14:paraId="000005EF">
      <w:pPr>
        <w:numPr>
          <w:ilvl w:val="0"/>
          <w:numId w:val="115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 / SIBO / bloating, gas, diarrhea</w:t>
      </w:r>
      <w:r w:rsidDel="00000000" w:rsidR="00000000" w:rsidRPr="00000000">
        <w:rPr>
          <w:rFonts w:ascii="Times New Roman" w:cs="Times New Roman" w:eastAsia="Times New Roman" w:hAnsi="Times New Roman"/>
          <w:rtl w:val="0"/>
        </w:rPr>
        <w:t xml:space="preserve"> (most common)</w:t>
      </w:r>
    </w:p>
    <w:p w:rsidR="00000000" w:rsidDel="00000000" w:rsidP="00000000" w:rsidRDefault="00000000" w:rsidRPr="00000000" w14:paraId="000005F0">
      <w:pPr>
        <w:numPr>
          <w:ilvl w:val="0"/>
          <w:numId w:val="115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Functional gut complaints in children</w:t>
      </w:r>
    </w:p>
    <w:p w:rsidR="00000000" w:rsidDel="00000000" w:rsidP="00000000" w:rsidRDefault="00000000" w:rsidRPr="00000000" w14:paraId="000005F1">
      <w:pPr>
        <w:numPr>
          <w:ilvl w:val="0"/>
          <w:numId w:val="115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Autoimmune gut flares</w:t>
      </w:r>
      <w:r w:rsidDel="00000000" w:rsidR="00000000" w:rsidRPr="00000000">
        <w:rPr>
          <w:rFonts w:ascii="Times New Roman" w:cs="Times New Roman" w:eastAsia="Times New Roman" w:hAnsi="Times New Roman"/>
          <w:rtl w:val="0"/>
        </w:rPr>
        <w:t xml:space="preserve"> (via dysbiosis or gut permeability)</w:t>
      </w:r>
    </w:p>
    <w:p w:rsidR="00000000" w:rsidDel="00000000" w:rsidP="00000000" w:rsidRDefault="00000000" w:rsidRPr="00000000" w14:paraId="000005F2">
      <w:pPr>
        <w:numPr>
          <w:ilvl w:val="0"/>
          <w:numId w:val="115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Rarely, chronic </w:t>
      </w:r>
      <w:r w:rsidDel="00000000" w:rsidR="00000000" w:rsidRPr="00000000">
        <w:rPr>
          <w:rFonts w:ascii="Times New Roman" w:cs="Times New Roman" w:eastAsia="Times New Roman" w:hAnsi="Times New Roman"/>
          <w:b w:val="1"/>
          <w:bCs w:val="1"/>
          <w:rtl w:val="0"/>
        </w:rPr>
        <w:t xml:space="preserve">fructose malabsorption symptoms</w:t>
      </w:r>
    </w:p>
    <w:p w:rsidR="00000000" w:rsidDel="00000000" w:rsidP="00000000" w:rsidRDefault="00000000" w:rsidRPr="00000000" w14:paraId="000005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 intake is generally </w:t>
      </w:r>
      <w:r w:rsidDel="00000000" w:rsidR="00000000" w:rsidRPr="00000000">
        <w:rPr>
          <w:rFonts w:ascii="Times New Roman" w:cs="Times New Roman" w:eastAsia="Times New Roman" w:hAnsi="Times New Roman"/>
          <w:b w:val="1"/>
          <w:bCs w:val="1"/>
          <w:rtl w:val="0"/>
        </w:rPr>
        <w:t xml:space="preserve">mechanical/fermentation stress</w:t>
      </w:r>
      <w:r w:rsidDel="00000000" w:rsidR="00000000" w:rsidRPr="00000000">
        <w:rPr>
          <w:rFonts w:ascii="Times New Roman" w:cs="Times New Roman" w:eastAsia="Times New Roman" w:hAnsi="Times New Roman"/>
          <w:rtl w:val="0"/>
        </w:rPr>
        <w:t xml:space="preserve">, not chemically toxic.</w:t>
      </w:r>
    </w:p>
    <w:p w:rsidR="00000000" w:rsidDel="00000000" w:rsidP="00000000" w:rsidRDefault="00000000" w:rsidRPr="00000000" w14:paraId="000005F4">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7. Where you’ll find it</w:t>
      </w:r>
    </w:p>
    <w:p w:rsidR="00000000" w:rsidDel="00000000" w:rsidP="00000000" w:rsidRDefault="00000000" w:rsidRPr="00000000" w14:paraId="000005F5">
      <w:pPr>
        <w:numPr>
          <w:ilvl w:val="0"/>
          <w:numId w:val="117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High-fiber bars, protein bars, or keto snacks</w:t>
      </w:r>
    </w:p>
    <w:p w:rsidR="00000000" w:rsidDel="00000000" w:rsidP="00000000" w:rsidRDefault="00000000" w:rsidRPr="00000000" w14:paraId="000005F6">
      <w:pPr>
        <w:numPr>
          <w:ilvl w:val="0"/>
          <w:numId w:val="117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Sugar-free or low-carb baked goods</w:t>
      </w:r>
    </w:p>
    <w:p w:rsidR="00000000" w:rsidDel="00000000" w:rsidP="00000000" w:rsidRDefault="00000000" w:rsidRPr="00000000" w14:paraId="000005F7">
      <w:pPr>
        <w:numPr>
          <w:ilvl w:val="0"/>
          <w:numId w:val="117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Meal replacement powders and shakes</w:t>
      </w:r>
    </w:p>
    <w:p w:rsidR="00000000" w:rsidDel="00000000" w:rsidP="00000000" w:rsidRDefault="00000000" w:rsidRPr="00000000" w14:paraId="000005F8">
      <w:pPr>
        <w:numPr>
          <w:ilvl w:val="0"/>
          <w:numId w:val="117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prebiotic supplements</w:t>
      </w:r>
    </w:p>
    <w:p w:rsidR="00000000" w:rsidDel="00000000" w:rsidP="00000000" w:rsidRDefault="00000000" w:rsidRPr="00000000" w14:paraId="000005F9">
      <w:pPr>
        <w:numPr>
          <w:ilvl w:val="0"/>
          <w:numId w:val="117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“Gut-friendly” or “digestive health” products</w:t>
      </w:r>
    </w:p>
    <w:p w:rsidR="00000000" w:rsidDel="00000000" w:rsidP="00000000" w:rsidRDefault="00000000" w:rsidRPr="00000000" w14:paraId="000005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5FB">
      <w:pPr>
        <w:numPr>
          <w:ilvl w:val="0"/>
          <w:numId w:val="5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Chicory root fiber</w:t>
      </w:r>
    </w:p>
    <w:p w:rsidR="00000000" w:rsidDel="00000000" w:rsidP="00000000" w:rsidRDefault="00000000" w:rsidRPr="00000000" w14:paraId="000005FC">
      <w:pPr>
        <w:numPr>
          <w:ilvl w:val="0"/>
          <w:numId w:val="5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Inulin</w:t>
      </w:r>
    </w:p>
    <w:p w:rsidR="00000000" w:rsidDel="00000000" w:rsidP="00000000" w:rsidRDefault="00000000" w:rsidRPr="00000000" w14:paraId="000005FD">
      <w:pPr>
        <w:numPr>
          <w:ilvl w:val="0"/>
          <w:numId w:val="5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Oligofructose</w:t>
      </w:r>
    </w:p>
    <w:p w:rsidR="00000000" w:rsidDel="00000000" w:rsidP="00000000" w:rsidRDefault="00000000" w:rsidRPr="00000000" w14:paraId="000005FE">
      <w:pPr>
        <w:numPr>
          <w:ilvl w:val="0"/>
          <w:numId w:val="5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Fructooligosaccharides (FOS)</w:t>
      </w:r>
    </w:p>
    <w:p w:rsidR="00000000" w:rsidDel="00000000" w:rsidP="00000000" w:rsidRDefault="00000000" w:rsidRPr="00000000" w14:paraId="000005FF">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0">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Inulin (excessive)</w:t>
      </w:r>
    </w:p>
    <w:p w:rsidR="00000000" w:rsidDel="00000000" w:rsidP="00000000" w:rsidRDefault="00000000" w:rsidRPr="00000000" w14:paraId="00000601">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Why people flag it</w:t>
      </w:r>
    </w:p>
    <w:p w:rsidR="00000000" w:rsidDel="00000000" w:rsidP="00000000" w:rsidRDefault="00000000" w:rsidRPr="00000000" w14:paraId="00000602">
      <w:pPr>
        <w:numPr>
          <w:ilvl w:val="0"/>
          <w:numId w:val="94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w:t>
      </w:r>
      <w:r w:rsidDel="00000000" w:rsidR="00000000" w:rsidRPr="00000000">
        <w:rPr>
          <w:rFonts w:ascii="Times New Roman" w:cs="Times New Roman" w:eastAsia="Times New Roman" w:hAnsi="Times New Roman"/>
          <w:b w:val="1"/>
          <w:bCs w:val="1"/>
          <w:rtl w:val="0"/>
        </w:rPr>
        <w:t xml:space="preserve">prebiotic fiber</w:t>
      </w:r>
      <w:r w:rsidDel="00000000" w:rsidR="00000000" w:rsidRPr="00000000">
        <w:rPr>
          <w:rFonts w:ascii="Times New Roman" w:cs="Times New Roman" w:eastAsia="Times New Roman" w:hAnsi="Times New Roman"/>
          <w:rtl w:val="0"/>
        </w:rPr>
        <w:t xml:space="preserve">, but can cause </w:t>
      </w:r>
      <w:r w:rsidDel="00000000" w:rsidR="00000000" w:rsidRPr="00000000">
        <w:rPr>
          <w:rFonts w:ascii="Times New Roman" w:cs="Times New Roman" w:eastAsia="Times New Roman" w:hAnsi="Times New Roman"/>
          <w:b w:val="1"/>
          <w:bCs w:val="1"/>
          <w:rtl w:val="0"/>
        </w:rPr>
        <w:t xml:space="preserve">bloating, gas, diarrhea, or constipation</w:t>
      </w:r>
      <w:r w:rsidDel="00000000" w:rsidR="00000000" w:rsidRPr="00000000">
        <w:rPr>
          <w:rFonts w:ascii="Times New Roman" w:cs="Times New Roman" w:eastAsia="Times New Roman" w:hAnsi="Times New Roman"/>
          <w:rtl w:val="0"/>
        </w:rPr>
        <w:t xml:space="preserve">, especially in sensitive individuals</w:t>
      </w:r>
    </w:p>
    <w:p w:rsidR="00000000" w:rsidDel="00000000" w:rsidP="00000000" w:rsidRDefault="00000000" w:rsidRPr="00000000" w14:paraId="00000603">
      <w:pPr>
        <w:numPr>
          <w:ilvl w:val="0"/>
          <w:numId w:val="94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hidden in “high-fiber,” “keto-friendly,” or “sugar-free” foods</w:t>
      </w:r>
    </w:p>
    <w:p w:rsidR="00000000" w:rsidDel="00000000" w:rsidP="00000000" w:rsidRDefault="00000000" w:rsidRPr="00000000" w14:paraId="00000604">
      <w:pPr>
        <w:numPr>
          <w:ilvl w:val="0"/>
          <w:numId w:val="94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by holistic practitioners because </w:t>
      </w:r>
      <w:r w:rsidDel="00000000" w:rsidR="00000000" w:rsidRPr="00000000">
        <w:rPr>
          <w:rFonts w:ascii="Times New Roman" w:cs="Times New Roman" w:eastAsia="Times New Roman" w:hAnsi="Times New Roman"/>
          <w:b w:val="1"/>
          <w:bCs w:val="1"/>
          <w:rtl w:val="0"/>
        </w:rPr>
        <w:t xml:space="preserve">overconsumption can worsen gut symptoms</w:t>
      </w:r>
      <w:r w:rsidDel="00000000" w:rsidR="00000000" w:rsidRPr="00000000">
        <w:rPr>
          <w:rtl w:val="0"/>
        </w:rPr>
      </w:r>
    </w:p>
    <w:p w:rsidR="00000000" w:rsidDel="00000000" w:rsidP="00000000" w:rsidRDefault="00000000" w:rsidRPr="00000000" w14:paraId="00000605">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What it is</w:t>
      </w:r>
    </w:p>
    <w:p w:rsidR="00000000" w:rsidDel="00000000" w:rsidP="00000000" w:rsidRDefault="00000000" w:rsidRPr="00000000" w14:paraId="00000606">
      <w:pPr>
        <w:numPr>
          <w:ilvl w:val="0"/>
          <w:numId w:val="2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soluble fiber</w:t>
      </w:r>
      <w:r w:rsidDel="00000000" w:rsidR="00000000" w:rsidRPr="00000000">
        <w:rPr>
          <w:rFonts w:ascii="Times New Roman" w:cs="Times New Roman" w:eastAsia="Times New Roman" w:hAnsi="Times New Roman"/>
          <w:rtl w:val="0"/>
        </w:rPr>
        <w:t xml:space="preserve"> naturally found in:</w:t>
      </w:r>
    </w:p>
    <w:p w:rsidR="00000000" w:rsidDel="00000000" w:rsidP="00000000" w:rsidRDefault="00000000" w:rsidRPr="00000000" w14:paraId="00000607">
      <w:pPr>
        <w:numPr>
          <w:ilvl w:val="1"/>
          <w:numId w:val="2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Chicory root</w:t>
      </w:r>
    </w:p>
    <w:p w:rsidR="00000000" w:rsidDel="00000000" w:rsidP="00000000" w:rsidRDefault="00000000" w:rsidRPr="00000000" w14:paraId="00000608">
      <w:pPr>
        <w:numPr>
          <w:ilvl w:val="1"/>
          <w:numId w:val="2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Jerusalem artichoke</w:t>
      </w:r>
    </w:p>
    <w:p w:rsidR="00000000" w:rsidDel="00000000" w:rsidP="00000000" w:rsidRDefault="00000000" w:rsidRPr="00000000" w14:paraId="00000609">
      <w:pPr>
        <w:numPr>
          <w:ilvl w:val="1"/>
          <w:numId w:val="2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Garlic, onions, leeks, asparagus</w:t>
      </w:r>
    </w:p>
    <w:p w:rsidR="00000000" w:rsidDel="00000000" w:rsidP="00000000" w:rsidRDefault="00000000" w:rsidRPr="00000000" w14:paraId="0000060A">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Polysaccharide made mostly of </w:t>
      </w:r>
      <w:r w:rsidDel="00000000" w:rsidR="00000000" w:rsidRPr="00000000">
        <w:rPr>
          <w:rFonts w:ascii="Times New Roman" w:cs="Times New Roman" w:eastAsia="Times New Roman" w:hAnsi="Times New Roman"/>
          <w:b w:val="1"/>
          <w:bCs w:val="1"/>
          <w:rtl w:val="0"/>
        </w:rPr>
        <w:t xml:space="preserve">fructose units</w:t>
      </w:r>
    </w:p>
    <w:p w:rsidR="00000000" w:rsidDel="00000000" w:rsidP="00000000" w:rsidRDefault="00000000" w:rsidRPr="00000000" w14:paraId="0000060B">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Resistant to digestion in the small intestine → fermented by gut bacteria in the colon</w:t>
      </w:r>
    </w:p>
    <w:p w:rsidR="00000000" w:rsidDel="00000000" w:rsidP="00000000" w:rsidRDefault="00000000" w:rsidRPr="00000000" w14:paraId="0000060C">
      <w:pPr>
        <w:numPr>
          <w:ilvl w:val="0"/>
          <w:numId w:val="2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Acts as a </w:t>
      </w:r>
      <w:r w:rsidDel="00000000" w:rsidR="00000000" w:rsidRPr="00000000">
        <w:rPr>
          <w:rFonts w:ascii="Times New Roman" w:cs="Times New Roman" w:eastAsia="Times New Roman" w:hAnsi="Times New Roman"/>
          <w:b w:val="1"/>
          <w:bCs w:val="1"/>
          <w:rtl w:val="0"/>
        </w:rPr>
        <w:t xml:space="preserve">prebiotic</w:t>
      </w:r>
      <w:r w:rsidDel="00000000" w:rsidR="00000000" w:rsidRPr="00000000">
        <w:rPr>
          <w:rFonts w:ascii="Times New Roman" w:cs="Times New Roman" w:eastAsia="Times New Roman" w:hAnsi="Times New Roman"/>
          <w:rtl w:val="0"/>
        </w:rPr>
        <w:t xml:space="preserve">, feeding beneficial gut bacteria</w:t>
      </w:r>
    </w:p>
    <w:p w:rsidR="00000000" w:rsidDel="00000000" w:rsidP="00000000" w:rsidRDefault="00000000" w:rsidRPr="00000000" w14:paraId="0000060D">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Why food companies use it</w:t>
      </w:r>
    </w:p>
    <w:p w:rsidR="00000000" w:rsidDel="00000000" w:rsidP="00000000" w:rsidRDefault="00000000" w:rsidRPr="00000000" w14:paraId="0000060E">
      <w:pPr>
        <w:numPr>
          <w:ilvl w:val="0"/>
          <w:numId w:val="2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fiber for nutrition labels</w:t>
      </w:r>
    </w:p>
    <w:p w:rsidR="00000000" w:rsidDel="00000000" w:rsidP="00000000" w:rsidRDefault="00000000" w:rsidRPr="00000000" w14:paraId="0000060F">
      <w:pPr>
        <w:numPr>
          <w:ilvl w:val="0"/>
          <w:numId w:val="2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w:t>
      </w:r>
      <w:r w:rsidDel="00000000" w:rsidR="00000000" w:rsidRPr="00000000">
        <w:rPr>
          <w:rFonts w:ascii="Times New Roman" w:cs="Times New Roman" w:eastAsia="Times New Roman" w:hAnsi="Times New Roman"/>
          <w:b w:val="1"/>
          <w:bCs w:val="1"/>
          <w:rtl w:val="0"/>
        </w:rPr>
        <w:t xml:space="preserve">gut-friendly, sugar-reduced, or low-carb</w:t>
      </w:r>
    </w:p>
    <w:p w:rsidR="00000000" w:rsidDel="00000000" w:rsidP="00000000" w:rsidRDefault="00000000" w:rsidRPr="00000000" w14:paraId="00000610">
      <w:pPr>
        <w:numPr>
          <w:ilvl w:val="0"/>
          <w:numId w:val="2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texture, mouthfeel, and bulk</w:t>
      </w:r>
      <w:r w:rsidDel="00000000" w:rsidR="00000000" w:rsidRPr="00000000">
        <w:rPr>
          <w:rFonts w:ascii="Times New Roman" w:cs="Times New Roman" w:eastAsia="Times New Roman" w:hAnsi="Times New Roman"/>
          <w:rtl w:val="0"/>
        </w:rPr>
        <w:t xml:space="preserve"> in bars, shakes, and baked goods</w:t>
      </w:r>
    </w:p>
    <w:p w:rsidR="00000000" w:rsidDel="00000000" w:rsidP="00000000" w:rsidRDefault="00000000" w:rsidRPr="00000000" w14:paraId="00000611">
      <w:pPr>
        <w:numPr>
          <w:ilvl w:val="0"/>
          <w:numId w:val="2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Shelf-stable and cheap</w:t>
      </w:r>
    </w:p>
    <w:p w:rsidR="00000000" w:rsidDel="00000000" w:rsidP="00000000" w:rsidRDefault="00000000" w:rsidRPr="00000000" w14:paraId="00000612">
      <w:pPr>
        <w:numPr>
          <w:ilvl w:val="0"/>
          <w:numId w:val="2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Appeals to “healthy” and “prebiotic” marketing</w:t>
      </w:r>
    </w:p>
    <w:p w:rsidR="00000000" w:rsidDel="00000000" w:rsidP="00000000" w:rsidRDefault="00000000" w:rsidRPr="00000000" w14:paraId="00000613">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Why many practitioners recommend limiting it</w:t>
      </w:r>
    </w:p>
    <w:p w:rsidR="00000000" w:rsidDel="00000000" w:rsidP="00000000" w:rsidRDefault="00000000" w:rsidRPr="00000000" w14:paraId="00000614">
      <w:pPr>
        <w:numPr>
          <w:ilvl w:val="0"/>
          <w:numId w:val="1145"/>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Excessive intake → </w:t>
      </w:r>
      <w:r w:rsidDel="00000000" w:rsidR="00000000" w:rsidRPr="00000000">
        <w:rPr>
          <w:rFonts w:ascii="Times New Roman" w:cs="Times New Roman" w:eastAsia="Times New Roman" w:hAnsi="Times New Roman"/>
          <w:b w:val="1"/>
          <w:bCs w:val="1"/>
          <w:rtl w:val="0"/>
        </w:rPr>
        <w:t xml:space="preserve">bloating, gas, diarrhea</w:t>
      </w:r>
    </w:p>
    <w:p w:rsidR="00000000" w:rsidDel="00000000" w:rsidP="00000000" w:rsidRDefault="00000000" w:rsidRPr="00000000" w14:paraId="00000615">
      <w:pPr>
        <w:numPr>
          <w:ilvl w:val="0"/>
          <w:numId w:val="11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worsen </w:t>
      </w:r>
      <w:r w:rsidDel="00000000" w:rsidR="00000000" w:rsidRPr="00000000">
        <w:rPr>
          <w:rFonts w:ascii="Times New Roman" w:cs="Times New Roman" w:eastAsia="Times New Roman" w:hAnsi="Times New Roman"/>
          <w:b w:val="1"/>
          <w:bCs w:val="1"/>
          <w:rtl w:val="0"/>
        </w:rPr>
        <w:t xml:space="preserve">IBS, SIBO, or dysbiosis</w:t>
      </w:r>
    </w:p>
    <w:p w:rsidR="00000000" w:rsidDel="00000000" w:rsidP="00000000" w:rsidRDefault="00000000" w:rsidRPr="00000000" w14:paraId="00000616">
      <w:pPr>
        <w:numPr>
          <w:ilvl w:val="0"/>
          <w:numId w:val="11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processed forms often concentrated far above natural dietary amounts</w:t>
      </w:r>
    </w:p>
    <w:p w:rsidR="00000000" w:rsidDel="00000000" w:rsidP="00000000" w:rsidRDefault="00000000" w:rsidRPr="00000000" w14:paraId="00000617">
      <w:pPr>
        <w:numPr>
          <w:ilvl w:val="0"/>
          <w:numId w:val="114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exacerbate </w:t>
      </w:r>
      <w:r w:rsidDel="00000000" w:rsidR="00000000" w:rsidRPr="00000000">
        <w:rPr>
          <w:rFonts w:ascii="Times New Roman" w:cs="Times New Roman" w:eastAsia="Times New Roman" w:hAnsi="Times New Roman"/>
          <w:b w:val="1"/>
          <w:bCs w:val="1"/>
          <w:rtl w:val="0"/>
        </w:rPr>
        <w:t xml:space="preserve">fructose malabsorption symptoms</w:t>
      </w:r>
      <w:r w:rsidDel="00000000" w:rsidR="00000000" w:rsidRPr="00000000">
        <w:rPr>
          <w:rFonts w:ascii="Times New Roman" w:cs="Times New Roman" w:eastAsia="Times New Roman" w:hAnsi="Times New Roman"/>
          <w:rtl w:val="0"/>
        </w:rPr>
        <w:t xml:space="preserve"> in sensitive patients</w:t>
      </w:r>
    </w:p>
    <w:p w:rsidR="00000000" w:rsidDel="00000000" w:rsidP="00000000" w:rsidRDefault="00000000" w:rsidRPr="00000000" w14:paraId="00000618">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What happens in the body</w:t>
      </w:r>
    </w:p>
    <w:p w:rsidR="00000000" w:rsidDel="00000000" w:rsidP="00000000" w:rsidRDefault="00000000" w:rsidRPr="00000000" w14:paraId="00000619">
      <w:pPr>
        <w:numPr>
          <w:ilvl w:val="0"/>
          <w:numId w:val="1096"/>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Resistant to digestion in the small intestine → reaches colon intact</w:t>
      </w:r>
    </w:p>
    <w:p w:rsidR="00000000" w:rsidDel="00000000" w:rsidP="00000000" w:rsidRDefault="00000000" w:rsidRPr="00000000" w14:paraId="0000061A">
      <w:pPr>
        <w:numPr>
          <w:ilvl w:val="0"/>
          <w:numId w:val="109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Fermented by gut bacteria → produces </w:t>
      </w:r>
      <w:r w:rsidDel="00000000" w:rsidR="00000000" w:rsidRPr="00000000">
        <w:rPr>
          <w:rFonts w:ascii="Times New Roman" w:cs="Times New Roman" w:eastAsia="Times New Roman" w:hAnsi="Times New Roman"/>
          <w:b w:val="1"/>
          <w:bCs w:val="1"/>
          <w:rtl w:val="0"/>
        </w:rPr>
        <w:t xml:space="preserve">short-chain fatty acids (SCFAs)</w:t>
      </w:r>
    </w:p>
    <w:p w:rsidR="00000000" w:rsidDel="00000000" w:rsidP="00000000" w:rsidRDefault="00000000" w:rsidRPr="00000000" w14:paraId="0000061B">
      <w:pPr>
        <w:numPr>
          <w:ilvl w:val="0"/>
          <w:numId w:val="109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SCFAs can benefit gut health and microbiome diversity</w:t>
      </w:r>
    </w:p>
    <w:p w:rsidR="00000000" w:rsidDel="00000000" w:rsidP="00000000" w:rsidRDefault="00000000" w:rsidRPr="00000000" w14:paraId="0000061C">
      <w:pPr>
        <w:numPr>
          <w:ilvl w:val="0"/>
          <w:numId w:val="1096"/>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Overload → excessive gas, bloating, and mild digestive discomfort</w:t>
      </w:r>
    </w:p>
    <w:p w:rsidR="00000000" w:rsidDel="00000000" w:rsidP="00000000" w:rsidRDefault="00000000" w:rsidRPr="00000000" w14:paraId="000006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inulin is </w:t>
      </w:r>
      <w:r w:rsidDel="00000000" w:rsidR="00000000" w:rsidRPr="00000000">
        <w:rPr>
          <w:rFonts w:ascii="Times New Roman" w:cs="Times New Roman" w:eastAsia="Times New Roman" w:hAnsi="Times New Roman"/>
          <w:b w:val="1"/>
          <w:bCs w:val="1"/>
          <w:rtl w:val="0"/>
        </w:rPr>
        <w:t xml:space="preserve">healthy in moderation but disruptive in excess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1E">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6. Chronic illness links (associations &amp; mechanisms)</w:t>
      </w:r>
    </w:p>
    <w:p w:rsidR="00000000" w:rsidDel="00000000" w:rsidP="00000000" w:rsidRDefault="00000000" w:rsidRPr="00000000" w14:paraId="0000061F">
      <w:pPr>
        <w:numPr>
          <w:ilvl w:val="0"/>
          <w:numId w:val="99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 / SIBO / bloating and gas</w:t>
      </w:r>
    </w:p>
    <w:p w:rsidR="00000000" w:rsidDel="00000000" w:rsidP="00000000" w:rsidRDefault="00000000" w:rsidRPr="00000000" w14:paraId="00000620">
      <w:pPr>
        <w:numPr>
          <w:ilvl w:val="0"/>
          <w:numId w:val="99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Functional gut issues in children</w:t>
      </w:r>
    </w:p>
    <w:p w:rsidR="00000000" w:rsidDel="00000000" w:rsidP="00000000" w:rsidRDefault="00000000" w:rsidRPr="00000000" w14:paraId="00000621">
      <w:pPr>
        <w:numPr>
          <w:ilvl w:val="0"/>
          <w:numId w:val="99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Rarely triggers </w:t>
      </w:r>
      <w:r w:rsidDel="00000000" w:rsidR="00000000" w:rsidRPr="00000000">
        <w:rPr>
          <w:rFonts w:ascii="Times New Roman" w:cs="Times New Roman" w:eastAsia="Times New Roman" w:hAnsi="Times New Roman"/>
          <w:b w:val="1"/>
          <w:bCs w:val="1"/>
          <w:rtl w:val="0"/>
        </w:rPr>
        <w:t xml:space="preserve">fructose malabsorption</w:t>
      </w:r>
      <w:r w:rsidDel="00000000" w:rsidR="00000000" w:rsidRPr="00000000">
        <w:rPr>
          <w:rFonts w:ascii="Times New Roman" w:cs="Times New Roman" w:eastAsia="Times New Roman" w:hAnsi="Times New Roman"/>
          <w:rtl w:val="0"/>
        </w:rPr>
        <w:t xml:space="preserve"> symptoms</w:t>
      </w:r>
    </w:p>
    <w:p w:rsidR="00000000" w:rsidDel="00000000" w:rsidP="00000000" w:rsidRDefault="00000000" w:rsidRPr="00000000" w14:paraId="00000622">
      <w:pPr>
        <w:numPr>
          <w:ilvl w:val="0"/>
          <w:numId w:val="99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Excessive use can exacerbate </w:t>
      </w:r>
      <w:r w:rsidDel="00000000" w:rsidR="00000000" w:rsidRPr="00000000">
        <w:rPr>
          <w:rFonts w:ascii="Times New Roman" w:cs="Times New Roman" w:eastAsia="Times New Roman" w:hAnsi="Times New Roman"/>
          <w:b w:val="1"/>
          <w:bCs w:val="1"/>
          <w:rtl w:val="0"/>
        </w:rPr>
        <w:t xml:space="preserve">autoimmune gut flares</w:t>
      </w:r>
      <w:r w:rsidDel="00000000" w:rsidR="00000000" w:rsidRPr="00000000">
        <w:rPr>
          <w:rtl w:val="0"/>
        </w:rPr>
      </w:r>
    </w:p>
    <w:p w:rsidR="00000000" w:rsidDel="00000000" w:rsidP="00000000" w:rsidRDefault="00000000" w:rsidRPr="00000000" w14:paraId="00000623">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7. Where you’ll find it</w:t>
      </w:r>
    </w:p>
    <w:p w:rsidR="00000000" w:rsidDel="00000000" w:rsidP="00000000" w:rsidRDefault="00000000" w:rsidRPr="00000000" w14:paraId="00000624">
      <w:pPr>
        <w:numPr>
          <w:ilvl w:val="0"/>
          <w:numId w:val="3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High-fiber bars and shakes</w:t>
      </w:r>
    </w:p>
    <w:p w:rsidR="00000000" w:rsidDel="00000000" w:rsidP="00000000" w:rsidRDefault="00000000" w:rsidRPr="00000000" w14:paraId="00000625">
      <w:pPr>
        <w:numPr>
          <w:ilvl w:val="0"/>
          <w:numId w:val="3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Sugar-free or “low-carb” baked goods</w:t>
      </w:r>
    </w:p>
    <w:p w:rsidR="00000000" w:rsidDel="00000000" w:rsidP="00000000" w:rsidRDefault="00000000" w:rsidRPr="00000000" w14:paraId="00000626">
      <w:pPr>
        <w:numPr>
          <w:ilvl w:val="0"/>
          <w:numId w:val="3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foods and prebiotic supplements</w:t>
      </w:r>
    </w:p>
    <w:p w:rsidR="00000000" w:rsidDel="00000000" w:rsidP="00000000" w:rsidRDefault="00000000" w:rsidRPr="00000000" w14:paraId="00000627">
      <w:pPr>
        <w:numPr>
          <w:ilvl w:val="0"/>
          <w:numId w:val="3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Fiber-fortified snacks</w:t>
      </w:r>
    </w:p>
    <w:p w:rsidR="00000000" w:rsidDel="00000000" w:rsidP="00000000" w:rsidRDefault="00000000" w:rsidRPr="00000000" w14:paraId="00000628">
      <w:pPr>
        <w:numPr>
          <w:ilvl w:val="0"/>
          <w:numId w:val="3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“Gut-friendly” or digestive health products</w:t>
      </w:r>
    </w:p>
    <w:p w:rsidR="00000000" w:rsidDel="00000000" w:rsidP="00000000" w:rsidRDefault="00000000" w:rsidRPr="00000000" w14:paraId="000006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62A">
      <w:pPr>
        <w:numPr>
          <w:ilvl w:val="0"/>
          <w:numId w:val="69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Inulin</w:t>
      </w:r>
    </w:p>
    <w:p w:rsidR="00000000" w:rsidDel="00000000" w:rsidP="00000000" w:rsidRDefault="00000000" w:rsidRPr="00000000" w14:paraId="0000062B">
      <w:pPr>
        <w:numPr>
          <w:ilvl w:val="0"/>
          <w:numId w:val="69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Chicory root fiber</w:t>
      </w:r>
    </w:p>
    <w:p w:rsidR="00000000" w:rsidDel="00000000" w:rsidP="00000000" w:rsidRDefault="00000000" w:rsidRPr="00000000" w14:paraId="0000062C">
      <w:pPr>
        <w:numPr>
          <w:ilvl w:val="0"/>
          <w:numId w:val="69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Oligofructose (shorter-chain form)</w:t>
      </w:r>
    </w:p>
    <w:p w:rsidR="00000000" w:rsidDel="00000000" w:rsidP="00000000" w:rsidRDefault="00000000" w:rsidRPr="00000000" w14:paraId="0000062D">
      <w:pPr>
        <w:numPr>
          <w:ilvl w:val="0"/>
          <w:numId w:val="69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Fructooligosaccharides (FOS)</w:t>
      </w:r>
    </w:p>
    <w:p w:rsidR="00000000" w:rsidDel="00000000" w:rsidP="00000000" w:rsidRDefault="00000000" w:rsidRPr="00000000" w14:paraId="000006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F">
      <w:pPr>
        <w:spacing w:after="240" w:before="240"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Oligofructose</w:t>
      </w:r>
    </w:p>
    <w:p w:rsidR="00000000" w:rsidDel="00000000" w:rsidP="00000000" w:rsidRDefault="00000000" w:rsidRPr="00000000" w14:paraId="00000630">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Why people flag it</w:t>
      </w:r>
    </w:p>
    <w:p w:rsidR="00000000" w:rsidDel="00000000" w:rsidP="00000000" w:rsidRDefault="00000000" w:rsidRPr="00000000" w14:paraId="00000631">
      <w:pPr>
        <w:numPr>
          <w:ilvl w:val="0"/>
          <w:numId w:val="42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marketed as </w:t>
      </w:r>
      <w:r w:rsidDel="00000000" w:rsidR="00000000" w:rsidRPr="00000000">
        <w:rPr>
          <w:rFonts w:ascii="Times New Roman" w:cs="Times New Roman" w:eastAsia="Times New Roman" w:hAnsi="Times New Roman"/>
          <w:b w:val="1"/>
          <w:bCs w:val="1"/>
          <w:rtl w:val="0"/>
        </w:rPr>
        <w:t xml:space="preserve">prebiotic fiber</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“healthy sugar”</w:t>
      </w:r>
    </w:p>
    <w:p w:rsidR="00000000" w:rsidDel="00000000" w:rsidP="00000000" w:rsidRDefault="00000000" w:rsidRPr="00000000" w14:paraId="00000632">
      <w:pPr>
        <w:numPr>
          <w:ilvl w:val="0"/>
          <w:numId w:val="4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w:t>
      </w:r>
      <w:r w:rsidDel="00000000" w:rsidR="00000000" w:rsidRPr="00000000">
        <w:rPr>
          <w:rFonts w:ascii="Times New Roman" w:cs="Times New Roman" w:eastAsia="Times New Roman" w:hAnsi="Times New Roman"/>
          <w:b w:val="1"/>
          <w:bCs w:val="1"/>
          <w:rtl w:val="0"/>
        </w:rPr>
        <w:t xml:space="preserve">bloating, gas, diarrhea, or constipation</w:t>
      </w:r>
      <w:r w:rsidDel="00000000" w:rsidR="00000000" w:rsidRPr="00000000">
        <w:rPr>
          <w:rFonts w:ascii="Times New Roman" w:cs="Times New Roman" w:eastAsia="Times New Roman" w:hAnsi="Times New Roman"/>
          <w:rtl w:val="0"/>
        </w:rPr>
        <w:t xml:space="preserve">, especially when consumed in excess</w:t>
      </w:r>
    </w:p>
    <w:p w:rsidR="00000000" w:rsidDel="00000000" w:rsidP="00000000" w:rsidRDefault="00000000" w:rsidRPr="00000000" w14:paraId="00000633">
      <w:pPr>
        <w:numPr>
          <w:ilvl w:val="0"/>
          <w:numId w:val="4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in “high-fiber,” “sugar-free,” or “keto-friendly” products</w:t>
      </w:r>
    </w:p>
    <w:p w:rsidR="00000000" w:rsidDel="00000000" w:rsidP="00000000" w:rsidRDefault="00000000" w:rsidRPr="00000000" w14:paraId="00000634">
      <w:pPr>
        <w:numPr>
          <w:ilvl w:val="0"/>
          <w:numId w:val="42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by holistic practitioners because </w:t>
      </w:r>
      <w:r w:rsidDel="00000000" w:rsidR="00000000" w:rsidRPr="00000000">
        <w:rPr>
          <w:rFonts w:ascii="Times New Roman" w:cs="Times New Roman" w:eastAsia="Times New Roman" w:hAnsi="Times New Roman"/>
          <w:b w:val="1"/>
          <w:bCs w:val="1"/>
          <w:rtl w:val="0"/>
        </w:rPr>
        <w:t xml:space="preserve">it can destabilize sensitive guts if overused</w:t>
      </w:r>
      <w:r w:rsidDel="00000000" w:rsidR="00000000" w:rsidRPr="00000000">
        <w:rPr>
          <w:rtl w:val="0"/>
        </w:rPr>
      </w:r>
    </w:p>
    <w:p w:rsidR="00000000" w:rsidDel="00000000" w:rsidP="00000000" w:rsidRDefault="00000000" w:rsidRPr="00000000" w14:paraId="00000635">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What it is</w:t>
      </w:r>
    </w:p>
    <w:p w:rsidR="00000000" w:rsidDel="00000000" w:rsidP="00000000" w:rsidRDefault="00000000" w:rsidRPr="00000000" w14:paraId="00000636">
      <w:pPr>
        <w:numPr>
          <w:ilvl w:val="0"/>
          <w:numId w:val="94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short-chain fructan</w:t>
      </w:r>
      <w:r w:rsidDel="00000000" w:rsidR="00000000" w:rsidRPr="00000000">
        <w:rPr>
          <w:rFonts w:ascii="Times New Roman" w:cs="Times New Roman" w:eastAsia="Times New Roman" w:hAnsi="Times New Roman"/>
          <w:rtl w:val="0"/>
        </w:rPr>
        <w:t xml:space="preserve">, usually derived from:</w:t>
      </w:r>
    </w:p>
    <w:p w:rsidR="00000000" w:rsidDel="00000000" w:rsidP="00000000" w:rsidRDefault="00000000" w:rsidRPr="00000000" w14:paraId="00000637">
      <w:pPr>
        <w:numPr>
          <w:ilvl w:val="1"/>
          <w:numId w:val="94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Chicory root</w:t>
      </w:r>
    </w:p>
    <w:p w:rsidR="00000000" w:rsidDel="00000000" w:rsidP="00000000" w:rsidRDefault="00000000" w:rsidRPr="00000000" w14:paraId="00000638">
      <w:pPr>
        <w:numPr>
          <w:ilvl w:val="1"/>
          <w:numId w:val="94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Jerusalem artichoke</w:t>
      </w:r>
    </w:p>
    <w:p w:rsidR="00000000" w:rsidDel="00000000" w:rsidP="00000000" w:rsidRDefault="00000000" w:rsidRPr="00000000" w14:paraId="00000639">
      <w:pPr>
        <w:numPr>
          <w:ilvl w:val="0"/>
          <w:numId w:val="9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Essentially a </w:t>
      </w:r>
      <w:r w:rsidDel="00000000" w:rsidR="00000000" w:rsidRPr="00000000">
        <w:rPr>
          <w:rFonts w:ascii="Times New Roman" w:cs="Times New Roman" w:eastAsia="Times New Roman" w:hAnsi="Times New Roman"/>
          <w:b w:val="1"/>
          <w:bCs w:val="1"/>
          <w:rtl w:val="0"/>
        </w:rPr>
        <w:t xml:space="preserve">smaller-chain version of inulin</w:t>
      </w:r>
    </w:p>
    <w:p w:rsidR="00000000" w:rsidDel="00000000" w:rsidP="00000000" w:rsidRDefault="00000000" w:rsidRPr="00000000" w14:paraId="0000063A">
      <w:pPr>
        <w:numPr>
          <w:ilvl w:val="0"/>
          <w:numId w:val="9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Soluble fiber resistant to digestion in the small intestine → fermented by gut bacteria in the colon</w:t>
      </w:r>
    </w:p>
    <w:p w:rsidR="00000000" w:rsidDel="00000000" w:rsidP="00000000" w:rsidRDefault="00000000" w:rsidRPr="00000000" w14:paraId="0000063B">
      <w:pPr>
        <w:numPr>
          <w:ilvl w:val="0"/>
          <w:numId w:val="94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Prebiotic properties: feeds beneficial gut bacteria like </w:t>
      </w:r>
      <w:r w:rsidDel="00000000" w:rsidR="00000000" w:rsidRPr="00000000">
        <w:rPr>
          <w:rFonts w:ascii="Times New Roman" w:cs="Times New Roman" w:eastAsia="Times New Roman" w:hAnsi="Times New Roman"/>
          <w:b w:val="1"/>
          <w:bCs w:val="1"/>
          <w:rtl w:val="0"/>
        </w:rPr>
        <w:t xml:space="preserve">Bifidobacteria</w:t>
      </w:r>
    </w:p>
    <w:p w:rsidR="00000000" w:rsidDel="00000000" w:rsidP="00000000" w:rsidRDefault="00000000" w:rsidRPr="00000000" w14:paraId="000006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Think of it as </w:t>
      </w:r>
      <w:r w:rsidDel="00000000" w:rsidR="00000000" w:rsidRPr="00000000">
        <w:rPr>
          <w:rFonts w:ascii="Times New Roman" w:cs="Times New Roman" w:eastAsia="Times New Roman" w:hAnsi="Times New Roman"/>
          <w:b w:val="1"/>
          <w:bCs w:val="1"/>
          <w:rtl w:val="0"/>
        </w:rPr>
        <w:t xml:space="preserve">“prebiotic fiber in concentrated form”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3D">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Why food companies use it</w:t>
      </w:r>
    </w:p>
    <w:p w:rsidR="00000000" w:rsidDel="00000000" w:rsidP="00000000" w:rsidRDefault="00000000" w:rsidRPr="00000000" w14:paraId="0000063E">
      <w:pPr>
        <w:numPr>
          <w:ilvl w:val="0"/>
          <w:numId w:val="99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fiber to meet label claims</w:t>
      </w:r>
    </w:p>
    <w:p w:rsidR="00000000" w:rsidDel="00000000" w:rsidP="00000000" w:rsidRDefault="00000000" w:rsidRPr="00000000" w14:paraId="0000063F">
      <w:pPr>
        <w:numPr>
          <w:ilvl w:val="0"/>
          <w:numId w:val="99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w:t>
      </w:r>
      <w:r w:rsidDel="00000000" w:rsidR="00000000" w:rsidRPr="00000000">
        <w:rPr>
          <w:rFonts w:ascii="Times New Roman" w:cs="Times New Roman" w:eastAsia="Times New Roman" w:hAnsi="Times New Roman"/>
          <w:b w:val="1"/>
          <w:bCs w:val="1"/>
          <w:rtl w:val="0"/>
        </w:rPr>
        <w:t xml:space="preserve">gut-friendly, low-calorie, sugar-reducing</w:t>
      </w:r>
    </w:p>
    <w:p w:rsidR="00000000" w:rsidDel="00000000" w:rsidP="00000000" w:rsidRDefault="00000000" w:rsidRPr="00000000" w14:paraId="00000640">
      <w:pPr>
        <w:numPr>
          <w:ilvl w:val="0"/>
          <w:numId w:val="99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texture and bulk</w:t>
      </w:r>
      <w:r w:rsidDel="00000000" w:rsidR="00000000" w:rsidRPr="00000000">
        <w:rPr>
          <w:rFonts w:ascii="Times New Roman" w:cs="Times New Roman" w:eastAsia="Times New Roman" w:hAnsi="Times New Roman"/>
          <w:rtl w:val="0"/>
        </w:rPr>
        <w:t xml:space="preserve"> in bars, powders, and baked goods</w:t>
      </w:r>
    </w:p>
    <w:p w:rsidR="00000000" w:rsidDel="00000000" w:rsidP="00000000" w:rsidRDefault="00000000" w:rsidRPr="00000000" w14:paraId="00000641">
      <w:pPr>
        <w:numPr>
          <w:ilvl w:val="0"/>
          <w:numId w:val="99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Shelf-stable, cheap, and “natural-sounding”</w:t>
      </w:r>
    </w:p>
    <w:p w:rsidR="00000000" w:rsidDel="00000000" w:rsidP="00000000" w:rsidRDefault="00000000" w:rsidRPr="00000000" w14:paraId="000006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essentially a </w:t>
      </w:r>
      <w:r w:rsidDel="00000000" w:rsidR="00000000" w:rsidRPr="00000000">
        <w:rPr>
          <w:rFonts w:ascii="Times New Roman" w:cs="Times New Roman" w:eastAsia="Times New Roman" w:hAnsi="Times New Roman"/>
          <w:b w:val="1"/>
          <w:bCs w:val="1"/>
          <w:rtl w:val="0"/>
        </w:rPr>
        <w:t xml:space="preserve">functional ingredient for marketing and texture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43">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Why many practitioners recommend limiting it</w:t>
      </w:r>
    </w:p>
    <w:p w:rsidR="00000000" w:rsidDel="00000000" w:rsidP="00000000" w:rsidRDefault="00000000" w:rsidRPr="00000000" w14:paraId="00000644">
      <w:pPr>
        <w:numPr>
          <w:ilvl w:val="0"/>
          <w:numId w:val="910"/>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Overconsumption → </w:t>
      </w:r>
      <w:r w:rsidDel="00000000" w:rsidR="00000000" w:rsidRPr="00000000">
        <w:rPr>
          <w:rFonts w:ascii="Times New Roman" w:cs="Times New Roman" w:eastAsia="Times New Roman" w:hAnsi="Times New Roman"/>
          <w:b w:val="1"/>
          <w:bCs w:val="1"/>
          <w:rtl w:val="0"/>
        </w:rPr>
        <w:t xml:space="preserve">bloating, gas, diarrhea</w:t>
      </w:r>
    </w:p>
    <w:p w:rsidR="00000000" w:rsidDel="00000000" w:rsidP="00000000" w:rsidRDefault="00000000" w:rsidRPr="00000000" w14:paraId="00000645">
      <w:pPr>
        <w:numPr>
          <w:ilvl w:val="0"/>
          <w:numId w:val="9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worsen </w:t>
      </w:r>
      <w:r w:rsidDel="00000000" w:rsidR="00000000" w:rsidRPr="00000000">
        <w:rPr>
          <w:rFonts w:ascii="Times New Roman" w:cs="Times New Roman" w:eastAsia="Times New Roman" w:hAnsi="Times New Roman"/>
          <w:b w:val="1"/>
          <w:bCs w:val="1"/>
          <w:rtl w:val="0"/>
        </w:rPr>
        <w:t xml:space="preserve">IBS, SIBO, or dysbiosis</w:t>
      </w:r>
    </w:p>
    <w:p w:rsidR="00000000" w:rsidDel="00000000" w:rsidP="00000000" w:rsidRDefault="00000000" w:rsidRPr="00000000" w14:paraId="00000646">
      <w:pPr>
        <w:numPr>
          <w:ilvl w:val="0"/>
          <w:numId w:val="9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concentrated far above natural dietary amounts in processed foods</w:t>
      </w:r>
    </w:p>
    <w:p w:rsidR="00000000" w:rsidDel="00000000" w:rsidP="00000000" w:rsidRDefault="00000000" w:rsidRPr="00000000" w14:paraId="00000647">
      <w:pPr>
        <w:numPr>
          <w:ilvl w:val="0"/>
          <w:numId w:val="9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trigger </w:t>
      </w:r>
      <w:r w:rsidDel="00000000" w:rsidR="00000000" w:rsidRPr="00000000">
        <w:rPr>
          <w:rFonts w:ascii="Times New Roman" w:cs="Times New Roman" w:eastAsia="Times New Roman" w:hAnsi="Times New Roman"/>
          <w:b w:val="1"/>
          <w:bCs w:val="1"/>
          <w:rtl w:val="0"/>
        </w:rPr>
        <w:t xml:space="preserve">fructose malabsorption</w:t>
      </w:r>
      <w:r w:rsidDel="00000000" w:rsidR="00000000" w:rsidRPr="00000000">
        <w:rPr>
          <w:rFonts w:ascii="Times New Roman" w:cs="Times New Roman" w:eastAsia="Times New Roman" w:hAnsi="Times New Roman"/>
          <w:rtl w:val="0"/>
        </w:rPr>
        <w:t xml:space="preserve"> in sensitive individuals</w:t>
      </w:r>
    </w:p>
    <w:p w:rsidR="00000000" w:rsidDel="00000000" w:rsidP="00000000" w:rsidRDefault="00000000" w:rsidRPr="00000000" w14:paraId="00000648">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What happens in the body</w:t>
      </w:r>
    </w:p>
    <w:p w:rsidR="00000000" w:rsidDel="00000000" w:rsidP="00000000" w:rsidRDefault="00000000" w:rsidRPr="00000000" w14:paraId="00000649">
      <w:pPr>
        <w:numPr>
          <w:ilvl w:val="0"/>
          <w:numId w:val="901"/>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Resistant to small intestinal digestion → reaches colon intact</w:t>
      </w:r>
    </w:p>
    <w:p w:rsidR="00000000" w:rsidDel="00000000" w:rsidP="00000000" w:rsidRDefault="00000000" w:rsidRPr="00000000" w14:paraId="0000064A">
      <w:pPr>
        <w:numPr>
          <w:ilvl w:val="0"/>
          <w:numId w:val="90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Fermented by gut bacteria → produces </w:t>
      </w:r>
      <w:r w:rsidDel="00000000" w:rsidR="00000000" w:rsidRPr="00000000">
        <w:rPr>
          <w:rFonts w:ascii="Times New Roman" w:cs="Times New Roman" w:eastAsia="Times New Roman" w:hAnsi="Times New Roman"/>
          <w:b w:val="1"/>
          <w:bCs w:val="1"/>
          <w:rtl w:val="0"/>
        </w:rPr>
        <w:t xml:space="preserve">short-chain fatty acids (SCFAs)</w:t>
      </w:r>
    </w:p>
    <w:p w:rsidR="00000000" w:rsidDel="00000000" w:rsidP="00000000" w:rsidRDefault="00000000" w:rsidRPr="00000000" w14:paraId="0000064B">
      <w:pPr>
        <w:numPr>
          <w:ilvl w:val="0"/>
          <w:numId w:val="90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Overload → excessive gas, bloating, cramping</w:t>
      </w:r>
    </w:p>
    <w:p w:rsidR="00000000" w:rsidDel="00000000" w:rsidP="00000000" w:rsidRDefault="00000000" w:rsidRPr="00000000" w14:paraId="0000064C">
      <w:pPr>
        <w:numPr>
          <w:ilvl w:val="0"/>
          <w:numId w:val="90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mildly affect blood sugar through fermentation in the gut in sensitive patients</w:t>
      </w:r>
    </w:p>
    <w:p w:rsidR="00000000" w:rsidDel="00000000" w:rsidP="00000000" w:rsidRDefault="00000000" w:rsidRPr="00000000" w14:paraId="0000064D">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6. Chronic illness links (associations &amp; mechanisms)</w:t>
      </w:r>
    </w:p>
    <w:p w:rsidR="00000000" w:rsidDel="00000000" w:rsidP="00000000" w:rsidRDefault="00000000" w:rsidRPr="00000000" w14:paraId="0000064E">
      <w:pPr>
        <w:numPr>
          <w:ilvl w:val="0"/>
          <w:numId w:val="26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 / SIBO / bloating and gas</w:t>
      </w:r>
    </w:p>
    <w:p w:rsidR="00000000" w:rsidDel="00000000" w:rsidP="00000000" w:rsidRDefault="00000000" w:rsidRPr="00000000" w14:paraId="0000064F">
      <w:pPr>
        <w:numPr>
          <w:ilvl w:val="0"/>
          <w:numId w:val="2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Functional gut issues in children</w:t>
      </w:r>
    </w:p>
    <w:p w:rsidR="00000000" w:rsidDel="00000000" w:rsidP="00000000" w:rsidRDefault="00000000" w:rsidRPr="00000000" w14:paraId="00000650">
      <w:pPr>
        <w:numPr>
          <w:ilvl w:val="0"/>
          <w:numId w:val="2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Excessive intake → may exacerbate </w:t>
      </w:r>
      <w:r w:rsidDel="00000000" w:rsidR="00000000" w:rsidRPr="00000000">
        <w:rPr>
          <w:rFonts w:ascii="Times New Roman" w:cs="Times New Roman" w:eastAsia="Times New Roman" w:hAnsi="Times New Roman"/>
          <w:b w:val="1"/>
          <w:bCs w:val="1"/>
          <w:rtl w:val="0"/>
        </w:rPr>
        <w:t xml:space="preserve">autoimmune gut flares</w:t>
      </w:r>
    </w:p>
    <w:p w:rsidR="00000000" w:rsidDel="00000000" w:rsidP="00000000" w:rsidRDefault="00000000" w:rsidRPr="00000000" w14:paraId="00000651">
      <w:pPr>
        <w:numPr>
          <w:ilvl w:val="0"/>
          <w:numId w:val="26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Rarely affects blood sugar, but sensitive patients may notice </w:t>
      </w:r>
      <w:r w:rsidDel="00000000" w:rsidR="00000000" w:rsidRPr="00000000">
        <w:rPr>
          <w:rFonts w:ascii="Times New Roman" w:cs="Times New Roman" w:eastAsia="Times New Roman" w:hAnsi="Times New Roman"/>
          <w:b w:val="1"/>
          <w:bCs w:val="1"/>
          <w:rtl w:val="0"/>
        </w:rPr>
        <w:t xml:space="preserve">gut and metabolic symptoms</w:t>
      </w:r>
      <w:r w:rsidDel="00000000" w:rsidR="00000000" w:rsidRPr="00000000">
        <w:rPr>
          <w:rtl w:val="0"/>
        </w:rPr>
      </w:r>
    </w:p>
    <w:p w:rsidR="00000000" w:rsidDel="00000000" w:rsidP="00000000" w:rsidRDefault="00000000" w:rsidRPr="00000000" w14:paraId="00000652">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7. Where you’ll find it</w:t>
      </w:r>
    </w:p>
    <w:p w:rsidR="00000000" w:rsidDel="00000000" w:rsidP="00000000" w:rsidRDefault="00000000" w:rsidRPr="00000000" w14:paraId="00000653">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High-fiber and “prebiotic” bars</w:t>
      </w:r>
    </w:p>
    <w:p w:rsidR="00000000" w:rsidDel="00000000" w:rsidP="00000000" w:rsidRDefault="00000000" w:rsidRPr="00000000" w14:paraId="00000654">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powders and shakes</w:t>
      </w:r>
    </w:p>
    <w:p w:rsidR="00000000" w:rsidDel="00000000" w:rsidP="00000000" w:rsidRDefault="00000000" w:rsidRPr="00000000" w14:paraId="00000655">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Meal replacement products</w:t>
      </w:r>
    </w:p>
    <w:p w:rsidR="00000000" w:rsidDel="00000000" w:rsidP="00000000" w:rsidRDefault="00000000" w:rsidRPr="00000000" w14:paraId="00000656">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Sugar-free or low-carb baked goods</w:t>
      </w:r>
    </w:p>
    <w:p w:rsidR="00000000" w:rsidDel="00000000" w:rsidP="00000000" w:rsidRDefault="00000000" w:rsidRPr="00000000" w14:paraId="00000657">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gut-health supplements</w:t>
      </w:r>
    </w:p>
    <w:p w:rsidR="00000000" w:rsidDel="00000000" w:rsidP="00000000" w:rsidRDefault="00000000" w:rsidRPr="00000000" w14:paraId="000006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659">
      <w:pPr>
        <w:numPr>
          <w:ilvl w:val="0"/>
          <w:numId w:val="5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Oligofructose</w:t>
      </w:r>
    </w:p>
    <w:p w:rsidR="00000000" w:rsidDel="00000000" w:rsidP="00000000" w:rsidRDefault="00000000" w:rsidRPr="00000000" w14:paraId="0000065A">
      <w:pPr>
        <w:numPr>
          <w:ilvl w:val="0"/>
          <w:numId w:val="5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FOS (Fructooligosaccharides)</w:t>
      </w:r>
    </w:p>
    <w:p w:rsidR="00000000" w:rsidDel="00000000" w:rsidP="00000000" w:rsidRDefault="00000000" w:rsidRPr="00000000" w14:paraId="0000065B">
      <w:pPr>
        <w:numPr>
          <w:ilvl w:val="0"/>
          <w:numId w:val="5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Short-chain inulin</w:t>
      </w:r>
    </w:p>
    <w:p w:rsidR="00000000" w:rsidDel="00000000" w:rsidP="00000000" w:rsidRDefault="00000000" w:rsidRPr="00000000" w14:paraId="0000065C">
      <w:pPr>
        <w:numPr>
          <w:ilvl w:val="0"/>
          <w:numId w:val="5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Chicory root fiber (when blended with inulin)</w:t>
      </w:r>
    </w:p>
    <w:p w:rsidR="00000000" w:rsidDel="00000000" w:rsidP="00000000" w:rsidRDefault="00000000" w:rsidRPr="00000000" w14:paraId="0000065D">
      <w:pPr>
        <w:spacing w:after="240" w:before="240" w:line="276.0005454545455" w:lineRule="auto"/>
        <w:rPr>
          <w:rFonts w:ascii="Times New Roman" w:cs="Times New Roman" w:eastAsia="Times New Roman" w:hAnsi="Times New Roman"/>
          <w:b w:val="1"/>
          <w:bCs w:val="1"/>
          <w:color w:val="ee0000"/>
          <w:sz w:val="52"/>
          <w:szCs w:val="52"/>
          <w:u w:val="single"/>
        </w:rPr>
      </w:pPr>
      <w:r w:rsidDel="00000000" w:rsidR="00000000" w:rsidRPr="00000000">
        <w:rPr>
          <w:rFonts w:ascii="Times New Roman" w:cs="Times New Roman" w:eastAsia="Times New Roman" w:hAnsi="Times New Roman"/>
          <w:b w:val="1"/>
          <w:bCs w:val="1"/>
          <w:color w:val="ee0000"/>
          <w:sz w:val="52"/>
          <w:szCs w:val="52"/>
          <w:u w:val="single"/>
          <w:rtl w:val="0"/>
        </w:rPr>
        <w:t xml:space="preserve"> </w:t>
      </w:r>
    </w:p>
    <w:p w:rsidR="00000000" w:rsidDel="00000000" w:rsidP="00000000" w:rsidRDefault="00000000" w:rsidRPr="00000000" w14:paraId="0000065E">
      <w:pPr>
        <w:spacing w:after="240" w:before="240" w:line="276.0005454545455" w:lineRule="auto"/>
        <w:rPr>
          <w:rFonts w:ascii="Times New Roman" w:cs="Times New Roman" w:eastAsia="Times New Roman" w:hAnsi="Times New Roman"/>
          <w:b w:val="1"/>
          <w:bCs w:val="1"/>
          <w:color w:val="ee0000"/>
          <w:sz w:val="52"/>
          <w:szCs w:val="52"/>
          <w:u w:val="single"/>
        </w:rPr>
      </w:pPr>
      <w:r w:rsidDel="00000000" w:rsidR="00000000" w:rsidRPr="00000000">
        <w:rPr>
          <w:rFonts w:ascii="Times New Roman" w:cs="Times New Roman" w:eastAsia="Times New Roman" w:hAnsi="Times New Roman"/>
          <w:b w:val="1"/>
          <w:bCs w:val="1"/>
          <w:color w:val="ee0000"/>
          <w:sz w:val="52"/>
          <w:szCs w:val="52"/>
          <w:u w:val="single"/>
          <w:rtl w:val="0"/>
        </w:rPr>
        <w:t xml:space="preserve"> </w:t>
      </w:r>
    </w:p>
    <w:p w:rsidR="00000000" w:rsidDel="00000000" w:rsidP="00000000" w:rsidRDefault="00000000" w:rsidRPr="00000000" w14:paraId="0000065F">
      <w:pPr>
        <w:spacing w:after="240" w:before="240" w:line="276.0005454545455" w:lineRule="auto"/>
        <w:rPr>
          <w:rFonts w:ascii="Times New Roman" w:cs="Times New Roman" w:eastAsia="Times New Roman" w:hAnsi="Times New Roman"/>
          <w:b w:val="1"/>
          <w:bCs w:val="1"/>
          <w:color w:val="ee0000"/>
          <w:sz w:val="52"/>
          <w:szCs w:val="52"/>
          <w:u w:val="single"/>
        </w:rPr>
      </w:pPr>
      <w:r w:rsidDel="00000000" w:rsidR="00000000" w:rsidRPr="00000000">
        <w:rPr>
          <w:rFonts w:ascii="Times New Roman" w:cs="Times New Roman" w:eastAsia="Times New Roman" w:hAnsi="Times New Roman"/>
          <w:b w:val="1"/>
          <w:bCs w:val="1"/>
          <w:color w:val="ee0000"/>
          <w:sz w:val="52"/>
          <w:szCs w:val="52"/>
          <w:u w:val="single"/>
          <w:rtl w:val="0"/>
        </w:rPr>
        <w:t xml:space="preserve"> </w:t>
      </w:r>
    </w:p>
    <w:p w:rsidR="00000000" w:rsidDel="00000000" w:rsidP="00000000" w:rsidRDefault="00000000" w:rsidRPr="00000000" w14:paraId="00000660">
      <w:pPr>
        <w:spacing w:after="240" w:before="240"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1">
      <w:pPr>
        <w:spacing w:after="240" w:before="240"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2">
      <w:pPr>
        <w:spacing w:after="200"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Fructooligosaccharides (FOS)</w:t>
      </w:r>
    </w:p>
    <w:p w:rsidR="00000000" w:rsidDel="00000000" w:rsidP="00000000" w:rsidRDefault="00000000" w:rsidRPr="00000000" w14:paraId="00000663">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Why people flag it</w:t>
      </w:r>
    </w:p>
    <w:p w:rsidR="00000000" w:rsidDel="00000000" w:rsidP="00000000" w:rsidRDefault="00000000" w:rsidRPr="00000000" w14:paraId="00000664">
      <w:pPr>
        <w:numPr>
          <w:ilvl w:val="0"/>
          <w:numId w:val="74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w:t>
      </w:r>
      <w:r w:rsidDel="00000000" w:rsidR="00000000" w:rsidRPr="00000000">
        <w:rPr>
          <w:rFonts w:ascii="Times New Roman" w:cs="Times New Roman" w:eastAsia="Times New Roman" w:hAnsi="Times New Roman"/>
          <w:b w:val="1"/>
          <w:bCs w:val="1"/>
          <w:rtl w:val="0"/>
        </w:rPr>
        <w:t xml:space="preserve">prebiotic fiber</w:t>
      </w:r>
      <w:r w:rsidDel="00000000" w:rsidR="00000000" w:rsidRPr="00000000">
        <w:rPr>
          <w:rFonts w:ascii="Times New Roman" w:cs="Times New Roman" w:eastAsia="Times New Roman" w:hAnsi="Times New Roman"/>
          <w:rtl w:val="0"/>
        </w:rPr>
        <w:t xml:space="preserve"> in bars, shakes, and low-sugar products</w:t>
      </w:r>
    </w:p>
    <w:p w:rsidR="00000000" w:rsidDel="00000000" w:rsidP="00000000" w:rsidRDefault="00000000" w:rsidRPr="00000000" w14:paraId="00000665">
      <w:pPr>
        <w:numPr>
          <w:ilvl w:val="0"/>
          <w:numId w:val="7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w:t>
      </w:r>
      <w:r w:rsidDel="00000000" w:rsidR="00000000" w:rsidRPr="00000000">
        <w:rPr>
          <w:rFonts w:ascii="Times New Roman" w:cs="Times New Roman" w:eastAsia="Times New Roman" w:hAnsi="Times New Roman"/>
          <w:b w:val="1"/>
          <w:bCs w:val="1"/>
          <w:rtl w:val="0"/>
        </w:rPr>
        <w:t xml:space="preserve">bloating, gas, diarrhea, or constipation</w:t>
      </w:r>
      <w:r w:rsidDel="00000000" w:rsidR="00000000" w:rsidRPr="00000000">
        <w:rPr>
          <w:rFonts w:ascii="Times New Roman" w:cs="Times New Roman" w:eastAsia="Times New Roman" w:hAnsi="Times New Roman"/>
          <w:rtl w:val="0"/>
        </w:rPr>
        <w:t xml:space="preserve">, especially in sensitive individuals</w:t>
      </w:r>
    </w:p>
    <w:p w:rsidR="00000000" w:rsidDel="00000000" w:rsidP="00000000" w:rsidRDefault="00000000" w:rsidRPr="00000000" w14:paraId="00000666">
      <w:pPr>
        <w:numPr>
          <w:ilvl w:val="0"/>
          <w:numId w:val="7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hidden in “high-fiber,” “keto-friendly,” or sugar-reduced foods</w:t>
      </w:r>
    </w:p>
    <w:p w:rsidR="00000000" w:rsidDel="00000000" w:rsidP="00000000" w:rsidRDefault="00000000" w:rsidRPr="00000000" w14:paraId="00000667">
      <w:pPr>
        <w:numPr>
          <w:ilvl w:val="0"/>
          <w:numId w:val="74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Holistic practitioners flag it because </w:t>
      </w:r>
      <w:r w:rsidDel="00000000" w:rsidR="00000000" w:rsidRPr="00000000">
        <w:rPr>
          <w:rFonts w:ascii="Times New Roman" w:cs="Times New Roman" w:eastAsia="Times New Roman" w:hAnsi="Times New Roman"/>
          <w:b w:val="1"/>
          <w:bCs w:val="1"/>
          <w:rtl w:val="0"/>
        </w:rPr>
        <w:t xml:space="preserve">overconsumption can destabilize sensitive guts</w:t>
      </w:r>
      <w:r w:rsidDel="00000000" w:rsidR="00000000" w:rsidRPr="00000000">
        <w:rPr>
          <w:rtl w:val="0"/>
        </w:rPr>
      </w:r>
    </w:p>
    <w:p w:rsidR="00000000" w:rsidDel="00000000" w:rsidP="00000000" w:rsidRDefault="00000000" w:rsidRPr="00000000" w14:paraId="00000668">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What it is</w:t>
      </w:r>
    </w:p>
    <w:p w:rsidR="00000000" w:rsidDel="00000000" w:rsidP="00000000" w:rsidRDefault="00000000" w:rsidRPr="00000000" w14:paraId="00000669">
      <w:pPr>
        <w:numPr>
          <w:ilvl w:val="0"/>
          <w:numId w:val="40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short-chain fructan</w:t>
      </w:r>
      <w:r w:rsidDel="00000000" w:rsidR="00000000" w:rsidRPr="00000000">
        <w:rPr>
          <w:rFonts w:ascii="Times New Roman" w:cs="Times New Roman" w:eastAsia="Times New Roman" w:hAnsi="Times New Roman"/>
          <w:rtl w:val="0"/>
        </w:rPr>
        <w:t xml:space="preserve">, usually derived from:</w:t>
      </w:r>
    </w:p>
    <w:p w:rsidR="00000000" w:rsidDel="00000000" w:rsidP="00000000" w:rsidRDefault="00000000" w:rsidRPr="00000000" w14:paraId="0000066A">
      <w:pPr>
        <w:numPr>
          <w:ilvl w:val="1"/>
          <w:numId w:val="40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Chicory root</w:t>
      </w:r>
    </w:p>
    <w:p w:rsidR="00000000" w:rsidDel="00000000" w:rsidP="00000000" w:rsidRDefault="00000000" w:rsidRPr="00000000" w14:paraId="0000066B">
      <w:pPr>
        <w:numPr>
          <w:ilvl w:val="1"/>
          <w:numId w:val="40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Jerusalem artichoke</w:t>
      </w:r>
    </w:p>
    <w:p w:rsidR="00000000" w:rsidDel="00000000" w:rsidP="00000000" w:rsidRDefault="00000000" w:rsidRPr="00000000" w14:paraId="0000066C">
      <w:pPr>
        <w:numPr>
          <w:ilvl w:val="1"/>
          <w:numId w:val="40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Agave</w:t>
      </w:r>
    </w:p>
    <w:p w:rsidR="00000000" w:rsidDel="00000000" w:rsidP="00000000" w:rsidRDefault="00000000" w:rsidRPr="00000000" w14:paraId="0000066D">
      <w:pPr>
        <w:numPr>
          <w:ilvl w:val="0"/>
          <w:numId w:val="40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Soluble fiber resistant to digestion in the small intestine → fermented by gut bacteria in the colon</w:t>
      </w:r>
    </w:p>
    <w:p w:rsidR="00000000" w:rsidDel="00000000" w:rsidP="00000000" w:rsidRDefault="00000000" w:rsidRPr="00000000" w14:paraId="0000066E">
      <w:pPr>
        <w:numPr>
          <w:ilvl w:val="0"/>
          <w:numId w:val="40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Prebiotic: feeds beneficial bacteria, especially </w:t>
      </w:r>
      <w:r w:rsidDel="00000000" w:rsidR="00000000" w:rsidRPr="00000000">
        <w:rPr>
          <w:rFonts w:ascii="Times New Roman" w:cs="Times New Roman" w:eastAsia="Times New Roman" w:hAnsi="Times New Roman"/>
          <w:b w:val="1"/>
          <w:bCs w:val="1"/>
          <w:rtl w:val="0"/>
        </w:rPr>
        <w:t xml:space="preserve">Bifidobacteria</w:t>
      </w:r>
    </w:p>
    <w:p w:rsidR="00000000" w:rsidDel="00000000" w:rsidP="00000000" w:rsidRDefault="00000000" w:rsidRPr="00000000" w14:paraId="0000066F">
      <w:pPr>
        <w:numPr>
          <w:ilvl w:val="0"/>
          <w:numId w:val="40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Naturally occurs in some foods, but </w:t>
      </w:r>
      <w:r w:rsidDel="00000000" w:rsidR="00000000" w:rsidRPr="00000000">
        <w:rPr>
          <w:rFonts w:ascii="Times New Roman" w:cs="Times New Roman" w:eastAsia="Times New Roman" w:hAnsi="Times New Roman"/>
          <w:b w:val="1"/>
          <w:bCs w:val="1"/>
          <w:rtl w:val="0"/>
        </w:rPr>
        <w:t xml:space="preserve">processed forms are concentrated</w:t>
      </w:r>
    </w:p>
    <w:p w:rsidR="00000000" w:rsidDel="00000000" w:rsidP="00000000" w:rsidRDefault="00000000" w:rsidRPr="00000000" w14:paraId="000006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Think of it as </w:t>
      </w:r>
      <w:r w:rsidDel="00000000" w:rsidR="00000000" w:rsidRPr="00000000">
        <w:rPr>
          <w:rFonts w:ascii="Times New Roman" w:cs="Times New Roman" w:eastAsia="Times New Roman" w:hAnsi="Times New Roman"/>
          <w:b w:val="1"/>
          <w:bCs w:val="1"/>
          <w:rtl w:val="0"/>
        </w:rPr>
        <w:t xml:space="preserve">“prebiotic fiber in concentrated form”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71">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Why food companies use it</w:t>
      </w:r>
    </w:p>
    <w:p w:rsidR="00000000" w:rsidDel="00000000" w:rsidP="00000000" w:rsidRDefault="00000000" w:rsidRPr="00000000" w14:paraId="00000672">
      <w:pPr>
        <w:numPr>
          <w:ilvl w:val="0"/>
          <w:numId w:val="96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fiber content</w:t>
      </w:r>
      <w:r w:rsidDel="00000000" w:rsidR="00000000" w:rsidRPr="00000000">
        <w:rPr>
          <w:rFonts w:ascii="Times New Roman" w:cs="Times New Roman" w:eastAsia="Times New Roman" w:hAnsi="Times New Roman"/>
          <w:rtl w:val="0"/>
        </w:rPr>
        <w:t xml:space="preserve"> for nutrition labeling</w:t>
      </w:r>
    </w:p>
    <w:p w:rsidR="00000000" w:rsidDel="00000000" w:rsidP="00000000" w:rsidRDefault="00000000" w:rsidRPr="00000000" w14:paraId="00000673">
      <w:pPr>
        <w:numPr>
          <w:ilvl w:val="0"/>
          <w:numId w:val="9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w:t>
      </w:r>
      <w:r w:rsidDel="00000000" w:rsidR="00000000" w:rsidRPr="00000000">
        <w:rPr>
          <w:rFonts w:ascii="Times New Roman" w:cs="Times New Roman" w:eastAsia="Times New Roman" w:hAnsi="Times New Roman"/>
          <w:b w:val="1"/>
          <w:bCs w:val="1"/>
          <w:rtl w:val="0"/>
        </w:rPr>
        <w:t xml:space="preserve">gut-friendly, low-calorie, or sugar-reducing</w:t>
      </w:r>
    </w:p>
    <w:p w:rsidR="00000000" w:rsidDel="00000000" w:rsidP="00000000" w:rsidRDefault="00000000" w:rsidRPr="00000000" w14:paraId="00000674">
      <w:pPr>
        <w:numPr>
          <w:ilvl w:val="0"/>
          <w:numId w:val="9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texture, bulk, and mouthfeel</w:t>
      </w:r>
    </w:p>
    <w:p w:rsidR="00000000" w:rsidDel="00000000" w:rsidP="00000000" w:rsidRDefault="00000000" w:rsidRPr="00000000" w14:paraId="00000675">
      <w:pPr>
        <w:numPr>
          <w:ilvl w:val="0"/>
          <w:numId w:val="9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Shelf-stable, inexpensive, and “natural-sounding”</w:t>
      </w:r>
    </w:p>
    <w:p w:rsidR="00000000" w:rsidDel="00000000" w:rsidP="00000000" w:rsidRDefault="00000000" w:rsidRPr="00000000" w14:paraId="00000676">
      <w:pPr>
        <w:numPr>
          <w:ilvl w:val="0"/>
          <w:numId w:val="96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products appeal to </w:t>
      </w:r>
      <w:r w:rsidDel="00000000" w:rsidR="00000000" w:rsidRPr="00000000">
        <w:rPr>
          <w:rFonts w:ascii="Times New Roman" w:cs="Times New Roman" w:eastAsia="Times New Roman" w:hAnsi="Times New Roman"/>
          <w:b w:val="1"/>
          <w:bCs w:val="1"/>
          <w:rtl w:val="0"/>
        </w:rPr>
        <w:t xml:space="preserve">health-conscious and diabetic consumers</w:t>
      </w:r>
      <w:r w:rsidDel="00000000" w:rsidR="00000000" w:rsidRPr="00000000">
        <w:rPr>
          <w:rtl w:val="0"/>
        </w:rPr>
      </w:r>
    </w:p>
    <w:p w:rsidR="00000000" w:rsidDel="00000000" w:rsidP="00000000" w:rsidRDefault="00000000" w:rsidRPr="00000000" w14:paraId="00000677">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Why many practitioners recommend limiting it</w:t>
      </w:r>
    </w:p>
    <w:p w:rsidR="00000000" w:rsidDel="00000000" w:rsidP="00000000" w:rsidRDefault="00000000" w:rsidRPr="00000000" w14:paraId="00000678">
      <w:pPr>
        <w:numPr>
          <w:ilvl w:val="0"/>
          <w:numId w:val="609"/>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Excessive intake → </w:t>
      </w:r>
      <w:r w:rsidDel="00000000" w:rsidR="00000000" w:rsidRPr="00000000">
        <w:rPr>
          <w:rFonts w:ascii="Times New Roman" w:cs="Times New Roman" w:eastAsia="Times New Roman" w:hAnsi="Times New Roman"/>
          <w:b w:val="1"/>
          <w:bCs w:val="1"/>
          <w:rtl w:val="0"/>
        </w:rPr>
        <w:t xml:space="preserve">bloating, gas, diarrhea, cramps</w:t>
      </w:r>
    </w:p>
    <w:p w:rsidR="00000000" w:rsidDel="00000000" w:rsidP="00000000" w:rsidRDefault="00000000" w:rsidRPr="00000000" w14:paraId="00000679">
      <w:pPr>
        <w:numPr>
          <w:ilvl w:val="0"/>
          <w:numId w:val="60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worsen </w:t>
      </w:r>
      <w:r w:rsidDel="00000000" w:rsidR="00000000" w:rsidRPr="00000000">
        <w:rPr>
          <w:rFonts w:ascii="Times New Roman" w:cs="Times New Roman" w:eastAsia="Times New Roman" w:hAnsi="Times New Roman"/>
          <w:b w:val="1"/>
          <w:bCs w:val="1"/>
          <w:rtl w:val="0"/>
        </w:rPr>
        <w:t xml:space="preserve">IBS, SIBO, or gut dysbiosis</w:t>
      </w:r>
    </w:p>
    <w:p w:rsidR="00000000" w:rsidDel="00000000" w:rsidP="00000000" w:rsidRDefault="00000000" w:rsidRPr="00000000" w14:paraId="0000067A">
      <w:pPr>
        <w:numPr>
          <w:ilvl w:val="0"/>
          <w:numId w:val="60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Concentrated amounts in processed foods far exceed natural dietary levels</w:t>
      </w:r>
    </w:p>
    <w:p w:rsidR="00000000" w:rsidDel="00000000" w:rsidP="00000000" w:rsidRDefault="00000000" w:rsidRPr="00000000" w14:paraId="0000067B">
      <w:pPr>
        <w:numPr>
          <w:ilvl w:val="0"/>
          <w:numId w:val="60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trigger </w:t>
      </w:r>
      <w:r w:rsidDel="00000000" w:rsidR="00000000" w:rsidRPr="00000000">
        <w:rPr>
          <w:rFonts w:ascii="Times New Roman" w:cs="Times New Roman" w:eastAsia="Times New Roman" w:hAnsi="Times New Roman"/>
          <w:b w:val="1"/>
          <w:bCs w:val="1"/>
          <w:rtl w:val="0"/>
        </w:rPr>
        <w:t xml:space="preserve">fructose malabsorption symptoms</w:t>
      </w:r>
      <w:r w:rsidDel="00000000" w:rsidR="00000000" w:rsidRPr="00000000">
        <w:rPr>
          <w:rFonts w:ascii="Times New Roman" w:cs="Times New Roman" w:eastAsia="Times New Roman" w:hAnsi="Times New Roman"/>
          <w:rtl w:val="0"/>
        </w:rPr>
        <w:t xml:space="preserve"> in sensitive individuals</w:t>
      </w:r>
    </w:p>
    <w:p w:rsidR="00000000" w:rsidDel="00000000" w:rsidP="00000000" w:rsidRDefault="00000000" w:rsidRPr="00000000" w14:paraId="0000067C">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What happens in the body</w:t>
      </w:r>
    </w:p>
    <w:p w:rsidR="00000000" w:rsidDel="00000000" w:rsidP="00000000" w:rsidRDefault="00000000" w:rsidRPr="00000000" w14:paraId="0000067D">
      <w:pPr>
        <w:numPr>
          <w:ilvl w:val="0"/>
          <w:numId w:val="432"/>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Resistant to digestion → reaches colon intact</w:t>
      </w:r>
    </w:p>
    <w:p w:rsidR="00000000" w:rsidDel="00000000" w:rsidP="00000000" w:rsidRDefault="00000000" w:rsidRPr="00000000" w14:paraId="0000067E">
      <w:pPr>
        <w:numPr>
          <w:ilvl w:val="0"/>
          <w:numId w:val="43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Fermented by gut bacteria → </w:t>
      </w:r>
      <w:r w:rsidDel="00000000" w:rsidR="00000000" w:rsidRPr="00000000">
        <w:rPr>
          <w:rFonts w:ascii="Times New Roman" w:cs="Times New Roman" w:eastAsia="Times New Roman" w:hAnsi="Times New Roman"/>
          <w:b w:val="1"/>
          <w:bCs w:val="1"/>
          <w:rtl w:val="0"/>
        </w:rPr>
        <w:t xml:space="preserve">short-chain fatty acids (SCFAs)</w:t>
      </w:r>
      <w:r w:rsidDel="00000000" w:rsidR="00000000" w:rsidRPr="00000000">
        <w:rPr>
          <w:rFonts w:ascii="Times New Roman" w:cs="Times New Roman" w:eastAsia="Times New Roman" w:hAnsi="Times New Roman"/>
          <w:rtl w:val="0"/>
        </w:rPr>
        <w:t xml:space="preserve"> and gas</w:t>
      </w:r>
    </w:p>
    <w:p w:rsidR="00000000" w:rsidDel="00000000" w:rsidP="00000000" w:rsidRDefault="00000000" w:rsidRPr="00000000" w14:paraId="0000067F">
      <w:pPr>
        <w:numPr>
          <w:ilvl w:val="0"/>
          <w:numId w:val="43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Overload → excessive bloating, cramping, or diarrhea</w:t>
      </w:r>
    </w:p>
    <w:p w:rsidR="00000000" w:rsidDel="00000000" w:rsidP="00000000" w:rsidRDefault="00000000" w:rsidRPr="00000000" w14:paraId="00000680">
      <w:pPr>
        <w:numPr>
          <w:ilvl w:val="0"/>
          <w:numId w:val="43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direct blood sugar effect, but gut stress can indirectly influence metabolism</w:t>
      </w:r>
    </w:p>
    <w:p w:rsidR="00000000" w:rsidDel="00000000" w:rsidP="00000000" w:rsidRDefault="00000000" w:rsidRPr="00000000" w14:paraId="00000681">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6. Chronic illness links</w:t>
      </w:r>
    </w:p>
    <w:p w:rsidR="00000000" w:rsidDel="00000000" w:rsidP="00000000" w:rsidRDefault="00000000" w:rsidRPr="00000000" w14:paraId="00000682">
      <w:pPr>
        <w:numPr>
          <w:ilvl w:val="0"/>
          <w:numId w:val="84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 / SIBO / bloating and gas</w:t>
      </w:r>
    </w:p>
    <w:p w:rsidR="00000000" w:rsidDel="00000000" w:rsidP="00000000" w:rsidRDefault="00000000" w:rsidRPr="00000000" w14:paraId="00000683">
      <w:pPr>
        <w:numPr>
          <w:ilvl w:val="0"/>
          <w:numId w:val="84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Functional gut issues in children</w:t>
      </w:r>
    </w:p>
    <w:p w:rsidR="00000000" w:rsidDel="00000000" w:rsidP="00000000" w:rsidRDefault="00000000" w:rsidRPr="00000000" w14:paraId="00000684">
      <w:pPr>
        <w:numPr>
          <w:ilvl w:val="0"/>
          <w:numId w:val="84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Autoimmune gut flares</w:t>
      </w:r>
      <w:r w:rsidDel="00000000" w:rsidR="00000000" w:rsidRPr="00000000">
        <w:rPr>
          <w:rFonts w:ascii="Times New Roman" w:cs="Times New Roman" w:eastAsia="Times New Roman" w:hAnsi="Times New Roman"/>
          <w:rtl w:val="0"/>
        </w:rPr>
        <w:t xml:space="preserve"> (via dysbiosis or excessive fermentation)</w:t>
      </w:r>
    </w:p>
    <w:p w:rsidR="00000000" w:rsidDel="00000000" w:rsidP="00000000" w:rsidRDefault="00000000" w:rsidRPr="00000000" w14:paraId="00000685">
      <w:pPr>
        <w:numPr>
          <w:ilvl w:val="0"/>
          <w:numId w:val="84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Rarely affects blood sugar directly</w:t>
      </w:r>
    </w:p>
    <w:p w:rsidR="00000000" w:rsidDel="00000000" w:rsidP="00000000" w:rsidRDefault="00000000" w:rsidRPr="00000000" w14:paraId="00000686">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7. Where you’ll find it</w:t>
      </w:r>
    </w:p>
    <w:p w:rsidR="00000000" w:rsidDel="00000000" w:rsidP="00000000" w:rsidRDefault="00000000" w:rsidRPr="00000000" w14:paraId="00000687">
      <w:pPr>
        <w:numPr>
          <w:ilvl w:val="0"/>
          <w:numId w:val="40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High-fiber or “prebiotic” bars</w:t>
      </w:r>
    </w:p>
    <w:p w:rsidR="00000000" w:rsidDel="00000000" w:rsidP="00000000" w:rsidRDefault="00000000" w:rsidRPr="00000000" w14:paraId="00000688">
      <w:pPr>
        <w:numPr>
          <w:ilvl w:val="0"/>
          <w:numId w:val="40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powders and shakes</w:t>
      </w:r>
    </w:p>
    <w:p w:rsidR="00000000" w:rsidDel="00000000" w:rsidP="00000000" w:rsidRDefault="00000000" w:rsidRPr="00000000" w14:paraId="00000689">
      <w:pPr>
        <w:numPr>
          <w:ilvl w:val="0"/>
          <w:numId w:val="40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Sugar-free or low-carb baked goods</w:t>
      </w:r>
    </w:p>
    <w:p w:rsidR="00000000" w:rsidDel="00000000" w:rsidP="00000000" w:rsidRDefault="00000000" w:rsidRPr="00000000" w14:paraId="0000068A">
      <w:pPr>
        <w:numPr>
          <w:ilvl w:val="0"/>
          <w:numId w:val="40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gut-health supplements</w:t>
      </w:r>
    </w:p>
    <w:p w:rsidR="00000000" w:rsidDel="00000000" w:rsidP="00000000" w:rsidRDefault="00000000" w:rsidRPr="00000000" w14:paraId="0000068B">
      <w:pPr>
        <w:numPr>
          <w:ilvl w:val="0"/>
          <w:numId w:val="40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Meal replacement products</w:t>
      </w:r>
    </w:p>
    <w:p w:rsidR="00000000" w:rsidDel="00000000" w:rsidP="00000000" w:rsidRDefault="00000000" w:rsidRPr="00000000" w14:paraId="000006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68D">
      <w:pPr>
        <w:numPr>
          <w:ilvl w:val="0"/>
          <w:numId w:val="7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Fructooligosaccharides (FOS)</w:t>
      </w:r>
    </w:p>
    <w:p w:rsidR="00000000" w:rsidDel="00000000" w:rsidP="00000000" w:rsidRDefault="00000000" w:rsidRPr="00000000" w14:paraId="0000068E">
      <w:pPr>
        <w:numPr>
          <w:ilvl w:val="0"/>
          <w:numId w:val="7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Short-chain inulin</w:t>
      </w:r>
    </w:p>
    <w:p w:rsidR="00000000" w:rsidDel="00000000" w:rsidP="00000000" w:rsidRDefault="00000000" w:rsidRPr="00000000" w14:paraId="0000068F">
      <w:pPr>
        <w:numPr>
          <w:ilvl w:val="0"/>
          <w:numId w:val="7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Chicory root fiber (when blended with inulin/oligofructose)</w:t>
      </w:r>
    </w:p>
    <w:p w:rsidR="00000000" w:rsidDel="00000000" w:rsidP="00000000" w:rsidRDefault="00000000" w:rsidRPr="00000000" w14:paraId="00000690">
      <w:pPr>
        <w:numPr>
          <w:ilvl w:val="0"/>
          <w:numId w:val="7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Oligofructose (sometimes overlapping)</w:t>
      </w:r>
    </w:p>
    <w:p w:rsidR="00000000" w:rsidDel="00000000" w:rsidP="00000000" w:rsidRDefault="00000000" w:rsidRPr="00000000" w14:paraId="00000691">
      <w:pPr>
        <w:spacing w:after="240" w:before="240"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2">
      <w:pPr>
        <w:pStyle w:val="Heading2"/>
        <w:keepNext w:val="0"/>
        <w:keepLines w:val="0"/>
        <w:spacing w:after="0" w:before="200" w:line="211.05847058823528" w:lineRule="auto"/>
        <w:rPr>
          <w:rFonts w:ascii="Calibri" w:cs="Calibri" w:eastAsia="Calibri" w:hAnsi="Calibri"/>
          <w:b w:val="1"/>
          <w:bCs w:val="1"/>
          <w:color w:val="0000ff"/>
          <w:sz w:val="40"/>
          <w:szCs w:val="40"/>
          <w:u w:val="single"/>
        </w:rPr>
      </w:pPr>
      <w:bookmarkStart w:colFirst="0" w:colLast="0" w:name="_bo6dqv29bux2" w:id="171"/>
      <w:bookmarkEnd w:id="171"/>
      <w:r w:rsidDel="00000000" w:rsidR="00000000" w:rsidRPr="00000000">
        <w:rPr>
          <w:rFonts w:ascii="Calibri" w:cs="Calibri" w:eastAsia="Calibri" w:hAnsi="Calibri"/>
          <w:b w:val="1"/>
          <w:bCs w:val="1"/>
          <w:color w:val="0000ff"/>
          <w:sz w:val="40"/>
          <w:szCs w:val="40"/>
          <w:u w:val="single"/>
          <w:rtl w:val="0"/>
        </w:rPr>
        <w:t xml:space="preserve">Protein Isolates &amp; Concentrates</w:t>
      </w:r>
    </w:p>
    <w:p w:rsidR="00000000" w:rsidDel="00000000" w:rsidP="00000000" w:rsidRDefault="00000000" w:rsidRPr="00000000" w14:paraId="00000693">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Soy protein isolate</w:t>
      </w:r>
    </w:p>
    <w:p w:rsidR="00000000" w:rsidDel="00000000" w:rsidP="00000000" w:rsidRDefault="00000000" w:rsidRPr="00000000" w14:paraId="0000069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pvivlm5bbj3g" w:id="172"/>
      <w:bookmarkEnd w:id="172"/>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695">
      <w:pPr>
        <w:numPr>
          <w:ilvl w:val="0"/>
          <w:numId w:val="4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w:t>
      </w:r>
      <w:r w:rsidDel="00000000" w:rsidR="00000000" w:rsidRPr="00000000">
        <w:rPr>
          <w:rFonts w:ascii="Times New Roman" w:cs="Times New Roman" w:eastAsia="Times New Roman" w:hAnsi="Times New Roman"/>
          <w:b w:val="1"/>
          <w:bCs w:val="1"/>
          <w:rtl w:val="0"/>
        </w:rPr>
        <w:t xml:space="preserve">processed and chemically extracted</w:t>
        <w:br w:type="textWrapping"/>
      </w:r>
    </w:p>
    <w:p w:rsidR="00000000" w:rsidDel="00000000" w:rsidP="00000000" w:rsidRDefault="00000000" w:rsidRPr="00000000" w14:paraId="00000696">
      <w:pPr>
        <w:numPr>
          <w:ilvl w:val="0"/>
          <w:numId w:val="4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w:t>
      </w:r>
      <w:r w:rsidDel="00000000" w:rsidR="00000000" w:rsidRPr="00000000">
        <w:rPr>
          <w:rFonts w:ascii="Times New Roman" w:cs="Times New Roman" w:eastAsia="Times New Roman" w:hAnsi="Times New Roman"/>
          <w:b w:val="1"/>
          <w:bCs w:val="1"/>
          <w:rtl w:val="0"/>
        </w:rPr>
        <w:t xml:space="preserve">food sensitivity and allergen</w:t>
        <w:br w:type="textWrapping"/>
      </w:r>
    </w:p>
    <w:p w:rsidR="00000000" w:rsidDel="00000000" w:rsidP="00000000" w:rsidRDefault="00000000" w:rsidRPr="00000000" w14:paraId="00000697">
      <w:pPr>
        <w:numPr>
          <w:ilvl w:val="0"/>
          <w:numId w:val="4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w:t>
      </w:r>
      <w:r w:rsidDel="00000000" w:rsidR="00000000" w:rsidRPr="00000000">
        <w:rPr>
          <w:rFonts w:ascii="Times New Roman" w:cs="Times New Roman" w:eastAsia="Times New Roman" w:hAnsi="Times New Roman"/>
          <w:b w:val="1"/>
          <w:bCs w:val="1"/>
          <w:rtl w:val="0"/>
        </w:rPr>
        <w:t xml:space="preserve">phytoestrogens (isoflavones)</w:t>
      </w:r>
      <w:r w:rsidDel="00000000" w:rsidR="00000000" w:rsidRPr="00000000">
        <w:rPr>
          <w:rFonts w:ascii="Times New Roman" w:cs="Times New Roman" w:eastAsia="Times New Roman" w:hAnsi="Times New Roman"/>
          <w:rtl w:val="0"/>
        </w:rPr>
        <w:t xml:space="preserve"> that may affect hormone signaling</w:t>
        <w:br w:type="textWrapping"/>
      </w:r>
    </w:p>
    <w:p w:rsidR="00000000" w:rsidDel="00000000" w:rsidP="00000000" w:rsidRDefault="00000000" w:rsidRPr="00000000" w14:paraId="00000698">
      <w:pPr>
        <w:numPr>
          <w:ilvl w:val="0"/>
          <w:numId w:val="4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used to </w:t>
      </w:r>
      <w:r w:rsidDel="00000000" w:rsidR="00000000" w:rsidRPr="00000000">
        <w:rPr>
          <w:rFonts w:ascii="Times New Roman" w:cs="Times New Roman" w:eastAsia="Times New Roman" w:hAnsi="Times New Roman"/>
          <w:b w:val="1"/>
          <w:bCs w:val="1"/>
          <w:rtl w:val="0"/>
        </w:rPr>
        <w:t xml:space="preserve">artificially boost protein content</w:t>
      </w:r>
      <w:r w:rsidDel="00000000" w:rsidR="00000000" w:rsidRPr="00000000">
        <w:rPr>
          <w:rFonts w:ascii="Times New Roman" w:cs="Times New Roman" w:eastAsia="Times New Roman" w:hAnsi="Times New Roman"/>
          <w:rtl w:val="0"/>
        </w:rPr>
        <w:t xml:space="preserve"> in processed foods</w:t>
        <w:br w:type="textWrapping"/>
      </w:r>
    </w:p>
    <w:p w:rsidR="00000000" w:rsidDel="00000000" w:rsidP="00000000" w:rsidRDefault="00000000" w:rsidRPr="00000000" w14:paraId="00000699">
      <w:pPr>
        <w:numPr>
          <w:ilvl w:val="0"/>
          <w:numId w:val="4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Frequently derived from </w:t>
      </w:r>
      <w:r w:rsidDel="00000000" w:rsidR="00000000" w:rsidRPr="00000000">
        <w:rPr>
          <w:rFonts w:ascii="Times New Roman" w:cs="Times New Roman" w:eastAsia="Times New Roman" w:hAnsi="Times New Roman"/>
          <w:b w:val="1"/>
          <w:bCs w:val="1"/>
          <w:rtl w:val="0"/>
        </w:rPr>
        <w:t xml:space="preserve">GMO soy</w:t>
      </w:r>
      <w:r w:rsidDel="00000000" w:rsidR="00000000" w:rsidRPr="00000000">
        <w:rPr>
          <w:rFonts w:ascii="Times New Roman" w:cs="Times New Roman" w:eastAsia="Times New Roman" w:hAnsi="Times New Roman"/>
          <w:rtl w:val="0"/>
        </w:rPr>
        <w:t xml:space="preserve"> unless labeled organic/non-GMO</w:t>
        <w:br w:type="textWrapping"/>
      </w:r>
    </w:p>
    <w:p w:rsidR="00000000" w:rsidDel="00000000" w:rsidP="00000000" w:rsidRDefault="00000000" w:rsidRPr="00000000" w14:paraId="0000069A">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g26vbafuqpt8" w:id="173"/>
      <w:bookmarkEnd w:id="173"/>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69C">
      <w:pPr>
        <w:numPr>
          <w:ilvl w:val="0"/>
          <w:numId w:val="46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concentrated soy protein</w:t>
      </w:r>
      <w:r w:rsidDel="00000000" w:rsidR="00000000" w:rsidRPr="00000000">
        <w:rPr>
          <w:rFonts w:ascii="Times New Roman" w:cs="Times New Roman" w:eastAsia="Times New Roman" w:hAnsi="Times New Roman"/>
          <w:rtl w:val="0"/>
        </w:rPr>
        <w:t xml:space="preserve"> with most fats and carbohydrates removed</w:t>
        <w:br w:type="textWrapping"/>
      </w:r>
    </w:p>
    <w:p w:rsidR="00000000" w:rsidDel="00000000" w:rsidP="00000000" w:rsidRDefault="00000000" w:rsidRPr="00000000" w14:paraId="0000069D">
      <w:pPr>
        <w:numPr>
          <w:ilvl w:val="0"/>
          <w:numId w:val="46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Typically ~90% protein</w:t>
        <w:br w:type="textWrapping"/>
      </w:r>
    </w:p>
    <w:p w:rsidR="00000000" w:rsidDel="00000000" w:rsidP="00000000" w:rsidRDefault="00000000" w:rsidRPr="00000000" w14:paraId="0000069E">
      <w:pPr>
        <w:numPr>
          <w:ilvl w:val="0"/>
          <w:numId w:val="46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 </w:t>
      </w:r>
      <w:r w:rsidDel="00000000" w:rsidR="00000000" w:rsidRPr="00000000">
        <w:rPr>
          <w:rFonts w:ascii="Times New Roman" w:cs="Times New Roman" w:eastAsia="Times New Roman" w:hAnsi="Times New Roman"/>
          <w:b w:val="1"/>
          <w:bCs w:val="1"/>
          <w:rtl w:val="0"/>
        </w:rPr>
        <w:t xml:space="preserve">defatting soybeans</w:t>
      </w:r>
      <w:r w:rsidDel="00000000" w:rsidR="00000000" w:rsidRPr="00000000">
        <w:rPr>
          <w:rFonts w:ascii="Times New Roman" w:cs="Times New Roman" w:eastAsia="Times New Roman" w:hAnsi="Times New Roman"/>
          <w:rtl w:val="0"/>
        </w:rPr>
        <w:t xml:space="preserve">, then using chemical extraction (often hexane) and acid/alkali processing</w:t>
        <w:br w:type="textWrapping"/>
      </w:r>
    </w:p>
    <w:p w:rsidR="00000000" w:rsidDel="00000000" w:rsidP="00000000" w:rsidRDefault="00000000" w:rsidRPr="00000000" w14:paraId="0000069F">
      <w:pPr>
        <w:numPr>
          <w:ilvl w:val="0"/>
          <w:numId w:val="46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Stripped of many naturally occurring nutrients found in whole soy</w:t>
        <w:br w:type="textWrapping"/>
      </w:r>
    </w:p>
    <w:p w:rsidR="00000000" w:rsidDel="00000000" w:rsidP="00000000" w:rsidRDefault="00000000" w:rsidRPr="00000000" w14:paraId="000006A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t>
      </w:r>
      <w:r w:rsidDel="00000000" w:rsidR="00000000" w:rsidRPr="00000000">
        <w:rPr>
          <w:rFonts w:ascii="Times New Roman" w:cs="Times New Roman" w:eastAsia="Times New Roman" w:hAnsi="Times New Roman"/>
          <w:b w:val="1"/>
          <w:bCs w:val="1"/>
          <w:rtl w:val="0"/>
        </w:rPr>
        <w:t xml:space="preserve">not whole soy</w:t>
      </w:r>
      <w:r w:rsidDel="00000000" w:rsidR="00000000" w:rsidRPr="00000000">
        <w:rPr>
          <w:rFonts w:ascii="Times New Roman" w:cs="Times New Roman" w:eastAsia="Times New Roman" w:hAnsi="Times New Roman"/>
          <w:rtl w:val="0"/>
        </w:rPr>
        <w:t xml:space="preserve"> — it’s an industrial protein fraction.</w:t>
      </w:r>
    </w:p>
    <w:p w:rsidR="00000000" w:rsidDel="00000000" w:rsidP="00000000" w:rsidRDefault="00000000" w:rsidRPr="00000000" w14:paraId="000006A1">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bbqxhrw9gbw1" w:id="174"/>
      <w:bookmarkEnd w:id="174"/>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6A3">
      <w:pPr>
        <w:numPr>
          <w:ilvl w:val="0"/>
          <w:numId w:val="108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Extremely </w:t>
      </w:r>
      <w:r w:rsidDel="00000000" w:rsidR="00000000" w:rsidRPr="00000000">
        <w:rPr>
          <w:rFonts w:ascii="Times New Roman" w:cs="Times New Roman" w:eastAsia="Times New Roman" w:hAnsi="Times New Roman"/>
          <w:b w:val="1"/>
          <w:bCs w:val="1"/>
          <w:rtl w:val="0"/>
        </w:rPr>
        <w:t xml:space="preserve">cheap protein source</w:t>
        <w:br w:type="textWrapping"/>
      </w:r>
    </w:p>
    <w:p w:rsidR="00000000" w:rsidDel="00000000" w:rsidP="00000000" w:rsidRDefault="00000000" w:rsidRPr="00000000" w14:paraId="000006A4">
      <w:pPr>
        <w:numPr>
          <w:ilvl w:val="0"/>
          <w:numId w:val="108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Boosts protein grams for marketing (“20g protein!”)</w:t>
        <w:br w:type="textWrapping"/>
      </w:r>
    </w:p>
    <w:p w:rsidR="00000000" w:rsidDel="00000000" w:rsidP="00000000" w:rsidRDefault="00000000" w:rsidRPr="00000000" w14:paraId="000006A5">
      <w:pPr>
        <w:numPr>
          <w:ilvl w:val="0"/>
          <w:numId w:val="108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texture, structure, and binding</w:t>
        <w:br w:type="textWrapping"/>
      </w:r>
    </w:p>
    <w:p w:rsidR="00000000" w:rsidDel="00000000" w:rsidP="00000000" w:rsidRDefault="00000000" w:rsidRPr="00000000" w14:paraId="000006A6">
      <w:pPr>
        <w:numPr>
          <w:ilvl w:val="0"/>
          <w:numId w:val="108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Shelf-stable and easy to blend into powders and bars</w:t>
        <w:br w:type="textWrapping"/>
      </w:r>
    </w:p>
    <w:p w:rsidR="00000000" w:rsidDel="00000000" w:rsidP="00000000" w:rsidRDefault="00000000" w:rsidRPr="00000000" w14:paraId="000006A7">
      <w:pPr>
        <w:numPr>
          <w:ilvl w:val="0"/>
          <w:numId w:val="108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Appeals to </w:t>
      </w:r>
      <w:r w:rsidDel="00000000" w:rsidR="00000000" w:rsidRPr="00000000">
        <w:rPr>
          <w:rFonts w:ascii="Times New Roman" w:cs="Times New Roman" w:eastAsia="Times New Roman" w:hAnsi="Times New Roman"/>
          <w:b w:val="1"/>
          <w:bCs w:val="1"/>
          <w:rtl w:val="0"/>
        </w:rPr>
        <w:t xml:space="preserve">plant-based, vegan, and budget formulations</w:t>
        <w:br w:type="textWrapping"/>
      </w:r>
    </w:p>
    <w:p w:rsidR="00000000" w:rsidDel="00000000" w:rsidP="00000000" w:rsidRDefault="00000000" w:rsidRPr="00000000" w14:paraId="000006A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manufacturing standpoint, it’s efficient and profitable.</w:t>
      </w:r>
    </w:p>
    <w:p w:rsidR="00000000" w:rsidDel="00000000" w:rsidP="00000000" w:rsidRDefault="00000000" w:rsidRPr="00000000" w14:paraId="000006A9">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rc9hftky167v" w:id="175"/>
      <w:bookmarkEnd w:id="175"/>
      <w:r w:rsidDel="00000000" w:rsidR="00000000" w:rsidRPr="00000000">
        <w:rPr>
          <w:rFonts w:ascii="Times New Roman" w:cs="Times New Roman" w:eastAsia="Times New Roman" w:hAnsi="Times New Roman"/>
          <w:b w:val="1"/>
          <w:bCs w:val="1"/>
          <w:color w:val="000000"/>
          <w:sz w:val="26"/>
          <w:szCs w:val="26"/>
          <w:rtl w:val="0"/>
        </w:rPr>
        <w:t xml:space="preserve">4. Why many practitioners recommend avoiding or limiting it</w:t>
      </w:r>
    </w:p>
    <w:p w:rsidR="00000000" w:rsidDel="00000000" w:rsidP="00000000" w:rsidRDefault="00000000" w:rsidRPr="00000000" w14:paraId="000006AB">
      <w:pPr>
        <w:numPr>
          <w:ilvl w:val="0"/>
          <w:numId w:val="61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Highly processed → </w:t>
      </w:r>
      <w:r w:rsidDel="00000000" w:rsidR="00000000" w:rsidRPr="00000000">
        <w:rPr>
          <w:rFonts w:ascii="Times New Roman" w:cs="Times New Roman" w:eastAsia="Times New Roman" w:hAnsi="Times New Roman"/>
          <w:b w:val="1"/>
          <w:bCs w:val="1"/>
          <w:rtl w:val="0"/>
        </w:rPr>
        <w:t xml:space="preserve">harder to digest</w:t>
        <w:br w:type="textWrapping"/>
      </w:r>
    </w:p>
    <w:p w:rsidR="00000000" w:rsidDel="00000000" w:rsidP="00000000" w:rsidRDefault="00000000" w:rsidRPr="00000000" w14:paraId="000006AC">
      <w:pPr>
        <w:numPr>
          <w:ilvl w:val="0"/>
          <w:numId w:val="61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trigger for </w:t>
      </w:r>
      <w:r w:rsidDel="00000000" w:rsidR="00000000" w:rsidRPr="00000000">
        <w:rPr>
          <w:rFonts w:ascii="Times New Roman" w:cs="Times New Roman" w:eastAsia="Times New Roman" w:hAnsi="Times New Roman"/>
          <w:b w:val="1"/>
          <w:bCs w:val="1"/>
          <w:rtl w:val="0"/>
        </w:rPr>
        <w:t xml:space="preserve">gut irritation, bloating, or inflammation</w:t>
        <w:br w:type="textWrapping"/>
      </w:r>
    </w:p>
    <w:p w:rsidR="00000000" w:rsidDel="00000000" w:rsidP="00000000" w:rsidRDefault="00000000" w:rsidRPr="00000000" w14:paraId="000006AD">
      <w:pPr>
        <w:numPr>
          <w:ilvl w:val="0"/>
          <w:numId w:val="61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disrupt </w:t>
      </w:r>
      <w:r w:rsidDel="00000000" w:rsidR="00000000" w:rsidRPr="00000000">
        <w:rPr>
          <w:rFonts w:ascii="Times New Roman" w:cs="Times New Roman" w:eastAsia="Times New Roman" w:hAnsi="Times New Roman"/>
          <w:b w:val="1"/>
          <w:bCs w:val="1"/>
          <w:rtl w:val="0"/>
        </w:rPr>
        <w:t xml:space="preserve">hormonal balance</w:t>
      </w:r>
      <w:r w:rsidDel="00000000" w:rsidR="00000000" w:rsidRPr="00000000">
        <w:rPr>
          <w:rFonts w:ascii="Times New Roman" w:cs="Times New Roman" w:eastAsia="Times New Roman" w:hAnsi="Times New Roman"/>
          <w:rtl w:val="0"/>
        </w:rPr>
        <w:t xml:space="preserve"> in sensitive individuals</w:t>
        <w:br w:type="textWrapping"/>
      </w:r>
    </w:p>
    <w:p w:rsidR="00000000" w:rsidDel="00000000" w:rsidP="00000000" w:rsidRDefault="00000000" w:rsidRPr="00000000" w14:paraId="000006AE">
      <w:pPr>
        <w:numPr>
          <w:ilvl w:val="0"/>
          <w:numId w:val="61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w:t>
      </w:r>
      <w:r w:rsidDel="00000000" w:rsidR="00000000" w:rsidRPr="00000000">
        <w:rPr>
          <w:rFonts w:ascii="Times New Roman" w:cs="Times New Roman" w:eastAsia="Times New Roman" w:hAnsi="Times New Roman"/>
          <w:b w:val="1"/>
          <w:bCs w:val="1"/>
          <w:rtl w:val="0"/>
        </w:rPr>
        <w:t xml:space="preserve">GMO and pesticide-heavy</w:t>
        <w:br w:type="textWrapping"/>
      </w:r>
    </w:p>
    <w:p w:rsidR="00000000" w:rsidDel="00000000" w:rsidP="00000000" w:rsidRDefault="00000000" w:rsidRPr="00000000" w14:paraId="000006AF">
      <w:pPr>
        <w:numPr>
          <w:ilvl w:val="0"/>
          <w:numId w:val="61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Lacks the buffering nutrients present in fermented or whole soy</w:t>
        <w:br w:type="textWrapping"/>
      </w:r>
    </w:p>
    <w:p w:rsidR="00000000" w:rsidDel="00000000" w:rsidP="00000000" w:rsidRDefault="00000000" w:rsidRPr="00000000" w14:paraId="000006B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it often shows up in patients with </w:t>
      </w:r>
      <w:r w:rsidDel="00000000" w:rsidR="00000000" w:rsidRPr="00000000">
        <w:rPr>
          <w:rFonts w:ascii="Times New Roman" w:cs="Times New Roman" w:eastAsia="Times New Roman" w:hAnsi="Times New Roman"/>
          <w:b w:val="1"/>
          <w:bCs w:val="1"/>
          <w:rtl w:val="0"/>
        </w:rPr>
        <w:t xml:space="preserve">bloating, fatigue, skin issues, or hormonal symptoms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B1">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ul3s8tgrvn2e" w:id="176"/>
      <w:bookmarkEnd w:id="176"/>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6B3">
      <w:pPr>
        <w:numPr>
          <w:ilvl w:val="0"/>
          <w:numId w:val="98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Rapidly digested protein → can spike </w:t>
      </w:r>
      <w:r w:rsidDel="00000000" w:rsidR="00000000" w:rsidRPr="00000000">
        <w:rPr>
          <w:rFonts w:ascii="Times New Roman" w:cs="Times New Roman" w:eastAsia="Times New Roman" w:hAnsi="Times New Roman"/>
          <w:b w:val="1"/>
          <w:bCs w:val="1"/>
          <w:rtl w:val="0"/>
        </w:rPr>
        <w:t xml:space="preserve">insulin</w:t>
      </w:r>
      <w:r w:rsidDel="00000000" w:rsidR="00000000" w:rsidRPr="00000000">
        <w:rPr>
          <w:rFonts w:ascii="Times New Roman" w:cs="Times New Roman" w:eastAsia="Times New Roman" w:hAnsi="Times New Roman"/>
          <w:rtl w:val="0"/>
        </w:rPr>
        <w:t xml:space="preserve"> more than expected</w:t>
        <w:br w:type="textWrapping"/>
      </w:r>
    </w:p>
    <w:p w:rsidR="00000000" w:rsidDel="00000000" w:rsidP="00000000" w:rsidRDefault="00000000" w:rsidRPr="00000000" w14:paraId="000006B4">
      <w:pPr>
        <w:numPr>
          <w:ilvl w:val="0"/>
          <w:numId w:val="98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Isoflavones may bind to </w:t>
      </w:r>
      <w:r w:rsidDel="00000000" w:rsidR="00000000" w:rsidRPr="00000000">
        <w:rPr>
          <w:rFonts w:ascii="Times New Roman" w:cs="Times New Roman" w:eastAsia="Times New Roman" w:hAnsi="Times New Roman"/>
          <w:b w:val="1"/>
          <w:bCs w:val="1"/>
          <w:rtl w:val="0"/>
        </w:rPr>
        <w:t xml:space="preserve">estrogen receptors</w:t>
      </w:r>
      <w:r w:rsidDel="00000000" w:rsidR="00000000" w:rsidRPr="00000000">
        <w:rPr>
          <w:rFonts w:ascii="Times New Roman" w:cs="Times New Roman" w:eastAsia="Times New Roman" w:hAnsi="Times New Roman"/>
          <w:rtl w:val="0"/>
        </w:rPr>
        <w:t xml:space="preserve"> (weak estrogenic or anti-estrogenic effects)</w:t>
        <w:br w:type="textWrapping"/>
      </w:r>
    </w:p>
    <w:p w:rsidR="00000000" w:rsidDel="00000000" w:rsidP="00000000" w:rsidRDefault="00000000" w:rsidRPr="00000000" w14:paraId="000006B5">
      <w:pPr>
        <w:numPr>
          <w:ilvl w:val="0"/>
          <w:numId w:val="98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increase </w:t>
      </w:r>
      <w:r w:rsidDel="00000000" w:rsidR="00000000" w:rsidRPr="00000000">
        <w:rPr>
          <w:rFonts w:ascii="Times New Roman" w:cs="Times New Roman" w:eastAsia="Times New Roman" w:hAnsi="Times New Roman"/>
          <w:b w:val="1"/>
          <w:bCs w:val="1"/>
          <w:rtl w:val="0"/>
        </w:rPr>
        <w:t xml:space="preserve">intestinal permeability</w:t>
      </w:r>
      <w:r w:rsidDel="00000000" w:rsidR="00000000" w:rsidRPr="00000000">
        <w:rPr>
          <w:rFonts w:ascii="Times New Roman" w:cs="Times New Roman" w:eastAsia="Times New Roman" w:hAnsi="Times New Roman"/>
          <w:rtl w:val="0"/>
        </w:rPr>
        <w:t xml:space="preserve"> in sensitive individuals</w:t>
        <w:br w:type="textWrapping"/>
      </w:r>
    </w:p>
    <w:p w:rsidR="00000000" w:rsidDel="00000000" w:rsidP="00000000" w:rsidRDefault="00000000" w:rsidRPr="00000000" w14:paraId="000006B6">
      <w:pPr>
        <w:numPr>
          <w:ilvl w:val="0"/>
          <w:numId w:val="98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provoke immune responses in those with soy sensitivity</w:t>
        <w:br w:type="textWrapping"/>
      </w:r>
    </w:p>
    <w:p w:rsidR="00000000" w:rsidDel="00000000" w:rsidP="00000000" w:rsidRDefault="00000000" w:rsidRPr="00000000" w14:paraId="000006B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very different from how the body responds to </w:t>
      </w:r>
      <w:r w:rsidDel="00000000" w:rsidR="00000000" w:rsidRPr="00000000">
        <w:rPr>
          <w:rFonts w:ascii="Times New Roman" w:cs="Times New Roman" w:eastAsia="Times New Roman" w:hAnsi="Times New Roman"/>
          <w:b w:val="1"/>
          <w:bCs w:val="1"/>
          <w:rtl w:val="0"/>
        </w:rPr>
        <w:t xml:space="preserve">fermented soy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B8">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7jjzstmv5ckt" w:id="177"/>
      <w:bookmarkEnd w:id="177"/>
      <w:r w:rsidDel="00000000" w:rsidR="00000000" w:rsidRPr="00000000">
        <w:rPr>
          <w:rFonts w:ascii="Times New Roman" w:cs="Times New Roman" w:eastAsia="Times New Roman" w:hAnsi="Times New Roman"/>
          <w:b w:val="1"/>
          <w:bCs w:val="1"/>
          <w:color w:val="000000"/>
          <w:sz w:val="26"/>
          <w:szCs w:val="26"/>
          <w:rtl w:val="0"/>
        </w:rPr>
        <w:t xml:space="preserve">6. Chronic illness links (associations &amp; mechanisms)</w:t>
      </w:r>
    </w:p>
    <w:p w:rsidR="00000000" w:rsidDel="00000000" w:rsidP="00000000" w:rsidRDefault="00000000" w:rsidRPr="00000000" w14:paraId="000006BA">
      <w:pPr>
        <w:numPr>
          <w:ilvl w:val="0"/>
          <w:numId w:val="16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Hormonal imbalances</w:t>
      </w:r>
      <w:r w:rsidDel="00000000" w:rsidR="00000000" w:rsidRPr="00000000">
        <w:rPr>
          <w:rFonts w:ascii="Times New Roman" w:cs="Times New Roman" w:eastAsia="Times New Roman" w:hAnsi="Times New Roman"/>
          <w:rtl w:val="0"/>
        </w:rPr>
        <w:t xml:space="preserve"> (PCOS, estrogen dominance symptoms)</w:t>
        <w:br w:type="textWrapping"/>
      </w:r>
    </w:p>
    <w:p w:rsidR="00000000" w:rsidDel="00000000" w:rsidP="00000000" w:rsidRDefault="00000000" w:rsidRPr="00000000" w14:paraId="000006BB">
      <w:pPr>
        <w:numPr>
          <w:ilvl w:val="0"/>
          <w:numId w:val="16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Thyroid interference</w:t>
      </w:r>
      <w:r w:rsidDel="00000000" w:rsidR="00000000" w:rsidRPr="00000000">
        <w:rPr>
          <w:rFonts w:ascii="Times New Roman" w:cs="Times New Roman" w:eastAsia="Times New Roman" w:hAnsi="Times New Roman"/>
          <w:rtl w:val="0"/>
        </w:rPr>
        <w:t xml:space="preserve"> (especially with iodine deficiency)</w:t>
        <w:br w:type="textWrapping"/>
      </w:r>
    </w:p>
    <w:p w:rsidR="00000000" w:rsidDel="00000000" w:rsidP="00000000" w:rsidRDefault="00000000" w:rsidRPr="00000000" w14:paraId="000006BC">
      <w:pPr>
        <w:numPr>
          <w:ilvl w:val="0"/>
          <w:numId w:val="16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Gut inflammation or food sensitivities</w:t>
        <w:br w:type="textWrapping"/>
      </w:r>
    </w:p>
    <w:p w:rsidR="00000000" w:rsidDel="00000000" w:rsidP="00000000" w:rsidRDefault="00000000" w:rsidRPr="00000000" w14:paraId="000006BD">
      <w:pPr>
        <w:numPr>
          <w:ilvl w:val="0"/>
          <w:numId w:val="16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Autoimmune flares</w:t>
      </w:r>
      <w:r w:rsidDel="00000000" w:rsidR="00000000" w:rsidRPr="00000000">
        <w:rPr>
          <w:rFonts w:ascii="Times New Roman" w:cs="Times New Roman" w:eastAsia="Times New Roman" w:hAnsi="Times New Roman"/>
          <w:rtl w:val="0"/>
        </w:rPr>
        <w:t xml:space="preserve"> in susceptible patients</w:t>
        <w:br w:type="textWrapping"/>
      </w:r>
    </w:p>
    <w:p w:rsidR="00000000" w:rsidDel="00000000" w:rsidP="00000000" w:rsidRDefault="00000000" w:rsidRPr="00000000" w14:paraId="000006BE">
      <w:pPr>
        <w:numPr>
          <w:ilvl w:val="0"/>
          <w:numId w:val="16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Skin issues</w:t>
      </w:r>
      <w:r w:rsidDel="00000000" w:rsidR="00000000" w:rsidRPr="00000000">
        <w:rPr>
          <w:rFonts w:ascii="Times New Roman" w:cs="Times New Roman" w:eastAsia="Times New Roman" w:hAnsi="Times New Roman"/>
          <w:rtl w:val="0"/>
        </w:rPr>
        <w:t xml:space="preserve"> (acne, eczema) in some individuals</w:t>
        <w:br w:type="textWrapping"/>
      </w:r>
    </w:p>
    <w:p w:rsidR="00000000" w:rsidDel="00000000" w:rsidP="00000000" w:rsidRDefault="00000000" w:rsidRPr="00000000" w14:paraId="000006B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 note: effects are </w:t>
      </w:r>
      <w:r w:rsidDel="00000000" w:rsidR="00000000" w:rsidRPr="00000000">
        <w:rPr>
          <w:rFonts w:ascii="Times New Roman" w:cs="Times New Roman" w:eastAsia="Times New Roman" w:hAnsi="Times New Roman"/>
          <w:b w:val="1"/>
          <w:bCs w:val="1"/>
          <w:rtl w:val="0"/>
        </w:rPr>
        <w:t xml:space="preserve">dose- and sensitivity-dependent</w:t>
      </w:r>
      <w:r w:rsidDel="00000000" w:rsidR="00000000" w:rsidRPr="00000000">
        <w:rPr>
          <w:rFonts w:ascii="Times New Roman" w:cs="Times New Roman" w:eastAsia="Times New Roman" w:hAnsi="Times New Roman"/>
          <w:rtl w:val="0"/>
        </w:rPr>
        <w:t xml:space="preserve">, but isolate forms carry the highest risk.</w:t>
      </w:r>
    </w:p>
    <w:p w:rsidR="00000000" w:rsidDel="00000000" w:rsidP="00000000" w:rsidRDefault="00000000" w:rsidRPr="00000000" w14:paraId="000006C0">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w6ndakw1ohbc" w:id="178"/>
      <w:bookmarkEnd w:id="178"/>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6C2">
      <w:pPr>
        <w:numPr>
          <w:ilvl w:val="0"/>
          <w:numId w:val="80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powders and shakes</w:t>
        <w:br w:type="textWrapping"/>
      </w:r>
    </w:p>
    <w:p w:rsidR="00000000" w:rsidDel="00000000" w:rsidP="00000000" w:rsidRDefault="00000000" w:rsidRPr="00000000" w14:paraId="000006C3">
      <w:pPr>
        <w:numPr>
          <w:ilvl w:val="0"/>
          <w:numId w:val="80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bars and meal replacement bars</w:t>
        <w:br w:type="textWrapping"/>
      </w:r>
    </w:p>
    <w:p w:rsidR="00000000" w:rsidDel="00000000" w:rsidP="00000000" w:rsidRDefault="00000000" w:rsidRPr="00000000" w14:paraId="000006C4">
      <w:pPr>
        <w:numPr>
          <w:ilvl w:val="0"/>
          <w:numId w:val="80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Vegan meat substitutes</w:t>
        <w:br w:type="textWrapping"/>
      </w:r>
    </w:p>
    <w:p w:rsidR="00000000" w:rsidDel="00000000" w:rsidP="00000000" w:rsidRDefault="00000000" w:rsidRPr="00000000" w14:paraId="000006C5">
      <w:pPr>
        <w:numPr>
          <w:ilvl w:val="0"/>
          <w:numId w:val="80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Dairy alternatives (plant yogurts, ice creams)</w:t>
        <w:br w:type="textWrapping"/>
      </w:r>
    </w:p>
    <w:p w:rsidR="00000000" w:rsidDel="00000000" w:rsidP="00000000" w:rsidRDefault="00000000" w:rsidRPr="00000000" w14:paraId="000006C6">
      <w:pPr>
        <w:numPr>
          <w:ilvl w:val="0"/>
          <w:numId w:val="80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Processed “high-protein” snacks</w:t>
        <w:br w:type="textWrapping"/>
      </w:r>
    </w:p>
    <w:p w:rsidR="00000000" w:rsidDel="00000000" w:rsidP="00000000" w:rsidRDefault="00000000" w:rsidRPr="00000000" w14:paraId="000006C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6C8">
      <w:pPr>
        <w:numPr>
          <w:ilvl w:val="0"/>
          <w:numId w:val="68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Soy protein isolate</w:t>
        <w:br w:type="textWrapping"/>
      </w:r>
    </w:p>
    <w:p w:rsidR="00000000" w:rsidDel="00000000" w:rsidP="00000000" w:rsidRDefault="00000000" w:rsidRPr="00000000" w14:paraId="000006C9">
      <w:pPr>
        <w:numPr>
          <w:ilvl w:val="0"/>
          <w:numId w:val="68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Soy isolate</w:t>
        <w:br w:type="textWrapping"/>
      </w:r>
    </w:p>
    <w:p w:rsidR="00000000" w:rsidDel="00000000" w:rsidP="00000000" w:rsidRDefault="00000000" w:rsidRPr="00000000" w14:paraId="000006CA">
      <w:pPr>
        <w:numPr>
          <w:ilvl w:val="0"/>
          <w:numId w:val="68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Textured vegetable protein (sometimes combined)</w:t>
        <w:br w:type="textWrapping"/>
      </w:r>
    </w:p>
    <w:p w:rsidR="00000000" w:rsidDel="00000000" w:rsidP="00000000" w:rsidRDefault="00000000" w:rsidRPr="00000000" w14:paraId="000006CB">
      <w:pPr>
        <w:numPr>
          <w:ilvl w:val="0"/>
          <w:numId w:val="68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Hydrolyzed soy protein</w:t>
        <w:br w:type="textWrapping"/>
      </w:r>
    </w:p>
    <w:p w:rsidR="00000000" w:rsidDel="00000000" w:rsidP="00000000" w:rsidRDefault="00000000" w:rsidRPr="00000000" w14:paraId="000006CC">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Soy protein concentrate</w:t>
      </w:r>
    </w:p>
    <w:p w:rsidR="00000000" w:rsidDel="00000000" w:rsidP="00000000" w:rsidRDefault="00000000" w:rsidRPr="00000000" w14:paraId="000006C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cozo5rdf1wl2" w:id="179"/>
      <w:bookmarkEnd w:id="179"/>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6CE">
      <w:pPr>
        <w:numPr>
          <w:ilvl w:val="0"/>
          <w:numId w:val="14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w:t>
      </w:r>
      <w:r w:rsidDel="00000000" w:rsidR="00000000" w:rsidRPr="00000000">
        <w:rPr>
          <w:rFonts w:ascii="Times New Roman" w:cs="Times New Roman" w:eastAsia="Times New Roman" w:hAnsi="Times New Roman"/>
          <w:b w:val="1"/>
          <w:bCs w:val="1"/>
          <w:rtl w:val="0"/>
        </w:rPr>
        <w:t xml:space="preserve">highly processed</w:t>
      </w:r>
      <w:r w:rsidDel="00000000" w:rsidR="00000000" w:rsidRPr="00000000">
        <w:rPr>
          <w:rFonts w:ascii="Times New Roman" w:cs="Times New Roman" w:eastAsia="Times New Roman" w:hAnsi="Times New Roman"/>
          <w:rtl w:val="0"/>
        </w:rPr>
        <w:t xml:space="preserve">, though less so than soy protein isolate</w:t>
        <w:br w:type="textWrapping"/>
      </w:r>
    </w:p>
    <w:p w:rsidR="00000000" w:rsidDel="00000000" w:rsidP="00000000" w:rsidRDefault="00000000" w:rsidRPr="00000000" w14:paraId="000006CF">
      <w:pPr>
        <w:numPr>
          <w:ilvl w:val="0"/>
          <w:numId w:val="14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w:t>
      </w:r>
      <w:r w:rsidDel="00000000" w:rsidR="00000000" w:rsidRPr="00000000">
        <w:rPr>
          <w:rFonts w:ascii="Times New Roman" w:cs="Times New Roman" w:eastAsia="Times New Roman" w:hAnsi="Times New Roman"/>
          <w:b w:val="1"/>
          <w:bCs w:val="1"/>
          <w:rtl w:val="0"/>
        </w:rPr>
        <w:t xml:space="preserve">allergen and food sensitivity trigger</w:t>
        <w:br w:type="textWrapping"/>
      </w:r>
    </w:p>
    <w:p w:rsidR="00000000" w:rsidDel="00000000" w:rsidP="00000000" w:rsidRDefault="00000000" w:rsidRPr="00000000" w14:paraId="000006D0">
      <w:pPr>
        <w:numPr>
          <w:ilvl w:val="0"/>
          <w:numId w:val="14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w:t>
      </w:r>
      <w:r w:rsidDel="00000000" w:rsidR="00000000" w:rsidRPr="00000000">
        <w:rPr>
          <w:rFonts w:ascii="Times New Roman" w:cs="Times New Roman" w:eastAsia="Times New Roman" w:hAnsi="Times New Roman"/>
          <w:b w:val="1"/>
          <w:bCs w:val="1"/>
          <w:rtl w:val="0"/>
        </w:rPr>
        <w:t xml:space="preserve">phytoestrogens (isoflavones)</w:t>
      </w:r>
      <w:r w:rsidDel="00000000" w:rsidR="00000000" w:rsidRPr="00000000">
        <w:rPr>
          <w:rFonts w:ascii="Times New Roman" w:cs="Times New Roman" w:eastAsia="Times New Roman" w:hAnsi="Times New Roman"/>
          <w:rtl w:val="0"/>
        </w:rPr>
        <w:t xml:space="preserve"> that may affect hormone balance</w:t>
        <w:br w:type="textWrapping"/>
      </w:r>
    </w:p>
    <w:p w:rsidR="00000000" w:rsidDel="00000000" w:rsidP="00000000" w:rsidRDefault="00000000" w:rsidRPr="00000000" w14:paraId="000006D1">
      <w:pPr>
        <w:numPr>
          <w:ilvl w:val="0"/>
          <w:numId w:val="14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derived from </w:t>
      </w:r>
      <w:r w:rsidDel="00000000" w:rsidR="00000000" w:rsidRPr="00000000">
        <w:rPr>
          <w:rFonts w:ascii="Times New Roman" w:cs="Times New Roman" w:eastAsia="Times New Roman" w:hAnsi="Times New Roman"/>
          <w:b w:val="1"/>
          <w:bCs w:val="1"/>
          <w:rtl w:val="0"/>
        </w:rPr>
        <w:t xml:space="preserve">GMO, pesticide-heavy soy</w:t>
      </w:r>
      <w:r w:rsidDel="00000000" w:rsidR="00000000" w:rsidRPr="00000000">
        <w:rPr>
          <w:rFonts w:ascii="Times New Roman" w:cs="Times New Roman" w:eastAsia="Times New Roman" w:hAnsi="Times New Roman"/>
          <w:rtl w:val="0"/>
        </w:rPr>
        <w:t xml:space="preserve"> unless organic</w:t>
        <w:br w:type="textWrapping"/>
      </w:r>
    </w:p>
    <w:p w:rsidR="00000000" w:rsidDel="00000000" w:rsidP="00000000" w:rsidRDefault="00000000" w:rsidRPr="00000000" w14:paraId="000006D2">
      <w:pPr>
        <w:numPr>
          <w:ilvl w:val="0"/>
          <w:numId w:val="14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Frequently used to inflate protein content in processed foods</w:t>
        <w:br w:type="textWrapping"/>
      </w:r>
    </w:p>
    <w:p w:rsidR="00000000" w:rsidDel="00000000" w:rsidP="00000000" w:rsidRDefault="00000000" w:rsidRPr="00000000" w14:paraId="000006D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fuixvorrvv0k" w:id="180"/>
      <w:bookmarkEnd w:id="180"/>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6D5">
      <w:pPr>
        <w:numPr>
          <w:ilvl w:val="0"/>
          <w:numId w:val="71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concentrated protein fraction of soybeans</w:t>
        <w:br w:type="textWrapping"/>
      </w:r>
    </w:p>
    <w:p w:rsidR="00000000" w:rsidDel="00000000" w:rsidP="00000000" w:rsidRDefault="00000000" w:rsidRPr="00000000" w14:paraId="000006D6">
      <w:pPr>
        <w:numPr>
          <w:ilvl w:val="0"/>
          <w:numId w:val="71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Typically ~65–70% protein (less concentrated than isolate)</w:t>
        <w:br w:type="textWrapping"/>
      </w:r>
    </w:p>
    <w:p w:rsidR="00000000" w:rsidDel="00000000" w:rsidP="00000000" w:rsidRDefault="00000000" w:rsidRPr="00000000" w14:paraId="000006D7">
      <w:pPr>
        <w:numPr>
          <w:ilvl w:val="0"/>
          <w:numId w:val="71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Produced by removing some carbohydrates and fats using </w:t>
      </w:r>
      <w:r w:rsidDel="00000000" w:rsidR="00000000" w:rsidRPr="00000000">
        <w:rPr>
          <w:rFonts w:ascii="Times New Roman" w:cs="Times New Roman" w:eastAsia="Times New Roman" w:hAnsi="Times New Roman"/>
          <w:b w:val="1"/>
          <w:bCs w:val="1"/>
          <w:rtl w:val="0"/>
        </w:rPr>
        <w:t xml:space="preserve">heat, water, and/or alcohol extraction</w:t>
        <w:br w:type="textWrapping"/>
      </w:r>
    </w:p>
    <w:p w:rsidR="00000000" w:rsidDel="00000000" w:rsidP="00000000" w:rsidRDefault="00000000" w:rsidRPr="00000000" w14:paraId="000006D8">
      <w:pPr>
        <w:numPr>
          <w:ilvl w:val="0"/>
          <w:numId w:val="71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Retains more soy components than isolate, but still </w:t>
      </w:r>
      <w:r w:rsidDel="00000000" w:rsidR="00000000" w:rsidRPr="00000000">
        <w:rPr>
          <w:rFonts w:ascii="Times New Roman" w:cs="Times New Roman" w:eastAsia="Times New Roman" w:hAnsi="Times New Roman"/>
          <w:b w:val="1"/>
          <w:bCs w:val="1"/>
          <w:rtl w:val="0"/>
        </w:rPr>
        <w:t xml:space="preserve">far removed from whole soy</w:t>
        <w:br w:type="textWrapping"/>
      </w:r>
    </w:p>
    <w:p w:rsidR="00000000" w:rsidDel="00000000" w:rsidP="00000000" w:rsidRDefault="00000000" w:rsidRPr="00000000" w14:paraId="000006D9">
      <w:pPr>
        <w:spacing w:after="240" w:before="2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Think of it as </w:t>
      </w:r>
      <w:r w:rsidDel="00000000" w:rsidR="00000000" w:rsidRPr="00000000">
        <w:rPr>
          <w:rFonts w:ascii="Times New Roman" w:cs="Times New Roman" w:eastAsia="Times New Roman" w:hAnsi="Times New Roman"/>
          <w:b w:val="1"/>
          <w:bCs w:val="1"/>
          <w:rtl w:val="0"/>
        </w:rPr>
        <w:t xml:space="preserve">“less stripped than isolate, but still industrial.”</w:t>
      </w:r>
    </w:p>
    <w:p w:rsidR="00000000" w:rsidDel="00000000" w:rsidP="00000000" w:rsidRDefault="00000000" w:rsidRPr="00000000" w14:paraId="000006D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hce29tesj03c" w:id="181"/>
      <w:bookmarkEnd w:id="181"/>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6DC">
      <w:pPr>
        <w:numPr>
          <w:ilvl w:val="0"/>
          <w:numId w:val="28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Cheaper than animal protein</w:t>
        <w:br w:type="textWrapping"/>
      </w:r>
    </w:p>
    <w:p w:rsidR="00000000" w:rsidDel="00000000" w:rsidP="00000000" w:rsidRDefault="00000000" w:rsidRPr="00000000" w14:paraId="000006DD">
      <w:pPr>
        <w:numPr>
          <w:ilvl w:val="0"/>
          <w:numId w:val="28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Easier to digest than isolate (on paper)</w:t>
        <w:br w:type="textWrapping"/>
      </w:r>
    </w:p>
    <w:p w:rsidR="00000000" w:rsidDel="00000000" w:rsidP="00000000" w:rsidRDefault="00000000" w:rsidRPr="00000000" w14:paraId="000006DE">
      <w:pPr>
        <w:numPr>
          <w:ilvl w:val="0"/>
          <w:numId w:val="28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structure, chew, and bulk</w:t>
        <w:br w:type="textWrapping"/>
      </w:r>
    </w:p>
    <w:p w:rsidR="00000000" w:rsidDel="00000000" w:rsidP="00000000" w:rsidRDefault="00000000" w:rsidRPr="00000000" w14:paraId="000006DF">
      <w:pPr>
        <w:numPr>
          <w:ilvl w:val="0"/>
          <w:numId w:val="28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moisture retention</w:t>
        <w:br w:type="textWrapping"/>
      </w:r>
    </w:p>
    <w:p w:rsidR="00000000" w:rsidDel="00000000" w:rsidP="00000000" w:rsidRDefault="00000000" w:rsidRPr="00000000" w14:paraId="000006E0">
      <w:pPr>
        <w:numPr>
          <w:ilvl w:val="0"/>
          <w:numId w:val="28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products qualify for </w:t>
      </w:r>
      <w:r w:rsidDel="00000000" w:rsidR="00000000" w:rsidRPr="00000000">
        <w:rPr>
          <w:rFonts w:ascii="Times New Roman" w:cs="Times New Roman" w:eastAsia="Times New Roman" w:hAnsi="Times New Roman"/>
          <w:b w:val="1"/>
          <w:bCs w:val="1"/>
          <w:rtl w:val="0"/>
        </w:rPr>
        <w:t xml:space="preserve">“high protein” claims</w:t>
        <w:br w:type="textWrapping"/>
      </w:r>
    </w:p>
    <w:p w:rsidR="00000000" w:rsidDel="00000000" w:rsidP="00000000" w:rsidRDefault="00000000" w:rsidRPr="00000000" w14:paraId="000006E1">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in plant-based and budget protein products.</w:t>
      </w:r>
    </w:p>
    <w:p w:rsidR="00000000" w:rsidDel="00000000" w:rsidP="00000000" w:rsidRDefault="00000000" w:rsidRPr="00000000" w14:paraId="000006E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f4bjnoy0ctqo" w:id="182"/>
      <w:bookmarkEnd w:id="182"/>
      <w:r w:rsidDel="00000000" w:rsidR="00000000" w:rsidRPr="00000000">
        <w:rPr>
          <w:rFonts w:ascii="Times New Roman" w:cs="Times New Roman" w:eastAsia="Times New Roman" w:hAnsi="Times New Roman"/>
          <w:b w:val="1"/>
          <w:bCs w:val="1"/>
          <w:color w:val="000000"/>
          <w:sz w:val="26"/>
          <w:szCs w:val="26"/>
          <w:rtl w:val="0"/>
        </w:rPr>
        <w:t xml:space="preserve">4. Why many practitioners recommend limiting it</w:t>
      </w:r>
    </w:p>
    <w:p w:rsidR="00000000" w:rsidDel="00000000" w:rsidP="00000000" w:rsidRDefault="00000000" w:rsidRPr="00000000" w14:paraId="000006E4">
      <w:pPr>
        <w:numPr>
          <w:ilvl w:val="0"/>
          <w:numId w:val="60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processed enough to </w:t>
      </w:r>
      <w:r w:rsidDel="00000000" w:rsidR="00000000" w:rsidRPr="00000000">
        <w:rPr>
          <w:rFonts w:ascii="Times New Roman" w:cs="Times New Roman" w:eastAsia="Times New Roman" w:hAnsi="Times New Roman"/>
          <w:b w:val="1"/>
          <w:bCs w:val="1"/>
          <w:rtl w:val="0"/>
        </w:rPr>
        <w:t xml:space="preserve">irritate the gut</w:t>
      </w:r>
      <w:r w:rsidDel="00000000" w:rsidR="00000000" w:rsidRPr="00000000">
        <w:rPr>
          <w:rFonts w:ascii="Times New Roman" w:cs="Times New Roman" w:eastAsia="Times New Roman" w:hAnsi="Times New Roman"/>
          <w:rtl w:val="0"/>
        </w:rPr>
        <w:t xml:space="preserve"> in sensitive patients</w:t>
        <w:br w:type="textWrapping"/>
      </w:r>
    </w:p>
    <w:p w:rsidR="00000000" w:rsidDel="00000000" w:rsidP="00000000" w:rsidRDefault="00000000" w:rsidRPr="00000000" w14:paraId="000006E5">
      <w:pPr>
        <w:numPr>
          <w:ilvl w:val="0"/>
          <w:numId w:val="60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w:t>
      </w:r>
      <w:r w:rsidDel="00000000" w:rsidR="00000000" w:rsidRPr="00000000">
        <w:rPr>
          <w:rFonts w:ascii="Times New Roman" w:cs="Times New Roman" w:eastAsia="Times New Roman" w:hAnsi="Times New Roman"/>
          <w:b w:val="1"/>
          <w:bCs w:val="1"/>
          <w:rtl w:val="0"/>
        </w:rPr>
        <w:t xml:space="preserve">isoflavones</w:t>
      </w:r>
      <w:r w:rsidDel="00000000" w:rsidR="00000000" w:rsidRPr="00000000">
        <w:rPr>
          <w:rFonts w:ascii="Times New Roman" w:cs="Times New Roman" w:eastAsia="Times New Roman" w:hAnsi="Times New Roman"/>
          <w:rtl w:val="0"/>
        </w:rPr>
        <w:t xml:space="preserve"> that may affect estrogen signaling</w:t>
        <w:br w:type="textWrapping"/>
      </w:r>
    </w:p>
    <w:p w:rsidR="00000000" w:rsidDel="00000000" w:rsidP="00000000" w:rsidRDefault="00000000" w:rsidRPr="00000000" w14:paraId="000006E6">
      <w:pPr>
        <w:numPr>
          <w:ilvl w:val="0"/>
          <w:numId w:val="60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interfere with </w:t>
      </w:r>
      <w:r w:rsidDel="00000000" w:rsidR="00000000" w:rsidRPr="00000000">
        <w:rPr>
          <w:rFonts w:ascii="Times New Roman" w:cs="Times New Roman" w:eastAsia="Times New Roman" w:hAnsi="Times New Roman"/>
          <w:b w:val="1"/>
          <w:bCs w:val="1"/>
          <w:rtl w:val="0"/>
        </w:rPr>
        <w:t xml:space="preserve">thyroid function</w:t>
      </w:r>
      <w:r w:rsidDel="00000000" w:rsidR="00000000" w:rsidRPr="00000000">
        <w:rPr>
          <w:rFonts w:ascii="Times New Roman" w:cs="Times New Roman" w:eastAsia="Times New Roman" w:hAnsi="Times New Roman"/>
          <w:rtl w:val="0"/>
        </w:rPr>
        <w:t xml:space="preserve">, especially with iodine deficiency</w:t>
        <w:br w:type="textWrapping"/>
      </w:r>
    </w:p>
    <w:p w:rsidR="00000000" w:rsidDel="00000000" w:rsidP="00000000" w:rsidRDefault="00000000" w:rsidRPr="00000000" w14:paraId="000006E7">
      <w:pPr>
        <w:numPr>
          <w:ilvl w:val="0"/>
          <w:numId w:val="60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combined with other gut-irritating additives (maltodextrin, fibers, emulsifiers)</w:t>
        <w:br w:type="textWrapping"/>
      </w:r>
    </w:p>
    <w:p w:rsidR="00000000" w:rsidDel="00000000" w:rsidP="00000000" w:rsidRDefault="00000000" w:rsidRPr="00000000" w14:paraId="000006E8">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it can perpetuate </w:t>
      </w:r>
      <w:r w:rsidDel="00000000" w:rsidR="00000000" w:rsidRPr="00000000">
        <w:rPr>
          <w:rFonts w:ascii="Times New Roman" w:cs="Times New Roman" w:eastAsia="Times New Roman" w:hAnsi="Times New Roman"/>
          <w:b w:val="1"/>
          <w:bCs w:val="1"/>
          <w:rtl w:val="0"/>
        </w:rPr>
        <w:t xml:space="preserve">low-grade inflammation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E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85ejprne3yrk" w:id="183"/>
      <w:bookmarkEnd w:id="183"/>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6EB">
      <w:pPr>
        <w:numPr>
          <w:ilvl w:val="0"/>
          <w:numId w:val="83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Digested more slowly than isolate, but still </w:t>
      </w:r>
      <w:r w:rsidDel="00000000" w:rsidR="00000000" w:rsidRPr="00000000">
        <w:rPr>
          <w:rFonts w:ascii="Times New Roman" w:cs="Times New Roman" w:eastAsia="Times New Roman" w:hAnsi="Times New Roman"/>
          <w:b w:val="1"/>
          <w:bCs w:val="1"/>
          <w:rtl w:val="0"/>
        </w:rPr>
        <w:t xml:space="preserve">rapid compared to whole food proteins</w:t>
        <w:br w:type="textWrapping"/>
      </w:r>
    </w:p>
    <w:p w:rsidR="00000000" w:rsidDel="00000000" w:rsidP="00000000" w:rsidRDefault="00000000" w:rsidRPr="00000000" w14:paraId="000006EC">
      <w:pPr>
        <w:numPr>
          <w:ilvl w:val="0"/>
          <w:numId w:val="83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stimulate </w:t>
      </w:r>
      <w:r w:rsidDel="00000000" w:rsidR="00000000" w:rsidRPr="00000000">
        <w:rPr>
          <w:rFonts w:ascii="Times New Roman" w:cs="Times New Roman" w:eastAsia="Times New Roman" w:hAnsi="Times New Roman"/>
          <w:b w:val="1"/>
          <w:bCs w:val="1"/>
          <w:rtl w:val="0"/>
        </w:rPr>
        <w:t xml:space="preserve">insulin release</w:t>
        <w:br w:type="textWrapping"/>
      </w:r>
    </w:p>
    <w:p w:rsidR="00000000" w:rsidDel="00000000" w:rsidP="00000000" w:rsidRDefault="00000000" w:rsidRPr="00000000" w14:paraId="000006ED">
      <w:pPr>
        <w:numPr>
          <w:ilvl w:val="0"/>
          <w:numId w:val="83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Isoflavones may bind estrogen receptors (weak estrogenic or anti-estrogenic effects)</w:t>
        <w:br w:type="textWrapping"/>
      </w:r>
    </w:p>
    <w:p w:rsidR="00000000" w:rsidDel="00000000" w:rsidP="00000000" w:rsidRDefault="00000000" w:rsidRPr="00000000" w14:paraId="000006EE">
      <w:pPr>
        <w:numPr>
          <w:ilvl w:val="0"/>
          <w:numId w:val="83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increase gut permeability or immune activation in sensitive individuals</w:t>
        <w:br w:type="textWrapping"/>
      </w:r>
    </w:p>
    <w:p w:rsidR="00000000" w:rsidDel="00000000" w:rsidP="00000000" w:rsidRDefault="00000000" w:rsidRPr="00000000" w14:paraId="000006E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8bvzmzusvby0" w:id="184"/>
      <w:bookmarkEnd w:id="184"/>
      <w:r w:rsidDel="00000000" w:rsidR="00000000" w:rsidRPr="00000000">
        <w:rPr>
          <w:rFonts w:ascii="Times New Roman" w:cs="Times New Roman" w:eastAsia="Times New Roman" w:hAnsi="Times New Roman"/>
          <w:b w:val="1"/>
          <w:bCs w:val="1"/>
          <w:color w:val="000000"/>
          <w:sz w:val="26"/>
          <w:szCs w:val="26"/>
          <w:rtl w:val="0"/>
        </w:rPr>
        <w:t xml:space="preserve">6. Chronic illness links (associations &amp; mechanisms)</w:t>
      </w:r>
    </w:p>
    <w:p w:rsidR="00000000" w:rsidDel="00000000" w:rsidP="00000000" w:rsidRDefault="00000000" w:rsidRPr="00000000" w14:paraId="000006F1">
      <w:pPr>
        <w:numPr>
          <w:ilvl w:val="0"/>
          <w:numId w:val="93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Hormonal imbalance</w:t>
      </w:r>
      <w:r w:rsidDel="00000000" w:rsidR="00000000" w:rsidRPr="00000000">
        <w:rPr>
          <w:rFonts w:ascii="Times New Roman" w:cs="Times New Roman" w:eastAsia="Times New Roman" w:hAnsi="Times New Roman"/>
          <w:rtl w:val="0"/>
        </w:rPr>
        <w:t xml:space="preserve"> (PCOS, estrogen-dominant symptoms)</w:t>
        <w:br w:type="textWrapping"/>
      </w:r>
    </w:p>
    <w:p w:rsidR="00000000" w:rsidDel="00000000" w:rsidP="00000000" w:rsidRDefault="00000000" w:rsidRPr="00000000" w14:paraId="000006F2">
      <w:pPr>
        <w:numPr>
          <w:ilvl w:val="0"/>
          <w:numId w:val="93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Thyroid suppression risk</w:t>
      </w:r>
      <w:r w:rsidDel="00000000" w:rsidR="00000000" w:rsidRPr="00000000">
        <w:rPr>
          <w:rFonts w:ascii="Times New Roman" w:cs="Times New Roman" w:eastAsia="Times New Roman" w:hAnsi="Times New Roman"/>
          <w:rtl w:val="0"/>
        </w:rPr>
        <w:t xml:space="preserve"> in vulnerable patients</w:t>
        <w:br w:type="textWrapping"/>
      </w:r>
    </w:p>
    <w:p w:rsidR="00000000" w:rsidDel="00000000" w:rsidP="00000000" w:rsidRDefault="00000000" w:rsidRPr="00000000" w14:paraId="000006F3">
      <w:pPr>
        <w:numPr>
          <w:ilvl w:val="0"/>
          <w:numId w:val="93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Gut inflammation / food sensitivities</w:t>
        <w:br w:type="textWrapping"/>
      </w:r>
    </w:p>
    <w:p w:rsidR="00000000" w:rsidDel="00000000" w:rsidP="00000000" w:rsidRDefault="00000000" w:rsidRPr="00000000" w14:paraId="000006F4">
      <w:pPr>
        <w:numPr>
          <w:ilvl w:val="0"/>
          <w:numId w:val="93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Autoimmune flares</w:t>
      </w:r>
      <w:r w:rsidDel="00000000" w:rsidR="00000000" w:rsidRPr="00000000">
        <w:rPr>
          <w:rFonts w:ascii="Times New Roman" w:cs="Times New Roman" w:eastAsia="Times New Roman" w:hAnsi="Times New Roman"/>
          <w:rtl w:val="0"/>
        </w:rPr>
        <w:t xml:space="preserve"> in susceptible individuals</w:t>
        <w:br w:type="textWrapping"/>
      </w:r>
    </w:p>
    <w:p w:rsidR="00000000" w:rsidDel="00000000" w:rsidP="00000000" w:rsidRDefault="00000000" w:rsidRPr="00000000" w14:paraId="000006F5">
      <w:pPr>
        <w:numPr>
          <w:ilvl w:val="0"/>
          <w:numId w:val="93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Skin conditions</w:t>
      </w:r>
      <w:r w:rsidDel="00000000" w:rsidR="00000000" w:rsidRPr="00000000">
        <w:rPr>
          <w:rFonts w:ascii="Times New Roman" w:cs="Times New Roman" w:eastAsia="Times New Roman" w:hAnsi="Times New Roman"/>
          <w:rtl w:val="0"/>
        </w:rPr>
        <w:t xml:space="preserve"> (acne, eczema) in some patients</w:t>
        <w:br w:type="textWrapping"/>
      </w:r>
    </w:p>
    <w:p w:rsidR="00000000" w:rsidDel="00000000" w:rsidP="00000000" w:rsidRDefault="00000000" w:rsidRPr="00000000" w14:paraId="000006F6">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Effects are </w:t>
      </w:r>
      <w:r w:rsidDel="00000000" w:rsidR="00000000" w:rsidRPr="00000000">
        <w:rPr>
          <w:rFonts w:ascii="Times New Roman" w:cs="Times New Roman" w:eastAsia="Times New Roman" w:hAnsi="Times New Roman"/>
          <w:b w:val="1"/>
          <w:bCs w:val="1"/>
          <w:rtl w:val="0"/>
        </w:rPr>
        <w:t xml:space="preserve">dose- and sensitivity-dependent</w:t>
      </w:r>
      <w:r w:rsidDel="00000000" w:rsidR="00000000" w:rsidRPr="00000000">
        <w:rPr>
          <w:rFonts w:ascii="Times New Roman" w:cs="Times New Roman" w:eastAsia="Times New Roman" w:hAnsi="Times New Roman"/>
          <w:rtl w:val="0"/>
        </w:rPr>
        <w:t xml:space="preserve">, but concentrates are still commonly problematic.</w:t>
      </w:r>
    </w:p>
    <w:p w:rsidR="00000000" w:rsidDel="00000000" w:rsidP="00000000" w:rsidRDefault="00000000" w:rsidRPr="00000000" w14:paraId="000006F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i2mln3scnco2" w:id="185"/>
      <w:bookmarkEnd w:id="185"/>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6F9">
      <w:pPr>
        <w:numPr>
          <w:ilvl w:val="0"/>
          <w:numId w:val="78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bars and shakes</w:t>
        <w:br w:type="textWrapping"/>
      </w:r>
    </w:p>
    <w:p w:rsidR="00000000" w:rsidDel="00000000" w:rsidP="00000000" w:rsidRDefault="00000000" w:rsidRPr="00000000" w14:paraId="000006FA">
      <w:pPr>
        <w:numPr>
          <w:ilvl w:val="0"/>
          <w:numId w:val="78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Vegan meat alternatives</w:t>
        <w:br w:type="textWrapping"/>
      </w:r>
    </w:p>
    <w:p w:rsidR="00000000" w:rsidDel="00000000" w:rsidP="00000000" w:rsidRDefault="00000000" w:rsidRPr="00000000" w14:paraId="000006FB">
      <w:pPr>
        <w:numPr>
          <w:ilvl w:val="0"/>
          <w:numId w:val="78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Plant-based burgers, sausages, nuggets</w:t>
        <w:br w:type="textWrapping"/>
      </w:r>
    </w:p>
    <w:p w:rsidR="00000000" w:rsidDel="00000000" w:rsidP="00000000" w:rsidRDefault="00000000" w:rsidRPr="00000000" w14:paraId="000006FC">
      <w:pPr>
        <w:numPr>
          <w:ilvl w:val="0"/>
          <w:numId w:val="78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 protein powders</w:t>
        <w:br w:type="textWrapping"/>
      </w:r>
    </w:p>
    <w:p w:rsidR="00000000" w:rsidDel="00000000" w:rsidP="00000000" w:rsidRDefault="00000000" w:rsidRPr="00000000" w14:paraId="000006FD">
      <w:pPr>
        <w:numPr>
          <w:ilvl w:val="0"/>
          <w:numId w:val="78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Processed “high-protein” snacks</w:t>
        <w:br w:type="textWrapping"/>
      </w:r>
    </w:p>
    <w:p w:rsidR="00000000" w:rsidDel="00000000" w:rsidP="00000000" w:rsidRDefault="00000000" w:rsidRPr="00000000" w14:paraId="000006FE">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6FF">
      <w:pPr>
        <w:numPr>
          <w:ilvl w:val="0"/>
          <w:numId w:val="21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Soy protein concentrate</w:t>
        <w:br w:type="textWrapping"/>
      </w:r>
    </w:p>
    <w:p w:rsidR="00000000" w:rsidDel="00000000" w:rsidP="00000000" w:rsidRDefault="00000000" w:rsidRPr="00000000" w14:paraId="00000700">
      <w:pPr>
        <w:numPr>
          <w:ilvl w:val="0"/>
          <w:numId w:val="21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Concentrated soy protein</w:t>
        <w:br w:type="textWrapping"/>
      </w:r>
    </w:p>
    <w:p w:rsidR="00000000" w:rsidDel="00000000" w:rsidP="00000000" w:rsidRDefault="00000000" w:rsidRPr="00000000" w14:paraId="00000701">
      <w:pPr>
        <w:numPr>
          <w:ilvl w:val="0"/>
          <w:numId w:val="21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Textured soy protein (sometimes combined)</w:t>
        <w:br w:type="textWrapping"/>
      </w:r>
    </w:p>
    <w:p w:rsidR="00000000" w:rsidDel="00000000" w:rsidP="00000000" w:rsidRDefault="00000000" w:rsidRPr="00000000" w14:paraId="00000702">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Textured vegetable protein (TVP)</w:t>
      </w:r>
    </w:p>
    <w:p w:rsidR="00000000" w:rsidDel="00000000" w:rsidP="00000000" w:rsidRDefault="00000000" w:rsidRPr="00000000" w14:paraId="0000070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vrbpnaugya5y" w:id="186"/>
      <w:bookmarkEnd w:id="186"/>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704">
      <w:pPr>
        <w:numPr>
          <w:ilvl w:val="0"/>
          <w:numId w:val="13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Ultra-processed protein</w:t>
      </w:r>
      <w:r w:rsidDel="00000000" w:rsidR="00000000" w:rsidRPr="00000000">
        <w:rPr>
          <w:rFonts w:ascii="Times New Roman" w:cs="Times New Roman" w:eastAsia="Times New Roman" w:hAnsi="Times New Roman"/>
          <w:rtl w:val="0"/>
        </w:rPr>
        <w:t xml:space="preserve"> made from soy (most commonly)</w:t>
        <w:br w:type="textWrapping"/>
      </w:r>
    </w:p>
    <w:p w:rsidR="00000000" w:rsidDel="00000000" w:rsidP="00000000" w:rsidRDefault="00000000" w:rsidRPr="00000000" w14:paraId="00000705">
      <w:pPr>
        <w:numPr>
          <w:ilvl w:val="0"/>
          <w:numId w:val="13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contains </w:t>
      </w:r>
      <w:r w:rsidDel="00000000" w:rsidR="00000000" w:rsidRPr="00000000">
        <w:rPr>
          <w:rFonts w:ascii="Times New Roman" w:cs="Times New Roman" w:eastAsia="Times New Roman" w:hAnsi="Times New Roman"/>
          <w:b w:val="1"/>
          <w:bCs w:val="1"/>
          <w:rtl w:val="0"/>
        </w:rPr>
        <w:t xml:space="preserve">residual solvents</w:t>
      </w:r>
      <w:r w:rsidDel="00000000" w:rsidR="00000000" w:rsidRPr="00000000">
        <w:rPr>
          <w:rFonts w:ascii="Times New Roman" w:cs="Times New Roman" w:eastAsia="Times New Roman" w:hAnsi="Times New Roman"/>
          <w:rtl w:val="0"/>
        </w:rPr>
        <w:t xml:space="preserve"> and processing byproducts</w:t>
        <w:br w:type="textWrapping"/>
      </w:r>
    </w:p>
    <w:p w:rsidR="00000000" w:rsidDel="00000000" w:rsidP="00000000" w:rsidRDefault="00000000" w:rsidRPr="00000000" w14:paraId="00000706">
      <w:pPr>
        <w:numPr>
          <w:ilvl w:val="0"/>
          <w:numId w:val="13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w:t>
      </w:r>
      <w:r w:rsidDel="00000000" w:rsidR="00000000" w:rsidRPr="00000000">
        <w:rPr>
          <w:rFonts w:ascii="Times New Roman" w:cs="Times New Roman" w:eastAsia="Times New Roman" w:hAnsi="Times New Roman"/>
          <w:b w:val="1"/>
          <w:bCs w:val="1"/>
          <w:rtl w:val="0"/>
        </w:rPr>
        <w:t xml:space="preserve">allergen</w:t>
      </w:r>
      <w:r w:rsidDel="00000000" w:rsidR="00000000" w:rsidRPr="00000000">
        <w:rPr>
          <w:rFonts w:ascii="Times New Roman" w:cs="Times New Roman" w:eastAsia="Times New Roman" w:hAnsi="Times New Roman"/>
          <w:rtl w:val="0"/>
        </w:rPr>
        <w:t xml:space="preserve"> and food sensitivity trigger</w:t>
        <w:br w:type="textWrapping"/>
      </w:r>
    </w:p>
    <w:p w:rsidR="00000000" w:rsidDel="00000000" w:rsidP="00000000" w:rsidRDefault="00000000" w:rsidRPr="00000000" w14:paraId="00000707">
      <w:pPr>
        <w:numPr>
          <w:ilvl w:val="0"/>
          <w:numId w:val="13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affect </w:t>
      </w:r>
      <w:r w:rsidDel="00000000" w:rsidR="00000000" w:rsidRPr="00000000">
        <w:rPr>
          <w:rFonts w:ascii="Times New Roman" w:cs="Times New Roman" w:eastAsia="Times New Roman" w:hAnsi="Times New Roman"/>
          <w:b w:val="1"/>
          <w:bCs w:val="1"/>
          <w:rtl w:val="0"/>
        </w:rPr>
        <w:t xml:space="preserve">hormones</w:t>
      </w:r>
      <w:r w:rsidDel="00000000" w:rsidR="00000000" w:rsidRPr="00000000">
        <w:rPr>
          <w:rFonts w:ascii="Times New Roman" w:cs="Times New Roman" w:eastAsia="Times New Roman" w:hAnsi="Times New Roman"/>
          <w:rtl w:val="0"/>
        </w:rPr>
        <w:t xml:space="preserve"> due to soy isoflavones</w:t>
        <w:br w:type="textWrapping"/>
      </w:r>
    </w:p>
    <w:p w:rsidR="00000000" w:rsidDel="00000000" w:rsidP="00000000" w:rsidRDefault="00000000" w:rsidRPr="00000000" w14:paraId="00000708">
      <w:pPr>
        <w:numPr>
          <w:ilvl w:val="0"/>
          <w:numId w:val="13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Frequently derived from </w:t>
      </w:r>
      <w:r w:rsidDel="00000000" w:rsidR="00000000" w:rsidRPr="00000000">
        <w:rPr>
          <w:rFonts w:ascii="Times New Roman" w:cs="Times New Roman" w:eastAsia="Times New Roman" w:hAnsi="Times New Roman"/>
          <w:b w:val="1"/>
          <w:bCs w:val="1"/>
          <w:rtl w:val="0"/>
        </w:rPr>
        <w:t xml:space="preserve">GMO soy</w:t>
      </w:r>
      <w:r w:rsidDel="00000000" w:rsidR="00000000" w:rsidRPr="00000000">
        <w:rPr>
          <w:rFonts w:ascii="Times New Roman" w:cs="Times New Roman" w:eastAsia="Times New Roman" w:hAnsi="Times New Roman"/>
          <w:rtl w:val="0"/>
        </w:rPr>
        <w:t xml:space="preserve"> unless labeled organic</w:t>
        <w:br w:type="textWrapping"/>
      </w:r>
    </w:p>
    <w:p w:rsidR="00000000" w:rsidDel="00000000" w:rsidP="00000000" w:rsidRDefault="00000000" w:rsidRPr="00000000" w14:paraId="00000709">
      <w:pPr>
        <w:numPr>
          <w:ilvl w:val="0"/>
          <w:numId w:val="13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heavily in “plant-based” and “high-protein” processed foods</w:t>
        <w:br w:type="textWrapping"/>
      </w:r>
    </w:p>
    <w:p w:rsidR="00000000" w:rsidDel="00000000" w:rsidP="00000000" w:rsidRDefault="00000000" w:rsidRPr="00000000" w14:paraId="0000070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romn30n5wv9z" w:id="187"/>
      <w:bookmarkEnd w:id="187"/>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70C">
      <w:pPr>
        <w:numPr>
          <w:ilvl w:val="0"/>
          <w:numId w:val="18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defatted soy flour</w:t>
      </w:r>
      <w:r w:rsidDel="00000000" w:rsidR="00000000" w:rsidRPr="00000000">
        <w:rPr>
          <w:rFonts w:ascii="Times New Roman" w:cs="Times New Roman" w:eastAsia="Times New Roman" w:hAnsi="Times New Roman"/>
          <w:rtl w:val="0"/>
        </w:rPr>
        <w:t xml:space="preserve"> or soy protein product</w:t>
        <w:br w:type="textWrapping"/>
      </w:r>
    </w:p>
    <w:p w:rsidR="00000000" w:rsidDel="00000000" w:rsidP="00000000" w:rsidRDefault="00000000" w:rsidRPr="00000000" w14:paraId="0000070D">
      <w:pPr>
        <w:numPr>
          <w:ilvl w:val="0"/>
          <w:numId w:val="18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Produced by:</w:t>
        <w:br w:type="textWrapping"/>
      </w:r>
    </w:p>
    <w:p w:rsidR="00000000" w:rsidDel="00000000" w:rsidP="00000000" w:rsidRDefault="00000000" w:rsidRPr="00000000" w14:paraId="0000070E">
      <w:pPr>
        <w:numPr>
          <w:ilvl w:val="1"/>
          <w:numId w:val="18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Removing soybean oil</w:t>
        <w:br w:type="textWrapping"/>
      </w:r>
    </w:p>
    <w:p w:rsidR="00000000" w:rsidDel="00000000" w:rsidP="00000000" w:rsidRDefault="00000000" w:rsidRPr="00000000" w14:paraId="0000070F">
      <w:pPr>
        <w:numPr>
          <w:ilvl w:val="1"/>
          <w:numId w:val="18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Applying </w:t>
      </w:r>
      <w:r w:rsidDel="00000000" w:rsidR="00000000" w:rsidRPr="00000000">
        <w:rPr>
          <w:rFonts w:ascii="Times New Roman" w:cs="Times New Roman" w:eastAsia="Times New Roman" w:hAnsi="Times New Roman"/>
          <w:b w:val="1"/>
          <w:bCs w:val="1"/>
          <w:rtl w:val="0"/>
        </w:rPr>
        <w:t xml:space="preserve">high heat and pressure extrusion</w:t>
        <w:br w:type="textWrapping"/>
      </w:r>
    </w:p>
    <w:p w:rsidR="00000000" w:rsidDel="00000000" w:rsidP="00000000" w:rsidRDefault="00000000" w:rsidRPr="00000000" w14:paraId="00000710">
      <w:pPr>
        <w:numPr>
          <w:ilvl w:val="1"/>
          <w:numId w:val="18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a </w:t>
      </w:r>
      <w:r w:rsidDel="00000000" w:rsidR="00000000" w:rsidRPr="00000000">
        <w:rPr>
          <w:rFonts w:ascii="Times New Roman" w:cs="Times New Roman" w:eastAsia="Times New Roman" w:hAnsi="Times New Roman"/>
          <w:b w:val="1"/>
          <w:bCs w:val="1"/>
          <w:rtl w:val="0"/>
        </w:rPr>
        <w:t xml:space="preserve">meat-like texture</w:t>
        <w:br w:type="textWrapping"/>
      </w:r>
    </w:p>
    <w:p w:rsidR="00000000" w:rsidDel="00000000" w:rsidP="00000000" w:rsidRDefault="00000000" w:rsidRPr="00000000" w14:paraId="00000711">
      <w:pPr>
        <w:numPr>
          <w:ilvl w:val="0"/>
          <w:numId w:val="18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made from:</w:t>
        <w:br w:type="textWrapping"/>
      </w:r>
    </w:p>
    <w:p w:rsidR="00000000" w:rsidDel="00000000" w:rsidP="00000000" w:rsidRDefault="00000000" w:rsidRPr="00000000" w14:paraId="00000712">
      <w:pPr>
        <w:numPr>
          <w:ilvl w:val="1"/>
          <w:numId w:val="18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Soy protein isolate</w:t>
        <w:br w:type="textWrapping"/>
      </w:r>
    </w:p>
    <w:p w:rsidR="00000000" w:rsidDel="00000000" w:rsidP="00000000" w:rsidRDefault="00000000" w:rsidRPr="00000000" w14:paraId="00000713">
      <w:pPr>
        <w:numPr>
          <w:ilvl w:val="1"/>
          <w:numId w:val="18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Soy protein concentrate</w:t>
        <w:br w:type="textWrapping"/>
      </w:r>
    </w:p>
    <w:p w:rsidR="00000000" w:rsidDel="00000000" w:rsidP="00000000" w:rsidRDefault="00000000" w:rsidRPr="00000000" w14:paraId="00000714">
      <w:pPr>
        <w:numPr>
          <w:ilvl w:val="1"/>
          <w:numId w:val="189"/>
        </w:numPr>
        <w:spacing w:after="24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Defatted soy flour</w:t>
        <w:br w:type="textWrapping"/>
      </w:r>
    </w:p>
    <w:p w:rsidR="00000000" w:rsidDel="00000000" w:rsidP="00000000" w:rsidRDefault="00000000" w:rsidRPr="00000000" w14:paraId="00000715">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t>
      </w:r>
      <w:r w:rsidDel="00000000" w:rsidR="00000000" w:rsidRPr="00000000">
        <w:rPr>
          <w:rFonts w:ascii="Times New Roman" w:cs="Times New Roman" w:eastAsia="Times New Roman" w:hAnsi="Times New Roman"/>
          <w:b w:val="1"/>
          <w:bCs w:val="1"/>
          <w:rtl w:val="0"/>
        </w:rPr>
        <w:t xml:space="preserve">not whole soy</w:t>
      </w:r>
      <w:r w:rsidDel="00000000" w:rsidR="00000000" w:rsidRPr="00000000">
        <w:rPr>
          <w:rFonts w:ascii="Times New Roman" w:cs="Times New Roman" w:eastAsia="Times New Roman" w:hAnsi="Times New Roman"/>
          <w:rtl w:val="0"/>
        </w:rPr>
        <w:t xml:space="preserve"> — it’s a reconstructed protein product.</w:t>
      </w:r>
    </w:p>
    <w:p w:rsidR="00000000" w:rsidDel="00000000" w:rsidP="00000000" w:rsidRDefault="00000000" w:rsidRPr="00000000" w14:paraId="0000071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es3r5bxmbe5e" w:id="188"/>
      <w:bookmarkEnd w:id="188"/>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718">
      <w:pPr>
        <w:numPr>
          <w:ilvl w:val="0"/>
          <w:numId w:val="76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Extremely </w:t>
      </w:r>
      <w:r w:rsidDel="00000000" w:rsidR="00000000" w:rsidRPr="00000000">
        <w:rPr>
          <w:rFonts w:ascii="Times New Roman" w:cs="Times New Roman" w:eastAsia="Times New Roman" w:hAnsi="Times New Roman"/>
          <w:b w:val="1"/>
          <w:bCs w:val="1"/>
          <w:rtl w:val="0"/>
        </w:rPr>
        <w:t xml:space="preserve">cheap protein source</w:t>
        <w:br w:type="textWrapping"/>
      </w:r>
    </w:p>
    <w:p w:rsidR="00000000" w:rsidDel="00000000" w:rsidP="00000000" w:rsidRDefault="00000000" w:rsidRPr="00000000" w14:paraId="00000719">
      <w:pPr>
        <w:numPr>
          <w:ilvl w:val="0"/>
          <w:numId w:val="76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Mimics </w:t>
      </w:r>
      <w:r w:rsidDel="00000000" w:rsidR="00000000" w:rsidRPr="00000000">
        <w:rPr>
          <w:rFonts w:ascii="Times New Roman" w:cs="Times New Roman" w:eastAsia="Times New Roman" w:hAnsi="Times New Roman"/>
          <w:b w:val="1"/>
          <w:bCs w:val="1"/>
          <w:rtl w:val="0"/>
        </w:rPr>
        <w:t xml:space="preserve">meat texture</w:t>
      </w:r>
      <w:r w:rsidDel="00000000" w:rsidR="00000000" w:rsidRPr="00000000">
        <w:rPr>
          <w:rFonts w:ascii="Times New Roman" w:cs="Times New Roman" w:eastAsia="Times New Roman" w:hAnsi="Times New Roman"/>
          <w:rtl w:val="0"/>
        </w:rPr>
        <w:t xml:space="preserve"> very effectively</w:t>
        <w:br w:type="textWrapping"/>
      </w:r>
    </w:p>
    <w:p w:rsidR="00000000" w:rsidDel="00000000" w:rsidP="00000000" w:rsidRDefault="00000000" w:rsidRPr="00000000" w14:paraId="0000071A">
      <w:pPr>
        <w:numPr>
          <w:ilvl w:val="0"/>
          <w:numId w:val="76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Shelf-stable and lightweight</w:t>
        <w:br w:type="textWrapping"/>
      </w:r>
    </w:p>
    <w:p w:rsidR="00000000" w:rsidDel="00000000" w:rsidP="00000000" w:rsidRDefault="00000000" w:rsidRPr="00000000" w14:paraId="0000071B">
      <w:pPr>
        <w:numPr>
          <w:ilvl w:val="0"/>
          <w:numId w:val="76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Absorbs flavors well</w:t>
        <w:br w:type="textWrapping"/>
      </w:r>
    </w:p>
    <w:p w:rsidR="00000000" w:rsidDel="00000000" w:rsidP="00000000" w:rsidRDefault="00000000" w:rsidRPr="00000000" w14:paraId="0000071C">
      <w:pPr>
        <w:numPr>
          <w:ilvl w:val="0"/>
          <w:numId w:val="76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products qualify for </w:t>
      </w:r>
      <w:r w:rsidDel="00000000" w:rsidR="00000000" w:rsidRPr="00000000">
        <w:rPr>
          <w:rFonts w:ascii="Times New Roman" w:cs="Times New Roman" w:eastAsia="Times New Roman" w:hAnsi="Times New Roman"/>
          <w:b w:val="1"/>
          <w:bCs w:val="1"/>
          <w:rtl w:val="0"/>
        </w:rPr>
        <w:t xml:space="preserve">“high protein” and “plant-based” claims</w:t>
        <w:br w:type="textWrapping"/>
      </w:r>
    </w:p>
    <w:p w:rsidR="00000000" w:rsidDel="00000000" w:rsidP="00000000" w:rsidRDefault="00000000" w:rsidRPr="00000000" w14:paraId="0000071D">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a manufacturing dream ingredient.</w:t>
      </w:r>
    </w:p>
    <w:p w:rsidR="00000000" w:rsidDel="00000000" w:rsidP="00000000" w:rsidRDefault="00000000" w:rsidRPr="00000000" w14:paraId="0000071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f2ckjr5e88s2" w:id="189"/>
      <w:bookmarkEnd w:id="189"/>
      <w:r w:rsidDel="00000000" w:rsidR="00000000" w:rsidRPr="00000000">
        <w:rPr>
          <w:rFonts w:ascii="Times New Roman" w:cs="Times New Roman" w:eastAsia="Times New Roman" w:hAnsi="Times New Roman"/>
          <w:b w:val="1"/>
          <w:bCs w:val="1"/>
          <w:color w:val="000000"/>
          <w:sz w:val="26"/>
          <w:szCs w:val="26"/>
          <w:rtl w:val="0"/>
        </w:rPr>
        <w:t xml:space="preserve">4. Why many practitioners recommend avoiding or limiting it</w:t>
      </w:r>
    </w:p>
    <w:p w:rsidR="00000000" w:rsidDel="00000000" w:rsidP="00000000" w:rsidRDefault="00000000" w:rsidRPr="00000000" w14:paraId="00000720">
      <w:pPr>
        <w:numPr>
          <w:ilvl w:val="0"/>
          <w:numId w:val="23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Highly processed → </w:t>
      </w:r>
      <w:r w:rsidDel="00000000" w:rsidR="00000000" w:rsidRPr="00000000">
        <w:rPr>
          <w:rFonts w:ascii="Times New Roman" w:cs="Times New Roman" w:eastAsia="Times New Roman" w:hAnsi="Times New Roman"/>
          <w:b w:val="1"/>
          <w:bCs w:val="1"/>
          <w:rtl w:val="0"/>
        </w:rPr>
        <w:t xml:space="preserve">harder to digest</w:t>
        <w:br w:type="textWrapping"/>
      </w:r>
    </w:p>
    <w:p w:rsidR="00000000" w:rsidDel="00000000" w:rsidP="00000000" w:rsidRDefault="00000000" w:rsidRPr="00000000" w14:paraId="00000721">
      <w:pPr>
        <w:numPr>
          <w:ilvl w:val="0"/>
          <w:numId w:val="23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cause of </w:t>
      </w:r>
      <w:r w:rsidDel="00000000" w:rsidR="00000000" w:rsidRPr="00000000">
        <w:rPr>
          <w:rFonts w:ascii="Times New Roman" w:cs="Times New Roman" w:eastAsia="Times New Roman" w:hAnsi="Times New Roman"/>
          <w:b w:val="1"/>
          <w:bCs w:val="1"/>
          <w:rtl w:val="0"/>
        </w:rPr>
        <w:t xml:space="preserve">bloating, gas, and inflammation</w:t>
        <w:br w:type="textWrapping"/>
      </w:r>
    </w:p>
    <w:p w:rsidR="00000000" w:rsidDel="00000000" w:rsidP="00000000" w:rsidRDefault="00000000" w:rsidRPr="00000000" w14:paraId="00000722">
      <w:pPr>
        <w:numPr>
          <w:ilvl w:val="0"/>
          <w:numId w:val="23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Isoflavones may disrupt </w:t>
      </w:r>
      <w:r w:rsidDel="00000000" w:rsidR="00000000" w:rsidRPr="00000000">
        <w:rPr>
          <w:rFonts w:ascii="Times New Roman" w:cs="Times New Roman" w:eastAsia="Times New Roman" w:hAnsi="Times New Roman"/>
          <w:b w:val="1"/>
          <w:bCs w:val="1"/>
          <w:rtl w:val="0"/>
        </w:rPr>
        <w:t xml:space="preserve">estrogen signaling</w:t>
        <w:br w:type="textWrapping"/>
      </w:r>
    </w:p>
    <w:p w:rsidR="00000000" w:rsidDel="00000000" w:rsidP="00000000" w:rsidRDefault="00000000" w:rsidRPr="00000000" w14:paraId="00000723">
      <w:pPr>
        <w:numPr>
          <w:ilvl w:val="0"/>
          <w:numId w:val="23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paired with </w:t>
      </w:r>
      <w:r w:rsidDel="00000000" w:rsidR="00000000" w:rsidRPr="00000000">
        <w:rPr>
          <w:rFonts w:ascii="Times New Roman" w:cs="Times New Roman" w:eastAsia="Times New Roman" w:hAnsi="Times New Roman"/>
          <w:b w:val="1"/>
          <w:bCs w:val="1"/>
          <w:rtl w:val="0"/>
        </w:rPr>
        <w:t xml:space="preserve">inflammatory oils, starches, and flavor enhancers</w:t>
        <w:br w:type="textWrapping"/>
      </w:r>
    </w:p>
    <w:p w:rsidR="00000000" w:rsidDel="00000000" w:rsidP="00000000" w:rsidRDefault="00000000" w:rsidRPr="00000000" w14:paraId="00000724">
      <w:pPr>
        <w:numPr>
          <w:ilvl w:val="0"/>
          <w:numId w:val="23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worsen symptoms in </w:t>
      </w:r>
      <w:r w:rsidDel="00000000" w:rsidR="00000000" w:rsidRPr="00000000">
        <w:rPr>
          <w:rFonts w:ascii="Times New Roman" w:cs="Times New Roman" w:eastAsia="Times New Roman" w:hAnsi="Times New Roman"/>
          <w:b w:val="1"/>
          <w:bCs w:val="1"/>
          <w:rtl w:val="0"/>
        </w:rPr>
        <w:t xml:space="preserve">thyroid, autoimmune, and hormone-sensitive patients</w:t>
        <w:br w:type="textWrapping"/>
      </w:r>
    </w:p>
    <w:p w:rsidR="00000000" w:rsidDel="00000000" w:rsidP="00000000" w:rsidRDefault="00000000" w:rsidRPr="00000000" w14:paraId="00000725">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practice, TVP shows up frequently in patients with </w:t>
      </w:r>
      <w:r w:rsidDel="00000000" w:rsidR="00000000" w:rsidRPr="00000000">
        <w:rPr>
          <w:rFonts w:ascii="Times New Roman" w:cs="Times New Roman" w:eastAsia="Times New Roman" w:hAnsi="Times New Roman"/>
          <w:b w:val="1"/>
          <w:bCs w:val="1"/>
          <w:rtl w:val="0"/>
        </w:rPr>
        <w:t xml:space="preserve">mystery inflammation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2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x4p22vwlcpc4" w:id="190"/>
      <w:bookmarkEnd w:id="190"/>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728">
      <w:pPr>
        <w:numPr>
          <w:ilvl w:val="0"/>
          <w:numId w:val="55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Rapid digestion → </w:t>
      </w:r>
      <w:r w:rsidDel="00000000" w:rsidR="00000000" w:rsidRPr="00000000">
        <w:rPr>
          <w:rFonts w:ascii="Times New Roman" w:cs="Times New Roman" w:eastAsia="Times New Roman" w:hAnsi="Times New Roman"/>
          <w:b w:val="1"/>
          <w:bCs w:val="1"/>
          <w:rtl w:val="0"/>
        </w:rPr>
        <w:t xml:space="preserve">insulin stimulation</w:t>
        <w:br w:type="textWrapping"/>
      </w:r>
    </w:p>
    <w:p w:rsidR="00000000" w:rsidDel="00000000" w:rsidP="00000000" w:rsidRDefault="00000000" w:rsidRPr="00000000" w14:paraId="00000729">
      <w:pPr>
        <w:numPr>
          <w:ilvl w:val="0"/>
          <w:numId w:val="55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gut irritation and immune activation</w:t>
        <w:br w:type="textWrapping"/>
      </w:r>
    </w:p>
    <w:p w:rsidR="00000000" w:rsidDel="00000000" w:rsidP="00000000" w:rsidRDefault="00000000" w:rsidRPr="00000000" w14:paraId="0000072A">
      <w:pPr>
        <w:numPr>
          <w:ilvl w:val="0"/>
          <w:numId w:val="55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Isoflavones bind estrogen receptors (weak estrogenic/anti-estrogenic effects)</w:t>
        <w:br w:type="textWrapping"/>
      </w:r>
    </w:p>
    <w:p w:rsidR="00000000" w:rsidDel="00000000" w:rsidP="00000000" w:rsidRDefault="00000000" w:rsidRPr="00000000" w14:paraId="0000072B">
      <w:pPr>
        <w:numPr>
          <w:ilvl w:val="0"/>
          <w:numId w:val="55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increase </w:t>
      </w:r>
      <w:r w:rsidDel="00000000" w:rsidR="00000000" w:rsidRPr="00000000">
        <w:rPr>
          <w:rFonts w:ascii="Times New Roman" w:cs="Times New Roman" w:eastAsia="Times New Roman" w:hAnsi="Times New Roman"/>
          <w:b w:val="1"/>
          <w:bCs w:val="1"/>
          <w:rtl w:val="0"/>
        </w:rPr>
        <w:t xml:space="preserve">intestinal permeability</w:t>
      </w:r>
      <w:r w:rsidDel="00000000" w:rsidR="00000000" w:rsidRPr="00000000">
        <w:rPr>
          <w:rFonts w:ascii="Times New Roman" w:cs="Times New Roman" w:eastAsia="Times New Roman" w:hAnsi="Times New Roman"/>
          <w:rtl w:val="0"/>
        </w:rPr>
        <w:t xml:space="preserve"> in sensitive individuals</w:t>
        <w:br w:type="textWrapping"/>
      </w:r>
    </w:p>
    <w:p w:rsidR="00000000" w:rsidDel="00000000" w:rsidP="00000000" w:rsidRDefault="00000000" w:rsidRPr="00000000" w14:paraId="0000072C">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TVP behaves very differently from natural plant proteins like lentils or beans.</w:t>
      </w:r>
    </w:p>
    <w:p w:rsidR="00000000" w:rsidDel="00000000" w:rsidP="00000000" w:rsidRDefault="00000000" w:rsidRPr="00000000" w14:paraId="0000072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la253f792wqu" w:id="191"/>
      <w:bookmarkEnd w:id="191"/>
      <w:r w:rsidDel="00000000" w:rsidR="00000000" w:rsidRPr="00000000">
        <w:rPr>
          <w:rFonts w:ascii="Times New Roman" w:cs="Times New Roman" w:eastAsia="Times New Roman" w:hAnsi="Times New Roman"/>
          <w:b w:val="1"/>
          <w:bCs w:val="1"/>
          <w:color w:val="000000"/>
          <w:sz w:val="26"/>
          <w:szCs w:val="26"/>
          <w:rtl w:val="0"/>
        </w:rPr>
        <w:t xml:space="preserve">6. Chronic illness links (associations &amp; mechanisms)</w:t>
      </w:r>
    </w:p>
    <w:p w:rsidR="00000000" w:rsidDel="00000000" w:rsidP="00000000" w:rsidRDefault="00000000" w:rsidRPr="00000000" w14:paraId="0000072F">
      <w:pPr>
        <w:numPr>
          <w:ilvl w:val="0"/>
          <w:numId w:val="2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Hormonal imbalance</w:t>
      </w:r>
      <w:r w:rsidDel="00000000" w:rsidR="00000000" w:rsidRPr="00000000">
        <w:rPr>
          <w:rFonts w:ascii="Times New Roman" w:cs="Times New Roman" w:eastAsia="Times New Roman" w:hAnsi="Times New Roman"/>
          <w:rtl w:val="0"/>
        </w:rPr>
        <w:t xml:space="preserve"> (PCOS, estrogen-dominant patterns)</w:t>
        <w:br w:type="textWrapping"/>
      </w:r>
    </w:p>
    <w:p w:rsidR="00000000" w:rsidDel="00000000" w:rsidP="00000000" w:rsidRDefault="00000000" w:rsidRPr="00000000" w14:paraId="00000730">
      <w:pPr>
        <w:numPr>
          <w:ilvl w:val="0"/>
          <w:numId w:val="2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Thyroid interference</w:t>
      </w:r>
      <w:r w:rsidDel="00000000" w:rsidR="00000000" w:rsidRPr="00000000">
        <w:rPr>
          <w:rFonts w:ascii="Times New Roman" w:cs="Times New Roman" w:eastAsia="Times New Roman" w:hAnsi="Times New Roman"/>
          <w:rtl w:val="0"/>
        </w:rPr>
        <w:t xml:space="preserve">, especially with iodine deficiency</w:t>
        <w:br w:type="textWrapping"/>
      </w:r>
    </w:p>
    <w:p w:rsidR="00000000" w:rsidDel="00000000" w:rsidP="00000000" w:rsidRDefault="00000000" w:rsidRPr="00000000" w14:paraId="00000731">
      <w:pPr>
        <w:numPr>
          <w:ilvl w:val="0"/>
          <w:numId w:val="2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Autoimmune flares</w:t>
        <w:br w:type="textWrapping"/>
      </w:r>
    </w:p>
    <w:p w:rsidR="00000000" w:rsidDel="00000000" w:rsidP="00000000" w:rsidRDefault="00000000" w:rsidRPr="00000000" w14:paraId="00000732">
      <w:pPr>
        <w:numPr>
          <w:ilvl w:val="0"/>
          <w:numId w:val="2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Gut inflammation / food sensitivities</w:t>
        <w:br w:type="textWrapping"/>
      </w:r>
    </w:p>
    <w:p w:rsidR="00000000" w:rsidDel="00000000" w:rsidP="00000000" w:rsidRDefault="00000000" w:rsidRPr="00000000" w14:paraId="00000733">
      <w:pPr>
        <w:numPr>
          <w:ilvl w:val="0"/>
          <w:numId w:val="2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Skin issues</w:t>
      </w:r>
      <w:r w:rsidDel="00000000" w:rsidR="00000000" w:rsidRPr="00000000">
        <w:rPr>
          <w:rFonts w:ascii="Times New Roman" w:cs="Times New Roman" w:eastAsia="Times New Roman" w:hAnsi="Times New Roman"/>
          <w:rtl w:val="0"/>
        </w:rPr>
        <w:t xml:space="preserve"> (acne, eczema) in some patients</w:t>
        <w:br w:type="textWrapping"/>
      </w:r>
    </w:p>
    <w:p w:rsidR="00000000" w:rsidDel="00000000" w:rsidP="00000000" w:rsidRDefault="00000000" w:rsidRPr="00000000" w14:paraId="00000734">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Effects are highly </w:t>
      </w:r>
      <w:r w:rsidDel="00000000" w:rsidR="00000000" w:rsidRPr="00000000">
        <w:rPr>
          <w:rFonts w:ascii="Times New Roman" w:cs="Times New Roman" w:eastAsia="Times New Roman" w:hAnsi="Times New Roman"/>
          <w:b w:val="1"/>
          <w:bCs w:val="1"/>
          <w:rtl w:val="0"/>
        </w:rPr>
        <w:t xml:space="preserve">dose- and sensitivity-dependent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3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apz46ssphe2m" w:id="192"/>
      <w:bookmarkEnd w:id="192"/>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737">
      <w:pPr>
        <w:numPr>
          <w:ilvl w:val="0"/>
          <w:numId w:val="59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Vegan and vegetarian meat substitutes</w:t>
        <w:br w:type="textWrapping"/>
      </w:r>
    </w:p>
    <w:p w:rsidR="00000000" w:rsidDel="00000000" w:rsidP="00000000" w:rsidRDefault="00000000" w:rsidRPr="00000000" w14:paraId="00000738">
      <w:pPr>
        <w:numPr>
          <w:ilvl w:val="0"/>
          <w:numId w:val="59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Plant-based burgers, crumbles, nuggets</w:t>
        <w:br w:type="textWrapping"/>
      </w:r>
    </w:p>
    <w:p w:rsidR="00000000" w:rsidDel="00000000" w:rsidP="00000000" w:rsidRDefault="00000000" w:rsidRPr="00000000" w14:paraId="00000739">
      <w:pPr>
        <w:numPr>
          <w:ilvl w:val="0"/>
          <w:numId w:val="59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bars and savory snacks</w:t>
        <w:br w:type="textWrapping"/>
      </w:r>
    </w:p>
    <w:p w:rsidR="00000000" w:rsidDel="00000000" w:rsidP="00000000" w:rsidRDefault="00000000" w:rsidRPr="00000000" w14:paraId="0000073A">
      <w:pPr>
        <w:numPr>
          <w:ilvl w:val="0"/>
          <w:numId w:val="59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 “meat extenders”</w:t>
        <w:br w:type="textWrapping"/>
      </w:r>
    </w:p>
    <w:p w:rsidR="00000000" w:rsidDel="00000000" w:rsidP="00000000" w:rsidRDefault="00000000" w:rsidRPr="00000000" w14:paraId="0000073B">
      <w:pPr>
        <w:numPr>
          <w:ilvl w:val="0"/>
          <w:numId w:val="59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and institutional foods</w:t>
        <w:br w:type="textWrapping"/>
      </w:r>
    </w:p>
    <w:p w:rsidR="00000000" w:rsidDel="00000000" w:rsidP="00000000" w:rsidRDefault="00000000" w:rsidRPr="00000000" w14:paraId="0000073C">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73D">
      <w:pPr>
        <w:numPr>
          <w:ilvl w:val="0"/>
          <w:numId w:val="2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Textured vegetable protein (TVP)</w:t>
        <w:br w:type="textWrapping"/>
      </w:r>
    </w:p>
    <w:p w:rsidR="00000000" w:rsidDel="00000000" w:rsidP="00000000" w:rsidRDefault="00000000" w:rsidRPr="00000000" w14:paraId="0000073E">
      <w:pPr>
        <w:numPr>
          <w:ilvl w:val="0"/>
          <w:numId w:val="2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Textured soy protein (TSP)</w:t>
        <w:br w:type="textWrapping"/>
      </w:r>
    </w:p>
    <w:p w:rsidR="00000000" w:rsidDel="00000000" w:rsidP="00000000" w:rsidRDefault="00000000" w:rsidRPr="00000000" w14:paraId="0000073F">
      <w:pPr>
        <w:numPr>
          <w:ilvl w:val="0"/>
          <w:numId w:val="2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Textured plant protein</w:t>
        <w:br w:type="textWrapping"/>
      </w:r>
    </w:p>
    <w:p w:rsidR="00000000" w:rsidDel="00000000" w:rsidP="00000000" w:rsidRDefault="00000000" w:rsidRPr="00000000" w14:paraId="00000740">
      <w:pPr>
        <w:numPr>
          <w:ilvl w:val="0"/>
          <w:numId w:val="2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Defatted soy flour</w:t>
        <w:br w:type="textWrapping"/>
      </w:r>
    </w:p>
    <w:p w:rsidR="00000000" w:rsidDel="00000000" w:rsidP="00000000" w:rsidRDefault="00000000" w:rsidRPr="00000000" w14:paraId="00000741">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2">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Pea protein isolate</w:t>
      </w:r>
    </w:p>
    <w:p w:rsidR="00000000" w:rsidDel="00000000" w:rsidP="00000000" w:rsidRDefault="00000000" w:rsidRPr="00000000" w14:paraId="0000074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9i0s9p1dzg6l" w:id="193"/>
      <w:bookmarkEnd w:id="193"/>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744">
      <w:pPr>
        <w:numPr>
          <w:ilvl w:val="0"/>
          <w:numId w:val="7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Highly processed protein isolate</w:t>
        <w:br w:type="textWrapping"/>
      </w:r>
    </w:p>
    <w:p w:rsidR="00000000" w:rsidDel="00000000" w:rsidP="00000000" w:rsidRDefault="00000000" w:rsidRPr="00000000" w14:paraId="00000745">
      <w:pPr>
        <w:numPr>
          <w:ilvl w:val="0"/>
          <w:numId w:val="7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w:t>
      </w:r>
      <w:r w:rsidDel="00000000" w:rsidR="00000000" w:rsidRPr="00000000">
        <w:rPr>
          <w:rFonts w:ascii="Times New Roman" w:cs="Times New Roman" w:eastAsia="Times New Roman" w:hAnsi="Times New Roman"/>
          <w:b w:val="1"/>
          <w:bCs w:val="1"/>
          <w:rtl w:val="0"/>
        </w:rPr>
        <w:t xml:space="preserve">bloating, gas, or constipation</w:t>
        <w:br w:type="textWrapping"/>
      </w:r>
    </w:p>
    <w:p w:rsidR="00000000" w:rsidDel="00000000" w:rsidP="00000000" w:rsidRDefault="00000000" w:rsidRPr="00000000" w14:paraId="00000746">
      <w:pPr>
        <w:numPr>
          <w:ilvl w:val="0"/>
          <w:numId w:val="7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Concentrated </w:t>
      </w:r>
      <w:r w:rsidDel="00000000" w:rsidR="00000000" w:rsidRPr="00000000">
        <w:rPr>
          <w:rFonts w:ascii="Times New Roman" w:cs="Times New Roman" w:eastAsia="Times New Roman" w:hAnsi="Times New Roman"/>
          <w:b w:val="1"/>
          <w:bCs w:val="1"/>
          <w:rtl w:val="0"/>
        </w:rPr>
        <w:t xml:space="preserve">lectins and FODMAPs</w:t>
      </w:r>
      <w:r w:rsidDel="00000000" w:rsidR="00000000" w:rsidRPr="00000000">
        <w:rPr>
          <w:rFonts w:ascii="Times New Roman" w:cs="Times New Roman" w:eastAsia="Times New Roman" w:hAnsi="Times New Roman"/>
          <w:rtl w:val="0"/>
        </w:rPr>
        <w:t xml:space="preserve"> in some products</w:t>
        <w:br w:type="textWrapping"/>
      </w:r>
    </w:p>
    <w:p w:rsidR="00000000" w:rsidDel="00000000" w:rsidP="00000000" w:rsidRDefault="00000000" w:rsidRPr="00000000" w14:paraId="00000747">
      <w:pPr>
        <w:numPr>
          <w:ilvl w:val="0"/>
          <w:numId w:val="7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combined with other disruptive additives (gums, fibers, sweeteners)</w:t>
        <w:br w:type="textWrapping"/>
      </w:r>
    </w:p>
    <w:p w:rsidR="00000000" w:rsidDel="00000000" w:rsidP="00000000" w:rsidRDefault="00000000" w:rsidRPr="00000000" w14:paraId="00000748">
      <w:pPr>
        <w:numPr>
          <w:ilvl w:val="0"/>
          <w:numId w:val="7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“hypoallergenic,” but reactions still occur</w:t>
        <w:br w:type="textWrapping"/>
      </w:r>
    </w:p>
    <w:p w:rsidR="00000000" w:rsidDel="00000000" w:rsidP="00000000" w:rsidRDefault="00000000" w:rsidRPr="00000000" w14:paraId="00000749">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less for hormones, more for </w:t>
      </w:r>
      <w:r w:rsidDel="00000000" w:rsidR="00000000" w:rsidRPr="00000000">
        <w:rPr>
          <w:rFonts w:ascii="Times New Roman" w:cs="Times New Roman" w:eastAsia="Times New Roman" w:hAnsi="Times New Roman"/>
          <w:b w:val="1"/>
          <w:bCs w:val="1"/>
          <w:rtl w:val="0"/>
        </w:rPr>
        <w:t xml:space="preserve">gut and immune effects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4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8br5msxp0ql9" w:id="194"/>
      <w:bookmarkEnd w:id="194"/>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74C">
      <w:pPr>
        <w:numPr>
          <w:ilvl w:val="0"/>
          <w:numId w:val="30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extracted from </w:t>
      </w:r>
      <w:r w:rsidDel="00000000" w:rsidR="00000000" w:rsidRPr="00000000">
        <w:rPr>
          <w:rFonts w:ascii="Times New Roman" w:cs="Times New Roman" w:eastAsia="Times New Roman" w:hAnsi="Times New Roman"/>
          <w:b w:val="1"/>
          <w:bCs w:val="1"/>
          <w:rtl w:val="0"/>
        </w:rPr>
        <w:t xml:space="preserve">yellow split peas</w:t>
        <w:br w:type="textWrapping"/>
      </w:r>
    </w:p>
    <w:p w:rsidR="00000000" w:rsidDel="00000000" w:rsidP="00000000" w:rsidRDefault="00000000" w:rsidRPr="00000000" w14:paraId="0000074D">
      <w:pPr>
        <w:numPr>
          <w:ilvl w:val="0"/>
          <w:numId w:val="30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Typically </w:t>
      </w:r>
      <w:r w:rsidDel="00000000" w:rsidR="00000000" w:rsidRPr="00000000">
        <w:rPr>
          <w:rFonts w:ascii="Times New Roman" w:cs="Times New Roman" w:eastAsia="Times New Roman" w:hAnsi="Times New Roman"/>
          <w:b w:val="1"/>
          <w:bCs w:val="1"/>
          <w:rtl w:val="0"/>
        </w:rPr>
        <w:t xml:space="preserve">80–90% protein</w:t>
        <w:br w:type="textWrapping"/>
      </w:r>
    </w:p>
    <w:p w:rsidR="00000000" w:rsidDel="00000000" w:rsidP="00000000" w:rsidRDefault="00000000" w:rsidRPr="00000000" w14:paraId="0000074E">
      <w:pPr>
        <w:numPr>
          <w:ilvl w:val="0"/>
          <w:numId w:val="30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Produced via:</w:t>
        <w:br w:type="textWrapping"/>
      </w:r>
    </w:p>
    <w:p w:rsidR="00000000" w:rsidDel="00000000" w:rsidP="00000000" w:rsidRDefault="00000000" w:rsidRPr="00000000" w14:paraId="0000074F">
      <w:pPr>
        <w:numPr>
          <w:ilvl w:val="1"/>
          <w:numId w:val="30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Dry milling</w:t>
        <w:br w:type="textWrapping"/>
      </w:r>
    </w:p>
    <w:p w:rsidR="00000000" w:rsidDel="00000000" w:rsidP="00000000" w:rsidRDefault="00000000" w:rsidRPr="00000000" w14:paraId="00000750">
      <w:pPr>
        <w:numPr>
          <w:ilvl w:val="1"/>
          <w:numId w:val="30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 or chemical extraction</w:t>
        <w:br w:type="textWrapping"/>
      </w:r>
    </w:p>
    <w:p w:rsidR="00000000" w:rsidDel="00000000" w:rsidP="00000000" w:rsidRDefault="00000000" w:rsidRPr="00000000" w14:paraId="00000751">
      <w:pPr>
        <w:numPr>
          <w:ilvl w:val="1"/>
          <w:numId w:val="30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Spray drying</w:t>
        <w:br w:type="textWrapping"/>
      </w:r>
    </w:p>
    <w:p w:rsidR="00000000" w:rsidDel="00000000" w:rsidP="00000000" w:rsidRDefault="00000000" w:rsidRPr="00000000" w14:paraId="00000752">
      <w:pPr>
        <w:numPr>
          <w:ilvl w:val="0"/>
          <w:numId w:val="30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fiber and starch removed, leaving a </w:t>
      </w:r>
      <w:r w:rsidDel="00000000" w:rsidR="00000000" w:rsidRPr="00000000">
        <w:rPr>
          <w:rFonts w:ascii="Times New Roman" w:cs="Times New Roman" w:eastAsia="Times New Roman" w:hAnsi="Times New Roman"/>
          <w:b w:val="1"/>
          <w:bCs w:val="1"/>
          <w:rtl w:val="0"/>
        </w:rPr>
        <w:t xml:space="preserve">concentrated protein fraction</w:t>
        <w:br w:type="textWrapping"/>
      </w:r>
    </w:p>
    <w:p w:rsidR="00000000" w:rsidDel="00000000" w:rsidP="00000000" w:rsidRDefault="00000000" w:rsidRPr="00000000" w14:paraId="00000753">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t>
      </w:r>
      <w:r w:rsidDel="00000000" w:rsidR="00000000" w:rsidRPr="00000000">
        <w:rPr>
          <w:rFonts w:ascii="Times New Roman" w:cs="Times New Roman" w:eastAsia="Times New Roman" w:hAnsi="Times New Roman"/>
          <w:b w:val="1"/>
          <w:bCs w:val="1"/>
          <w:rtl w:val="0"/>
        </w:rPr>
        <w:t xml:space="preserve">not whole peas</w:t>
      </w:r>
      <w:r w:rsidDel="00000000" w:rsidR="00000000" w:rsidRPr="00000000">
        <w:rPr>
          <w:rFonts w:ascii="Times New Roman" w:cs="Times New Roman" w:eastAsia="Times New Roman" w:hAnsi="Times New Roman"/>
          <w:rtl w:val="0"/>
        </w:rPr>
        <w:t xml:space="preserve"> — it’s an isolated macronutrient.</w:t>
      </w:r>
    </w:p>
    <w:p w:rsidR="00000000" w:rsidDel="00000000" w:rsidP="00000000" w:rsidRDefault="00000000" w:rsidRPr="00000000" w14:paraId="0000075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7ug88vdhacyo" w:id="195"/>
      <w:bookmarkEnd w:id="195"/>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756">
      <w:pPr>
        <w:numPr>
          <w:ilvl w:val="0"/>
          <w:numId w:val="51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Soy-free</w:t>
      </w:r>
      <w:r w:rsidDel="00000000" w:rsidR="00000000" w:rsidRPr="00000000">
        <w:rPr>
          <w:rFonts w:ascii="Times New Roman" w:cs="Times New Roman" w:eastAsia="Times New Roman" w:hAnsi="Times New Roman"/>
          <w:rtl w:val="0"/>
        </w:rPr>
        <w:t xml:space="preserve"> and allergen-friendly on paper</w:t>
        <w:br w:type="textWrapping"/>
      </w:r>
    </w:p>
    <w:p w:rsidR="00000000" w:rsidDel="00000000" w:rsidP="00000000" w:rsidRDefault="00000000" w:rsidRPr="00000000" w14:paraId="00000757">
      <w:pPr>
        <w:numPr>
          <w:ilvl w:val="0"/>
          <w:numId w:val="51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Fits vegan, plant-based, and gluten-free marketing</w:t>
        <w:br w:type="textWrapping"/>
      </w:r>
    </w:p>
    <w:p w:rsidR="00000000" w:rsidDel="00000000" w:rsidP="00000000" w:rsidRDefault="00000000" w:rsidRPr="00000000" w14:paraId="00000758">
      <w:pPr>
        <w:numPr>
          <w:ilvl w:val="0"/>
          <w:numId w:val="51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Neutral flavor compared to soy</w:t>
        <w:br w:type="textWrapping"/>
      </w:r>
    </w:p>
    <w:p w:rsidR="00000000" w:rsidDel="00000000" w:rsidP="00000000" w:rsidRDefault="00000000" w:rsidRPr="00000000" w14:paraId="00000759">
      <w:pPr>
        <w:numPr>
          <w:ilvl w:val="0"/>
          <w:numId w:val="51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Cheap compared to animal proteins</w:t>
        <w:br w:type="textWrapping"/>
      </w:r>
    </w:p>
    <w:p w:rsidR="00000000" w:rsidDel="00000000" w:rsidP="00000000" w:rsidRDefault="00000000" w:rsidRPr="00000000" w14:paraId="0000075A">
      <w:pPr>
        <w:numPr>
          <w:ilvl w:val="0"/>
          <w:numId w:val="51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to blend into shakes, bars, and meat alternatives</w:t>
        <w:br w:type="textWrapping"/>
      </w:r>
    </w:p>
    <w:p w:rsidR="00000000" w:rsidDel="00000000" w:rsidP="00000000" w:rsidRDefault="00000000" w:rsidRPr="00000000" w14:paraId="0000075B">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the </w:t>
      </w:r>
      <w:r w:rsidDel="00000000" w:rsidR="00000000" w:rsidRPr="00000000">
        <w:rPr>
          <w:rFonts w:ascii="Times New Roman" w:cs="Times New Roman" w:eastAsia="Times New Roman" w:hAnsi="Times New Roman"/>
          <w:b w:val="1"/>
          <w:bCs w:val="1"/>
          <w:rtl w:val="0"/>
        </w:rPr>
        <w:t xml:space="preserve">go-to soy replacement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5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o3d0a6o35siz" w:id="196"/>
      <w:bookmarkEnd w:id="196"/>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 it</w:t>
      </w:r>
    </w:p>
    <w:p w:rsidR="00000000" w:rsidDel="00000000" w:rsidP="00000000" w:rsidRDefault="00000000" w:rsidRPr="00000000" w14:paraId="0000075E">
      <w:pPr>
        <w:numPr>
          <w:ilvl w:val="0"/>
          <w:numId w:val="40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w:t>
      </w:r>
      <w:r w:rsidDel="00000000" w:rsidR="00000000" w:rsidRPr="00000000">
        <w:rPr>
          <w:rFonts w:ascii="Times New Roman" w:cs="Times New Roman" w:eastAsia="Times New Roman" w:hAnsi="Times New Roman"/>
          <w:b w:val="1"/>
          <w:bCs w:val="1"/>
          <w:rtl w:val="0"/>
        </w:rPr>
        <w:t xml:space="preserve">hard to digest</w:t>
      </w:r>
      <w:r w:rsidDel="00000000" w:rsidR="00000000" w:rsidRPr="00000000">
        <w:rPr>
          <w:rFonts w:ascii="Times New Roman" w:cs="Times New Roman" w:eastAsia="Times New Roman" w:hAnsi="Times New Roman"/>
          <w:rtl w:val="0"/>
        </w:rPr>
        <w:t xml:space="preserve"> for compromised guts</w:t>
        <w:br w:type="textWrapping"/>
      </w:r>
    </w:p>
    <w:p w:rsidR="00000000" w:rsidDel="00000000" w:rsidP="00000000" w:rsidRDefault="00000000" w:rsidRPr="00000000" w14:paraId="0000075F">
      <w:pPr>
        <w:numPr>
          <w:ilvl w:val="0"/>
          <w:numId w:val="40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worsen </w:t>
      </w:r>
      <w:r w:rsidDel="00000000" w:rsidR="00000000" w:rsidRPr="00000000">
        <w:rPr>
          <w:rFonts w:ascii="Times New Roman" w:cs="Times New Roman" w:eastAsia="Times New Roman" w:hAnsi="Times New Roman"/>
          <w:b w:val="1"/>
          <w:bCs w:val="1"/>
          <w:rtl w:val="0"/>
        </w:rPr>
        <w:t xml:space="preserve">bloating, constipation, or reflux</w:t>
        <w:br w:type="textWrapping"/>
      </w:r>
    </w:p>
    <w:p w:rsidR="00000000" w:rsidDel="00000000" w:rsidP="00000000" w:rsidRDefault="00000000" w:rsidRPr="00000000" w14:paraId="00000760">
      <w:pPr>
        <w:numPr>
          <w:ilvl w:val="0"/>
          <w:numId w:val="40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stimulates </w:t>
      </w:r>
      <w:r w:rsidDel="00000000" w:rsidR="00000000" w:rsidRPr="00000000">
        <w:rPr>
          <w:rFonts w:ascii="Times New Roman" w:cs="Times New Roman" w:eastAsia="Times New Roman" w:hAnsi="Times New Roman"/>
          <w:b w:val="1"/>
          <w:bCs w:val="1"/>
          <w:rtl w:val="0"/>
        </w:rPr>
        <w:t xml:space="preserve">insulin</w:t>
      </w:r>
      <w:r w:rsidDel="00000000" w:rsidR="00000000" w:rsidRPr="00000000">
        <w:rPr>
          <w:rFonts w:ascii="Times New Roman" w:cs="Times New Roman" w:eastAsia="Times New Roman" w:hAnsi="Times New Roman"/>
          <w:rtl w:val="0"/>
        </w:rPr>
        <w:t xml:space="preserve"> despite low carbs</w:t>
        <w:br w:type="textWrapping"/>
      </w:r>
    </w:p>
    <w:p w:rsidR="00000000" w:rsidDel="00000000" w:rsidP="00000000" w:rsidRDefault="00000000" w:rsidRPr="00000000" w14:paraId="00000761">
      <w:pPr>
        <w:numPr>
          <w:ilvl w:val="0"/>
          <w:numId w:val="40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Lectins may aggravate </w:t>
      </w:r>
      <w:r w:rsidDel="00000000" w:rsidR="00000000" w:rsidRPr="00000000">
        <w:rPr>
          <w:rFonts w:ascii="Times New Roman" w:cs="Times New Roman" w:eastAsia="Times New Roman" w:hAnsi="Times New Roman"/>
          <w:b w:val="1"/>
          <w:bCs w:val="1"/>
          <w:rtl w:val="0"/>
        </w:rPr>
        <w:t xml:space="preserve">autoimmune or leaky gut patterns</w:t>
        <w:br w:type="textWrapping"/>
      </w:r>
    </w:p>
    <w:p w:rsidR="00000000" w:rsidDel="00000000" w:rsidP="00000000" w:rsidRDefault="00000000" w:rsidRPr="00000000" w14:paraId="00000762">
      <w:pPr>
        <w:numPr>
          <w:ilvl w:val="0"/>
          <w:numId w:val="40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Overuse can crowd out more nutrient-dense proteins</w:t>
        <w:br w:type="textWrapping"/>
      </w:r>
    </w:p>
    <w:p w:rsidR="00000000" w:rsidDel="00000000" w:rsidP="00000000" w:rsidRDefault="00000000" w:rsidRPr="00000000" w14:paraId="00000763">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than soy isolates — but not neutral.</w:t>
      </w:r>
    </w:p>
    <w:p w:rsidR="00000000" w:rsidDel="00000000" w:rsidP="00000000" w:rsidRDefault="00000000" w:rsidRPr="00000000" w14:paraId="0000076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y3df2a4q3bw1" w:id="197"/>
      <w:bookmarkEnd w:id="197"/>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766">
      <w:pPr>
        <w:numPr>
          <w:ilvl w:val="0"/>
          <w:numId w:val="48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Rapid protein digestion → </w:t>
      </w:r>
      <w:r w:rsidDel="00000000" w:rsidR="00000000" w:rsidRPr="00000000">
        <w:rPr>
          <w:rFonts w:ascii="Times New Roman" w:cs="Times New Roman" w:eastAsia="Times New Roman" w:hAnsi="Times New Roman"/>
          <w:b w:val="1"/>
          <w:bCs w:val="1"/>
          <w:rtl w:val="0"/>
        </w:rPr>
        <w:t xml:space="preserve">insulin response</w:t>
        <w:br w:type="textWrapping"/>
      </w:r>
    </w:p>
    <w:p w:rsidR="00000000" w:rsidDel="00000000" w:rsidP="00000000" w:rsidRDefault="00000000" w:rsidRPr="00000000" w14:paraId="00000767">
      <w:pPr>
        <w:numPr>
          <w:ilvl w:val="0"/>
          <w:numId w:val="48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Can ferment in the gut → gas/bloating</w:t>
        <w:br w:type="textWrapping"/>
      </w:r>
    </w:p>
    <w:p w:rsidR="00000000" w:rsidDel="00000000" w:rsidP="00000000" w:rsidRDefault="00000000" w:rsidRPr="00000000" w14:paraId="00000768">
      <w:pPr>
        <w:numPr>
          <w:ilvl w:val="0"/>
          <w:numId w:val="48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Lectins may activate immune pathways in sensitive individuals</w:t>
        <w:br w:type="textWrapping"/>
      </w:r>
    </w:p>
    <w:p w:rsidR="00000000" w:rsidDel="00000000" w:rsidP="00000000" w:rsidRDefault="00000000" w:rsidRPr="00000000" w14:paraId="00000769">
      <w:pPr>
        <w:numPr>
          <w:ilvl w:val="0"/>
          <w:numId w:val="48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inflammatory potential than soy, but still </w:t>
      </w:r>
      <w:r w:rsidDel="00000000" w:rsidR="00000000" w:rsidRPr="00000000">
        <w:rPr>
          <w:rFonts w:ascii="Times New Roman" w:cs="Times New Roman" w:eastAsia="Times New Roman" w:hAnsi="Times New Roman"/>
          <w:b w:val="1"/>
          <w:bCs w:val="1"/>
          <w:rtl w:val="0"/>
        </w:rPr>
        <w:t xml:space="preserve">not whole-food behavior</w:t>
        <w:br w:type="textWrapping"/>
      </w:r>
    </w:p>
    <w:p w:rsidR="00000000" w:rsidDel="00000000" w:rsidP="00000000" w:rsidRDefault="00000000" w:rsidRPr="00000000" w14:paraId="0000076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n3jq8ug26dn8" w:id="198"/>
      <w:bookmarkEnd w:id="198"/>
      <w:r w:rsidDel="00000000" w:rsidR="00000000" w:rsidRPr="00000000">
        <w:rPr>
          <w:rFonts w:ascii="Times New Roman" w:cs="Times New Roman" w:eastAsia="Times New Roman" w:hAnsi="Times New Roman"/>
          <w:b w:val="1"/>
          <w:bCs w:val="1"/>
          <w:color w:val="000000"/>
          <w:sz w:val="26"/>
          <w:szCs w:val="26"/>
          <w:rtl w:val="0"/>
        </w:rPr>
        <w:t xml:space="preserve">6. Chronic illness links (associations &amp; mechanisms)</w:t>
      </w:r>
    </w:p>
    <w:p w:rsidR="00000000" w:rsidDel="00000000" w:rsidP="00000000" w:rsidRDefault="00000000" w:rsidRPr="00000000" w14:paraId="0000076C">
      <w:pPr>
        <w:numPr>
          <w:ilvl w:val="0"/>
          <w:numId w:val="87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 / bloating / constipation</w:t>
        <w:br w:type="textWrapping"/>
      </w:r>
    </w:p>
    <w:p w:rsidR="00000000" w:rsidDel="00000000" w:rsidP="00000000" w:rsidRDefault="00000000" w:rsidRPr="00000000" w14:paraId="0000076D">
      <w:pPr>
        <w:numPr>
          <w:ilvl w:val="0"/>
          <w:numId w:val="87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Autoimmune flares</w:t>
      </w:r>
      <w:r w:rsidDel="00000000" w:rsidR="00000000" w:rsidRPr="00000000">
        <w:rPr>
          <w:rFonts w:ascii="Times New Roman" w:cs="Times New Roman" w:eastAsia="Times New Roman" w:hAnsi="Times New Roman"/>
          <w:rtl w:val="0"/>
        </w:rPr>
        <w:t xml:space="preserve"> (individual-dependent)</w:t>
        <w:br w:type="textWrapping"/>
      </w:r>
    </w:p>
    <w:p w:rsidR="00000000" w:rsidDel="00000000" w:rsidP="00000000" w:rsidRDefault="00000000" w:rsidRPr="00000000" w14:paraId="0000076E">
      <w:pPr>
        <w:numPr>
          <w:ilvl w:val="0"/>
          <w:numId w:val="87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Histamine reactions</w:t>
      </w:r>
      <w:r w:rsidDel="00000000" w:rsidR="00000000" w:rsidRPr="00000000">
        <w:rPr>
          <w:rFonts w:ascii="Times New Roman" w:cs="Times New Roman" w:eastAsia="Times New Roman" w:hAnsi="Times New Roman"/>
          <w:rtl w:val="0"/>
        </w:rPr>
        <w:t xml:space="preserve"> in some patients</w:t>
        <w:br w:type="textWrapping"/>
      </w:r>
    </w:p>
    <w:p w:rsidR="00000000" w:rsidDel="00000000" w:rsidP="00000000" w:rsidRDefault="00000000" w:rsidRPr="00000000" w14:paraId="0000076F">
      <w:pPr>
        <w:numPr>
          <w:ilvl w:val="0"/>
          <w:numId w:val="87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Blood sugar instability</w:t>
      </w:r>
      <w:r w:rsidDel="00000000" w:rsidR="00000000" w:rsidRPr="00000000">
        <w:rPr>
          <w:rFonts w:ascii="Times New Roman" w:cs="Times New Roman" w:eastAsia="Times New Roman" w:hAnsi="Times New Roman"/>
          <w:rtl w:val="0"/>
        </w:rPr>
        <w:t xml:space="preserve"> when used frequently in isolation</w:t>
        <w:br w:type="textWrapping"/>
      </w:r>
    </w:p>
    <w:p w:rsidR="00000000" w:rsidDel="00000000" w:rsidP="00000000" w:rsidRDefault="00000000" w:rsidRPr="00000000" w14:paraId="00000770">
      <w:pPr>
        <w:numPr>
          <w:ilvl w:val="0"/>
          <w:numId w:val="87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hormone disruption than soy</w:t>
        <w:br w:type="textWrapping"/>
      </w:r>
    </w:p>
    <w:p w:rsidR="00000000" w:rsidDel="00000000" w:rsidP="00000000" w:rsidRDefault="00000000" w:rsidRPr="00000000" w14:paraId="00000771">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risk is </w:t>
      </w:r>
      <w:r w:rsidDel="00000000" w:rsidR="00000000" w:rsidRPr="00000000">
        <w:rPr>
          <w:rFonts w:ascii="Times New Roman" w:cs="Times New Roman" w:eastAsia="Times New Roman" w:hAnsi="Times New Roman"/>
          <w:b w:val="1"/>
          <w:bCs w:val="1"/>
          <w:rtl w:val="0"/>
        </w:rPr>
        <w:t xml:space="preserve">moderate</w:t>
      </w:r>
      <w:r w:rsidDel="00000000" w:rsidR="00000000" w:rsidRPr="00000000">
        <w:rPr>
          <w:rFonts w:ascii="Times New Roman" w:cs="Times New Roman" w:eastAsia="Times New Roman" w:hAnsi="Times New Roman"/>
          <w:rtl w:val="0"/>
        </w:rPr>
        <w:t xml:space="preserve">, not high.</w:t>
      </w:r>
    </w:p>
    <w:p w:rsidR="00000000" w:rsidDel="00000000" w:rsidP="00000000" w:rsidRDefault="00000000" w:rsidRPr="00000000" w14:paraId="0000077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66wgsmm8gzg7" w:id="199"/>
      <w:bookmarkEnd w:id="199"/>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774">
      <w:pPr>
        <w:numPr>
          <w:ilvl w:val="0"/>
          <w:numId w:val="71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Plant-based protein powders</w:t>
        <w:br w:type="textWrapping"/>
      </w:r>
    </w:p>
    <w:p w:rsidR="00000000" w:rsidDel="00000000" w:rsidP="00000000" w:rsidRDefault="00000000" w:rsidRPr="00000000" w14:paraId="00000775">
      <w:pPr>
        <w:numPr>
          <w:ilvl w:val="0"/>
          <w:numId w:val="71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bars</w:t>
        <w:br w:type="textWrapping"/>
      </w:r>
    </w:p>
    <w:p w:rsidR="00000000" w:rsidDel="00000000" w:rsidP="00000000" w:rsidRDefault="00000000" w:rsidRPr="00000000" w14:paraId="00000776">
      <w:pPr>
        <w:numPr>
          <w:ilvl w:val="0"/>
          <w:numId w:val="71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Vegan meat alternatives</w:t>
        <w:br w:type="textWrapping"/>
      </w:r>
    </w:p>
    <w:p w:rsidR="00000000" w:rsidDel="00000000" w:rsidP="00000000" w:rsidRDefault="00000000" w:rsidRPr="00000000" w14:paraId="00000777">
      <w:pPr>
        <w:numPr>
          <w:ilvl w:val="0"/>
          <w:numId w:val="71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Dairy-free milks and yogurts</w:t>
        <w:br w:type="textWrapping"/>
      </w:r>
    </w:p>
    <w:p w:rsidR="00000000" w:rsidDel="00000000" w:rsidP="00000000" w:rsidRDefault="00000000" w:rsidRPr="00000000" w14:paraId="00000778">
      <w:pPr>
        <w:numPr>
          <w:ilvl w:val="0"/>
          <w:numId w:val="71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Meal replacement shakes</w:t>
        <w:br w:type="textWrapping"/>
      </w:r>
    </w:p>
    <w:p w:rsidR="00000000" w:rsidDel="00000000" w:rsidP="00000000" w:rsidRDefault="00000000" w:rsidRPr="00000000" w14:paraId="00000779">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77A">
      <w:pPr>
        <w:numPr>
          <w:ilvl w:val="0"/>
          <w:numId w:val="95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 protein isolate</w:t>
        <w:br w:type="textWrapping"/>
      </w:r>
    </w:p>
    <w:p w:rsidR="00000000" w:rsidDel="00000000" w:rsidP="00000000" w:rsidRDefault="00000000" w:rsidRPr="00000000" w14:paraId="0000077B">
      <w:pPr>
        <w:numPr>
          <w:ilvl w:val="0"/>
          <w:numId w:val="95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 protein</w:t>
        <w:br w:type="textWrapping"/>
      </w:r>
    </w:p>
    <w:p w:rsidR="00000000" w:rsidDel="00000000" w:rsidP="00000000" w:rsidRDefault="00000000" w:rsidRPr="00000000" w14:paraId="0000077C">
      <w:pPr>
        <w:numPr>
          <w:ilvl w:val="0"/>
          <w:numId w:val="95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Pisum sativum protein</w:t>
        <w:br w:type="textWrapping"/>
      </w:r>
    </w:p>
    <w:p w:rsidR="00000000" w:rsidDel="00000000" w:rsidP="00000000" w:rsidRDefault="00000000" w:rsidRPr="00000000" w14:paraId="0000077D">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Pea protein concentrate</w:t>
      </w:r>
    </w:p>
    <w:p w:rsidR="00000000" w:rsidDel="00000000" w:rsidP="00000000" w:rsidRDefault="00000000" w:rsidRPr="00000000" w14:paraId="0000077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u w:val="single"/>
        </w:rPr>
      </w:pPr>
      <w:bookmarkStart w:colFirst="0" w:colLast="0" w:name="_ne0e6juk6z74" w:id="200"/>
      <w:bookmarkEnd w:id="200"/>
      <w:r w:rsidDel="00000000" w:rsidR="00000000" w:rsidRPr="00000000">
        <w:rPr>
          <w:rFonts w:ascii="Times New Roman" w:cs="Times New Roman" w:eastAsia="Times New Roman" w:hAnsi="Times New Roman"/>
          <w:b w:val="1"/>
          <w:bCs w:val="1"/>
          <w:color w:val="000000"/>
          <w:sz w:val="26"/>
          <w:szCs w:val="26"/>
          <w:u w:val="single"/>
          <w:rtl w:val="0"/>
        </w:rPr>
        <w:t xml:space="preserve">1. Why people flag it</w:t>
      </w:r>
    </w:p>
    <w:p w:rsidR="00000000" w:rsidDel="00000000" w:rsidP="00000000" w:rsidRDefault="00000000" w:rsidRPr="00000000" w14:paraId="0000077F">
      <w:pPr>
        <w:numPr>
          <w:ilvl w:val="0"/>
          <w:numId w:val="74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Still </w:t>
      </w:r>
      <w:r w:rsidDel="00000000" w:rsidR="00000000" w:rsidRPr="00000000">
        <w:rPr>
          <w:rFonts w:ascii="Times New Roman" w:cs="Times New Roman" w:eastAsia="Times New Roman" w:hAnsi="Times New Roman"/>
          <w:b w:val="1"/>
          <w:bCs w:val="1"/>
          <w:u w:val="single"/>
          <w:rtl w:val="0"/>
        </w:rPr>
        <w:t xml:space="preserve">processed</w:t>
      </w:r>
      <w:r w:rsidDel="00000000" w:rsidR="00000000" w:rsidRPr="00000000">
        <w:rPr>
          <w:rFonts w:ascii="Times New Roman" w:cs="Times New Roman" w:eastAsia="Times New Roman" w:hAnsi="Times New Roman"/>
          <w:u w:val="single"/>
          <w:rtl w:val="0"/>
        </w:rPr>
        <w:t xml:space="preserve">, though less than an isolate</w:t>
        <w:br w:type="textWrapping"/>
      </w:r>
    </w:p>
    <w:p w:rsidR="00000000" w:rsidDel="00000000" w:rsidP="00000000" w:rsidRDefault="00000000" w:rsidRPr="00000000" w14:paraId="00000780">
      <w:pPr>
        <w:numPr>
          <w:ilvl w:val="0"/>
          <w:numId w:val="74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Can cause </w:t>
      </w:r>
      <w:r w:rsidDel="00000000" w:rsidR="00000000" w:rsidRPr="00000000">
        <w:rPr>
          <w:rFonts w:ascii="Times New Roman" w:cs="Times New Roman" w:eastAsia="Times New Roman" w:hAnsi="Times New Roman"/>
          <w:b w:val="1"/>
          <w:bCs w:val="1"/>
          <w:u w:val="single"/>
          <w:rtl w:val="0"/>
        </w:rPr>
        <w:t xml:space="preserve">bloating, gas, or constipation</w:t>
        <w:br w:type="textWrapping"/>
      </w:r>
    </w:p>
    <w:p w:rsidR="00000000" w:rsidDel="00000000" w:rsidP="00000000" w:rsidRDefault="00000000" w:rsidRPr="00000000" w14:paraId="00000781">
      <w:pPr>
        <w:numPr>
          <w:ilvl w:val="0"/>
          <w:numId w:val="74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Contains more </w:t>
      </w:r>
      <w:r w:rsidDel="00000000" w:rsidR="00000000" w:rsidRPr="00000000">
        <w:rPr>
          <w:rFonts w:ascii="Times New Roman" w:cs="Times New Roman" w:eastAsia="Times New Roman" w:hAnsi="Times New Roman"/>
          <w:b w:val="1"/>
          <w:bCs w:val="1"/>
          <w:u w:val="single"/>
          <w:rtl w:val="0"/>
        </w:rPr>
        <w:t xml:space="preserve">residual starch and fiber</w:t>
      </w:r>
      <w:r w:rsidDel="00000000" w:rsidR="00000000" w:rsidRPr="00000000">
        <w:rPr>
          <w:rFonts w:ascii="Times New Roman" w:cs="Times New Roman" w:eastAsia="Times New Roman" w:hAnsi="Times New Roman"/>
          <w:u w:val="single"/>
          <w:rtl w:val="0"/>
        </w:rPr>
        <w:t xml:space="preserve">, which can ferment</w:t>
        <w:br w:type="textWrapping"/>
      </w:r>
    </w:p>
    <w:p w:rsidR="00000000" w:rsidDel="00000000" w:rsidP="00000000" w:rsidRDefault="00000000" w:rsidRPr="00000000" w14:paraId="00000782">
      <w:pPr>
        <w:numPr>
          <w:ilvl w:val="0"/>
          <w:numId w:val="74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Often combined with gums, fibers, and sweeteners</w:t>
        <w:br w:type="textWrapping"/>
      </w:r>
    </w:p>
    <w:p w:rsidR="00000000" w:rsidDel="00000000" w:rsidP="00000000" w:rsidRDefault="00000000" w:rsidRPr="00000000" w14:paraId="00000783">
      <w:pPr>
        <w:numPr>
          <w:ilvl w:val="0"/>
          <w:numId w:val="74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Marketed as “clean” or “natural” plant protein</w:t>
        <w:br w:type="textWrapping"/>
      </w:r>
    </w:p>
    <w:p w:rsidR="00000000" w:rsidDel="00000000" w:rsidP="00000000" w:rsidRDefault="00000000" w:rsidRPr="00000000" w14:paraId="00000784">
      <w:pPr>
        <w:spacing w:after="240" w:before="240" w:line="276.0005454545455"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Flagged more for </w:t>
      </w:r>
      <w:r w:rsidDel="00000000" w:rsidR="00000000" w:rsidRPr="00000000">
        <w:rPr>
          <w:rFonts w:ascii="Times New Roman" w:cs="Times New Roman" w:eastAsia="Times New Roman" w:hAnsi="Times New Roman"/>
          <w:b w:val="1"/>
          <w:bCs w:val="1"/>
          <w:u w:val="single"/>
          <w:rtl w:val="0"/>
        </w:rPr>
        <w:t xml:space="preserve">digestive tolerance</w:t>
      </w:r>
      <w:r w:rsidDel="00000000" w:rsidR="00000000" w:rsidRPr="00000000">
        <w:rPr>
          <w:rFonts w:ascii="Times New Roman" w:cs="Times New Roman" w:eastAsia="Times New Roman" w:hAnsi="Times New Roman"/>
          <w:u w:val="single"/>
          <w:rtl w:val="0"/>
        </w:rPr>
        <w:t xml:space="preserve"> than hormones.</w:t>
      </w:r>
    </w:p>
    <w:p w:rsidR="00000000" w:rsidDel="00000000" w:rsidP="00000000" w:rsidRDefault="00000000" w:rsidRPr="00000000" w14:paraId="00000785">
      <w:pPr>
        <w:spacing w:line="276.0005454545455" w:lineRule="auto"/>
        <w:rPr>
          <w:rFonts w:ascii="Times New Roman" w:cs="Times New Roman" w:eastAsia="Times New Roman" w:hAnsi="Times New Roman"/>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u w:val="single"/>
        </w:rPr>
      </w:pPr>
      <w:bookmarkStart w:colFirst="0" w:colLast="0" w:name="_eifov87apu27" w:id="201"/>
      <w:bookmarkEnd w:id="201"/>
      <w:r w:rsidDel="00000000" w:rsidR="00000000" w:rsidRPr="00000000">
        <w:rPr>
          <w:rFonts w:ascii="Times New Roman" w:cs="Times New Roman" w:eastAsia="Times New Roman" w:hAnsi="Times New Roman"/>
          <w:b w:val="1"/>
          <w:bCs w:val="1"/>
          <w:color w:val="000000"/>
          <w:sz w:val="26"/>
          <w:szCs w:val="26"/>
          <w:u w:val="single"/>
          <w:rtl w:val="0"/>
        </w:rPr>
        <w:t xml:space="preserve">2. What it is</w:t>
      </w:r>
    </w:p>
    <w:p w:rsidR="00000000" w:rsidDel="00000000" w:rsidP="00000000" w:rsidRDefault="00000000" w:rsidRPr="00000000" w14:paraId="00000787">
      <w:pPr>
        <w:numPr>
          <w:ilvl w:val="0"/>
          <w:numId w:val="109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Protein extracted from </w:t>
      </w:r>
      <w:r w:rsidDel="00000000" w:rsidR="00000000" w:rsidRPr="00000000">
        <w:rPr>
          <w:rFonts w:ascii="Times New Roman" w:cs="Times New Roman" w:eastAsia="Times New Roman" w:hAnsi="Times New Roman"/>
          <w:b w:val="1"/>
          <w:bCs w:val="1"/>
          <w:u w:val="single"/>
          <w:rtl w:val="0"/>
        </w:rPr>
        <w:t xml:space="preserve">yellow split peas</w:t>
        <w:br w:type="textWrapping"/>
      </w:r>
    </w:p>
    <w:p w:rsidR="00000000" w:rsidDel="00000000" w:rsidP="00000000" w:rsidRDefault="00000000" w:rsidRPr="00000000" w14:paraId="00000788">
      <w:pPr>
        <w:numPr>
          <w:ilvl w:val="0"/>
          <w:numId w:val="109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Typically </w:t>
      </w:r>
      <w:r w:rsidDel="00000000" w:rsidR="00000000" w:rsidRPr="00000000">
        <w:rPr>
          <w:rFonts w:ascii="Times New Roman" w:cs="Times New Roman" w:eastAsia="Times New Roman" w:hAnsi="Times New Roman"/>
          <w:b w:val="1"/>
          <w:bCs w:val="1"/>
          <w:u w:val="single"/>
          <w:rtl w:val="0"/>
        </w:rPr>
        <w:t xml:space="preserve">55–65% protein</w:t>
      </w:r>
      <w:r w:rsidDel="00000000" w:rsidR="00000000" w:rsidRPr="00000000">
        <w:rPr>
          <w:rFonts w:ascii="Times New Roman" w:cs="Times New Roman" w:eastAsia="Times New Roman" w:hAnsi="Times New Roman"/>
          <w:u w:val="single"/>
          <w:rtl w:val="0"/>
        </w:rPr>
        <w:t xml:space="preserve"> (lower than isolate)</w:t>
        <w:br w:type="textWrapping"/>
      </w:r>
    </w:p>
    <w:p w:rsidR="00000000" w:rsidDel="00000000" w:rsidP="00000000" w:rsidRDefault="00000000" w:rsidRPr="00000000" w14:paraId="00000789">
      <w:pPr>
        <w:numPr>
          <w:ilvl w:val="0"/>
          <w:numId w:val="109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Made by:</w:t>
        <w:br w:type="textWrapping"/>
      </w:r>
    </w:p>
    <w:p w:rsidR="00000000" w:rsidDel="00000000" w:rsidP="00000000" w:rsidRDefault="00000000" w:rsidRPr="00000000" w14:paraId="0000078A">
      <w:pPr>
        <w:numPr>
          <w:ilvl w:val="1"/>
          <w:numId w:val="1090"/>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Milling peas</w:t>
        <w:br w:type="textWrapping"/>
      </w:r>
    </w:p>
    <w:p w:rsidR="00000000" w:rsidDel="00000000" w:rsidP="00000000" w:rsidRDefault="00000000" w:rsidRPr="00000000" w14:paraId="0000078B">
      <w:pPr>
        <w:numPr>
          <w:ilvl w:val="1"/>
          <w:numId w:val="1090"/>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Removing some starch and fiber using water/heat</w:t>
        <w:br w:type="textWrapping"/>
      </w:r>
    </w:p>
    <w:p w:rsidR="00000000" w:rsidDel="00000000" w:rsidP="00000000" w:rsidRDefault="00000000" w:rsidRPr="00000000" w14:paraId="0000078C">
      <w:pPr>
        <w:numPr>
          <w:ilvl w:val="0"/>
          <w:numId w:val="109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Retains more of the </w:t>
      </w:r>
      <w:r w:rsidDel="00000000" w:rsidR="00000000" w:rsidRPr="00000000">
        <w:rPr>
          <w:rFonts w:ascii="Times New Roman" w:cs="Times New Roman" w:eastAsia="Times New Roman" w:hAnsi="Times New Roman"/>
          <w:b w:val="1"/>
          <w:bCs w:val="1"/>
          <w:u w:val="single"/>
          <w:rtl w:val="0"/>
        </w:rPr>
        <w:t xml:space="preserve">original pea matrix</w:t>
      </w:r>
      <w:r w:rsidDel="00000000" w:rsidR="00000000" w:rsidRPr="00000000">
        <w:rPr>
          <w:rFonts w:ascii="Times New Roman" w:cs="Times New Roman" w:eastAsia="Times New Roman" w:hAnsi="Times New Roman"/>
          <w:u w:val="single"/>
          <w:rtl w:val="0"/>
        </w:rPr>
        <w:t xml:space="preserve"> than isolate</w:t>
        <w:br w:type="textWrapping"/>
      </w:r>
    </w:p>
    <w:p w:rsidR="00000000" w:rsidDel="00000000" w:rsidP="00000000" w:rsidRDefault="00000000" w:rsidRPr="00000000" w14:paraId="0000078D">
      <w:pPr>
        <w:spacing w:after="240" w:before="240" w:line="276.0005454545455"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Think of it as </w:t>
      </w:r>
      <w:r w:rsidDel="00000000" w:rsidR="00000000" w:rsidRPr="00000000">
        <w:rPr>
          <w:rFonts w:ascii="Times New Roman" w:cs="Times New Roman" w:eastAsia="Times New Roman" w:hAnsi="Times New Roman"/>
          <w:b w:val="1"/>
          <w:bCs w:val="1"/>
          <w:u w:val="single"/>
          <w:rtl w:val="0"/>
        </w:rPr>
        <w:t xml:space="preserve">less stripped than isolate, but still refined</w:t>
      </w:r>
      <w:r w:rsidDel="00000000" w:rsidR="00000000" w:rsidRPr="00000000">
        <w:rPr>
          <w:rFonts w:ascii="Times New Roman" w:cs="Times New Roman" w:eastAsia="Times New Roman" w:hAnsi="Times New Roman"/>
          <w:u w:val="single"/>
          <w:rtl w:val="0"/>
        </w:rPr>
        <w:t xml:space="preserve">.</w:t>
      </w:r>
    </w:p>
    <w:p w:rsidR="00000000" w:rsidDel="00000000" w:rsidP="00000000" w:rsidRDefault="00000000" w:rsidRPr="00000000" w14:paraId="0000078E">
      <w:pPr>
        <w:spacing w:line="276.0005454545455" w:lineRule="auto"/>
        <w:rPr>
          <w:rFonts w:ascii="Times New Roman" w:cs="Times New Roman" w:eastAsia="Times New Roman" w:hAnsi="Times New Roman"/>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u w:val="single"/>
        </w:rPr>
      </w:pPr>
      <w:bookmarkStart w:colFirst="0" w:colLast="0" w:name="_h04lmhjf11v3" w:id="202"/>
      <w:bookmarkEnd w:id="202"/>
      <w:r w:rsidDel="00000000" w:rsidR="00000000" w:rsidRPr="00000000">
        <w:rPr>
          <w:rFonts w:ascii="Times New Roman" w:cs="Times New Roman" w:eastAsia="Times New Roman" w:hAnsi="Times New Roman"/>
          <w:b w:val="1"/>
          <w:bCs w:val="1"/>
          <w:color w:val="000000"/>
          <w:sz w:val="26"/>
          <w:szCs w:val="26"/>
          <w:u w:val="single"/>
          <w:rtl w:val="0"/>
        </w:rPr>
        <w:t xml:space="preserve">3. Why food companies use it</w:t>
      </w:r>
    </w:p>
    <w:p w:rsidR="00000000" w:rsidDel="00000000" w:rsidP="00000000" w:rsidRDefault="00000000" w:rsidRPr="00000000" w14:paraId="00000790">
      <w:pPr>
        <w:numPr>
          <w:ilvl w:val="0"/>
          <w:numId w:val="7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Cheaper than isolate</w:t>
        <w:br w:type="textWrapping"/>
      </w:r>
    </w:p>
    <w:p w:rsidR="00000000" w:rsidDel="00000000" w:rsidP="00000000" w:rsidRDefault="00000000" w:rsidRPr="00000000" w14:paraId="00000791">
      <w:pPr>
        <w:numPr>
          <w:ilvl w:val="0"/>
          <w:numId w:val="7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Better mouthfeel and texture</w:t>
        <w:br w:type="textWrapping"/>
      </w:r>
    </w:p>
    <w:p w:rsidR="00000000" w:rsidDel="00000000" w:rsidP="00000000" w:rsidRDefault="00000000" w:rsidRPr="00000000" w14:paraId="00000792">
      <w:pPr>
        <w:numPr>
          <w:ilvl w:val="0"/>
          <w:numId w:val="7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Easier digestion on paper</w:t>
        <w:br w:type="textWrapping"/>
      </w:r>
    </w:p>
    <w:p w:rsidR="00000000" w:rsidDel="00000000" w:rsidP="00000000" w:rsidRDefault="00000000" w:rsidRPr="00000000" w14:paraId="00000793">
      <w:pPr>
        <w:numPr>
          <w:ilvl w:val="0"/>
          <w:numId w:val="7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Still allows </w:t>
      </w:r>
      <w:r w:rsidDel="00000000" w:rsidR="00000000" w:rsidRPr="00000000">
        <w:rPr>
          <w:rFonts w:ascii="Times New Roman" w:cs="Times New Roman" w:eastAsia="Times New Roman" w:hAnsi="Times New Roman"/>
          <w:b w:val="1"/>
          <w:bCs w:val="1"/>
          <w:u w:val="single"/>
          <w:rtl w:val="0"/>
        </w:rPr>
        <w:t xml:space="preserve">“high protein” claims</w:t>
        <w:br w:type="textWrapping"/>
      </w:r>
    </w:p>
    <w:p w:rsidR="00000000" w:rsidDel="00000000" w:rsidP="00000000" w:rsidRDefault="00000000" w:rsidRPr="00000000" w14:paraId="00000794">
      <w:pPr>
        <w:numPr>
          <w:ilvl w:val="0"/>
          <w:numId w:val="7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Fits vegan, allergen-friendly marketing</w:t>
        <w:br w:type="textWrapping"/>
      </w:r>
    </w:p>
    <w:p w:rsidR="00000000" w:rsidDel="00000000" w:rsidP="00000000" w:rsidRDefault="00000000" w:rsidRPr="00000000" w14:paraId="00000795">
      <w:pPr>
        <w:spacing w:after="240" w:before="240" w:line="276.0005454545455"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It’s often chosen for </w:t>
      </w:r>
      <w:r w:rsidDel="00000000" w:rsidR="00000000" w:rsidRPr="00000000">
        <w:rPr>
          <w:rFonts w:ascii="Times New Roman" w:cs="Times New Roman" w:eastAsia="Times New Roman" w:hAnsi="Times New Roman"/>
          <w:b w:val="1"/>
          <w:bCs w:val="1"/>
          <w:u w:val="single"/>
          <w:rtl w:val="0"/>
        </w:rPr>
        <w:t xml:space="preserve">bars and baked products</w:t>
      </w:r>
      <w:r w:rsidDel="00000000" w:rsidR="00000000" w:rsidRPr="00000000">
        <w:rPr>
          <w:rFonts w:ascii="Times New Roman" w:cs="Times New Roman" w:eastAsia="Times New Roman" w:hAnsi="Times New Roman"/>
          <w:u w:val="single"/>
          <w:rtl w:val="0"/>
        </w:rPr>
        <w:t xml:space="preserve">.</w:t>
      </w:r>
    </w:p>
    <w:p w:rsidR="00000000" w:rsidDel="00000000" w:rsidP="00000000" w:rsidRDefault="00000000" w:rsidRPr="00000000" w14:paraId="00000796">
      <w:pPr>
        <w:spacing w:line="276.0005454545455" w:lineRule="auto"/>
        <w:rPr>
          <w:rFonts w:ascii="Times New Roman" w:cs="Times New Roman" w:eastAsia="Times New Roman" w:hAnsi="Times New Roman"/>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u w:val="single"/>
        </w:rPr>
      </w:pPr>
      <w:bookmarkStart w:colFirst="0" w:colLast="0" w:name="_wgx5bnvwbp4f" w:id="203"/>
      <w:bookmarkEnd w:id="203"/>
      <w:r w:rsidDel="00000000" w:rsidR="00000000" w:rsidRPr="00000000">
        <w:rPr>
          <w:rFonts w:ascii="Times New Roman" w:cs="Times New Roman" w:eastAsia="Times New Roman" w:hAnsi="Times New Roman"/>
          <w:b w:val="1"/>
          <w:bCs w:val="1"/>
          <w:color w:val="000000"/>
          <w:sz w:val="26"/>
          <w:szCs w:val="26"/>
          <w:u w:val="single"/>
          <w:rtl w:val="0"/>
        </w:rPr>
        <w:t xml:space="preserve">4. Why practitioners may recommend limiting it</w:t>
      </w:r>
    </w:p>
    <w:p w:rsidR="00000000" w:rsidDel="00000000" w:rsidP="00000000" w:rsidRDefault="00000000" w:rsidRPr="00000000" w14:paraId="00000798">
      <w:pPr>
        <w:numPr>
          <w:ilvl w:val="0"/>
          <w:numId w:val="51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Residual starches can spike </w:t>
      </w:r>
      <w:r w:rsidDel="00000000" w:rsidR="00000000" w:rsidRPr="00000000">
        <w:rPr>
          <w:rFonts w:ascii="Times New Roman" w:cs="Times New Roman" w:eastAsia="Times New Roman" w:hAnsi="Times New Roman"/>
          <w:b w:val="1"/>
          <w:bCs w:val="1"/>
          <w:u w:val="single"/>
          <w:rtl w:val="0"/>
        </w:rPr>
        <w:t xml:space="preserve">blood sugar</w:t>
      </w:r>
      <w:r w:rsidDel="00000000" w:rsidR="00000000" w:rsidRPr="00000000">
        <w:rPr>
          <w:rFonts w:ascii="Times New Roman" w:cs="Times New Roman" w:eastAsia="Times New Roman" w:hAnsi="Times New Roman"/>
          <w:u w:val="single"/>
          <w:rtl w:val="0"/>
        </w:rPr>
        <w:t xml:space="preserve"> in sensitive patients</w:t>
        <w:br w:type="textWrapping"/>
      </w:r>
    </w:p>
    <w:p w:rsidR="00000000" w:rsidDel="00000000" w:rsidP="00000000" w:rsidRDefault="00000000" w:rsidRPr="00000000" w14:paraId="00000799">
      <w:pPr>
        <w:numPr>
          <w:ilvl w:val="0"/>
          <w:numId w:val="51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Fermentable carbs can worsen </w:t>
      </w:r>
      <w:r w:rsidDel="00000000" w:rsidR="00000000" w:rsidRPr="00000000">
        <w:rPr>
          <w:rFonts w:ascii="Times New Roman" w:cs="Times New Roman" w:eastAsia="Times New Roman" w:hAnsi="Times New Roman"/>
          <w:b w:val="1"/>
          <w:bCs w:val="1"/>
          <w:u w:val="single"/>
          <w:rtl w:val="0"/>
        </w:rPr>
        <w:t xml:space="preserve">IBS or SIBO</w:t>
        <w:br w:type="textWrapping"/>
      </w:r>
    </w:p>
    <w:p w:rsidR="00000000" w:rsidDel="00000000" w:rsidP="00000000" w:rsidRDefault="00000000" w:rsidRPr="00000000" w14:paraId="0000079A">
      <w:pPr>
        <w:numPr>
          <w:ilvl w:val="0"/>
          <w:numId w:val="51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Lectins may irritate the gut lining in autoimmune-prone individuals</w:t>
        <w:br w:type="textWrapping"/>
      </w:r>
    </w:p>
    <w:p w:rsidR="00000000" w:rsidDel="00000000" w:rsidP="00000000" w:rsidRDefault="00000000" w:rsidRPr="00000000" w14:paraId="0000079B">
      <w:pPr>
        <w:numPr>
          <w:ilvl w:val="0"/>
          <w:numId w:val="51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Can crowd out more nutrient-dense protein sources</w:t>
        <w:br w:type="textWrapping"/>
      </w:r>
    </w:p>
    <w:p w:rsidR="00000000" w:rsidDel="00000000" w:rsidP="00000000" w:rsidRDefault="00000000" w:rsidRPr="00000000" w14:paraId="0000079C">
      <w:pPr>
        <w:spacing w:after="240" w:before="240" w:line="276.0005454545455"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Better than isolate in some cases—but still not benign.</w:t>
      </w:r>
    </w:p>
    <w:p w:rsidR="00000000" w:rsidDel="00000000" w:rsidP="00000000" w:rsidRDefault="00000000" w:rsidRPr="00000000" w14:paraId="0000079D">
      <w:pPr>
        <w:spacing w:line="276.0005454545455" w:lineRule="auto"/>
        <w:rPr>
          <w:rFonts w:ascii="Times New Roman" w:cs="Times New Roman" w:eastAsia="Times New Roman" w:hAnsi="Times New Roman"/>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u w:val="single"/>
        </w:rPr>
      </w:pPr>
      <w:bookmarkStart w:colFirst="0" w:colLast="0" w:name="_e6ae33xio5or" w:id="204"/>
      <w:bookmarkEnd w:id="204"/>
      <w:r w:rsidDel="00000000" w:rsidR="00000000" w:rsidRPr="00000000">
        <w:rPr>
          <w:rFonts w:ascii="Times New Roman" w:cs="Times New Roman" w:eastAsia="Times New Roman" w:hAnsi="Times New Roman"/>
          <w:b w:val="1"/>
          <w:bCs w:val="1"/>
          <w:color w:val="000000"/>
          <w:sz w:val="26"/>
          <w:szCs w:val="26"/>
          <w:u w:val="single"/>
          <w:rtl w:val="0"/>
        </w:rPr>
        <w:t xml:space="preserve">5. What happens in the body</w:t>
      </w:r>
    </w:p>
    <w:p w:rsidR="00000000" w:rsidDel="00000000" w:rsidP="00000000" w:rsidRDefault="00000000" w:rsidRPr="00000000" w14:paraId="0000079F">
      <w:pPr>
        <w:numPr>
          <w:ilvl w:val="0"/>
          <w:numId w:val="61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Slower digestion than isolate, but still </w:t>
      </w:r>
      <w:r w:rsidDel="00000000" w:rsidR="00000000" w:rsidRPr="00000000">
        <w:rPr>
          <w:rFonts w:ascii="Times New Roman" w:cs="Times New Roman" w:eastAsia="Times New Roman" w:hAnsi="Times New Roman"/>
          <w:b w:val="1"/>
          <w:bCs w:val="1"/>
          <w:u w:val="single"/>
          <w:rtl w:val="0"/>
        </w:rPr>
        <w:t xml:space="preserve">faster than whole peas</w:t>
        <w:br w:type="textWrapping"/>
      </w:r>
    </w:p>
    <w:p w:rsidR="00000000" w:rsidDel="00000000" w:rsidP="00000000" w:rsidRDefault="00000000" w:rsidRPr="00000000" w14:paraId="000007A0">
      <w:pPr>
        <w:numPr>
          <w:ilvl w:val="0"/>
          <w:numId w:val="61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Moderate </w:t>
      </w:r>
      <w:r w:rsidDel="00000000" w:rsidR="00000000" w:rsidRPr="00000000">
        <w:rPr>
          <w:rFonts w:ascii="Times New Roman" w:cs="Times New Roman" w:eastAsia="Times New Roman" w:hAnsi="Times New Roman"/>
          <w:b w:val="1"/>
          <w:bCs w:val="1"/>
          <w:u w:val="single"/>
          <w:rtl w:val="0"/>
        </w:rPr>
        <w:t xml:space="preserve">insulin response</w:t>
        <w:br w:type="textWrapping"/>
      </w:r>
    </w:p>
    <w:p w:rsidR="00000000" w:rsidDel="00000000" w:rsidP="00000000" w:rsidRDefault="00000000" w:rsidRPr="00000000" w14:paraId="000007A1">
      <w:pPr>
        <w:numPr>
          <w:ilvl w:val="0"/>
          <w:numId w:val="61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u w:val="single"/>
          <w:rtl w:val="0"/>
        </w:rPr>
        <w:t xml:space="preserve">Fermentation of residual carbs → gas and bloating</w:t>
        <w:br w:type="textWrapping"/>
      </w:r>
    </w:p>
    <w:p w:rsidR="00000000" w:rsidDel="00000000" w:rsidP="00000000" w:rsidRDefault="00000000" w:rsidRPr="00000000" w14:paraId="000007A2">
      <w:pPr>
        <w:numPr>
          <w:ilvl w:val="0"/>
          <w:numId w:val="61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Lectins may activate immune pathways in sensitive individuals</w:t>
        <w:br w:type="textWrapping"/>
      </w:r>
    </w:p>
    <w:p w:rsidR="00000000" w:rsidDel="00000000" w:rsidP="00000000" w:rsidRDefault="00000000" w:rsidRPr="00000000" w14:paraId="000007A3">
      <w:pPr>
        <w:spacing w:line="276.0005454545455" w:lineRule="auto"/>
        <w:rPr>
          <w:rFonts w:ascii="Times New Roman" w:cs="Times New Roman" w:eastAsia="Times New Roman" w:hAnsi="Times New Roman"/>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u w:val="single"/>
        </w:rPr>
      </w:pPr>
      <w:bookmarkStart w:colFirst="0" w:colLast="0" w:name="_rnkpyr7kxrc" w:id="205"/>
      <w:bookmarkEnd w:id="205"/>
      <w:r w:rsidDel="00000000" w:rsidR="00000000" w:rsidRPr="00000000">
        <w:rPr>
          <w:rFonts w:ascii="Times New Roman" w:cs="Times New Roman" w:eastAsia="Times New Roman" w:hAnsi="Times New Roman"/>
          <w:b w:val="1"/>
          <w:bCs w:val="1"/>
          <w:color w:val="000000"/>
          <w:sz w:val="26"/>
          <w:szCs w:val="26"/>
          <w:u w:val="single"/>
          <w:rtl w:val="0"/>
        </w:rPr>
        <w:t xml:space="preserve">6. Chronic illness links (associations &amp; mechanisms)</w:t>
      </w:r>
    </w:p>
    <w:p w:rsidR="00000000" w:rsidDel="00000000" w:rsidP="00000000" w:rsidRDefault="00000000" w:rsidRPr="00000000" w14:paraId="000007A5">
      <w:pPr>
        <w:numPr>
          <w:ilvl w:val="0"/>
          <w:numId w:val="45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IBS / bloating / constipation</w:t>
        <w:br w:type="textWrapping"/>
      </w:r>
    </w:p>
    <w:p w:rsidR="00000000" w:rsidDel="00000000" w:rsidP="00000000" w:rsidRDefault="00000000" w:rsidRPr="00000000" w14:paraId="000007A6">
      <w:pPr>
        <w:numPr>
          <w:ilvl w:val="0"/>
          <w:numId w:val="45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Blood sugar instability</w:t>
        <w:br w:type="textWrapping"/>
      </w:r>
    </w:p>
    <w:p w:rsidR="00000000" w:rsidDel="00000000" w:rsidP="00000000" w:rsidRDefault="00000000" w:rsidRPr="00000000" w14:paraId="000007A7">
      <w:pPr>
        <w:numPr>
          <w:ilvl w:val="0"/>
          <w:numId w:val="45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Autoimmune flares</w:t>
      </w:r>
      <w:r w:rsidDel="00000000" w:rsidR="00000000" w:rsidRPr="00000000">
        <w:rPr>
          <w:rFonts w:ascii="Times New Roman" w:cs="Times New Roman" w:eastAsia="Times New Roman" w:hAnsi="Times New Roman"/>
          <w:u w:val="single"/>
          <w:rtl w:val="0"/>
        </w:rPr>
        <w:t xml:space="preserve"> (individual-dependent)</w:t>
        <w:br w:type="textWrapping"/>
      </w:r>
    </w:p>
    <w:p w:rsidR="00000000" w:rsidDel="00000000" w:rsidP="00000000" w:rsidRDefault="00000000" w:rsidRPr="00000000" w14:paraId="000007A8">
      <w:pPr>
        <w:numPr>
          <w:ilvl w:val="0"/>
          <w:numId w:val="45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Histamine sensitivity</w:t>
      </w:r>
      <w:r w:rsidDel="00000000" w:rsidR="00000000" w:rsidRPr="00000000">
        <w:rPr>
          <w:rFonts w:ascii="Times New Roman" w:cs="Times New Roman" w:eastAsia="Times New Roman" w:hAnsi="Times New Roman"/>
          <w:u w:val="single"/>
          <w:rtl w:val="0"/>
        </w:rPr>
        <w:t xml:space="preserve"> in some patients</w:t>
        <w:br w:type="textWrapping"/>
      </w:r>
    </w:p>
    <w:p w:rsidR="00000000" w:rsidDel="00000000" w:rsidP="00000000" w:rsidRDefault="00000000" w:rsidRPr="00000000" w14:paraId="000007A9">
      <w:pPr>
        <w:numPr>
          <w:ilvl w:val="0"/>
          <w:numId w:val="45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Less inflammatory than soy concentrates</w:t>
        <w:br w:type="textWrapping"/>
      </w:r>
    </w:p>
    <w:p w:rsidR="00000000" w:rsidDel="00000000" w:rsidP="00000000" w:rsidRDefault="00000000" w:rsidRPr="00000000" w14:paraId="000007AA">
      <w:pPr>
        <w:spacing w:after="240" w:before="240" w:line="276.0005454545455"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Overall risk is </w:t>
      </w:r>
      <w:r w:rsidDel="00000000" w:rsidR="00000000" w:rsidRPr="00000000">
        <w:rPr>
          <w:rFonts w:ascii="Times New Roman" w:cs="Times New Roman" w:eastAsia="Times New Roman" w:hAnsi="Times New Roman"/>
          <w:b w:val="1"/>
          <w:bCs w:val="1"/>
          <w:u w:val="single"/>
          <w:rtl w:val="0"/>
        </w:rPr>
        <w:t xml:space="preserve">low-to-moderate</w:t>
      </w:r>
      <w:r w:rsidDel="00000000" w:rsidR="00000000" w:rsidRPr="00000000">
        <w:rPr>
          <w:rFonts w:ascii="Times New Roman" w:cs="Times New Roman" w:eastAsia="Times New Roman" w:hAnsi="Times New Roman"/>
          <w:u w:val="single"/>
          <w:rtl w:val="0"/>
        </w:rPr>
        <w:t xml:space="preserve">, depending on gut health.</w:t>
      </w:r>
    </w:p>
    <w:p w:rsidR="00000000" w:rsidDel="00000000" w:rsidP="00000000" w:rsidRDefault="00000000" w:rsidRPr="00000000" w14:paraId="000007AB">
      <w:pPr>
        <w:spacing w:line="276.0005454545455" w:lineRule="auto"/>
        <w:rPr>
          <w:rFonts w:ascii="Times New Roman" w:cs="Times New Roman" w:eastAsia="Times New Roman" w:hAnsi="Times New Roman"/>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u w:val="single"/>
        </w:rPr>
      </w:pPr>
      <w:bookmarkStart w:colFirst="0" w:colLast="0" w:name="_caohz05dlciq" w:id="206"/>
      <w:bookmarkEnd w:id="206"/>
      <w:r w:rsidDel="00000000" w:rsidR="00000000" w:rsidRPr="00000000">
        <w:rPr>
          <w:rFonts w:ascii="Times New Roman" w:cs="Times New Roman" w:eastAsia="Times New Roman" w:hAnsi="Times New Roman"/>
          <w:b w:val="1"/>
          <w:bCs w:val="1"/>
          <w:color w:val="000000"/>
          <w:sz w:val="26"/>
          <w:szCs w:val="26"/>
          <w:u w:val="single"/>
          <w:rtl w:val="0"/>
        </w:rPr>
        <w:t xml:space="preserve">7. Where you’ll find it</w:t>
      </w:r>
    </w:p>
    <w:p w:rsidR="00000000" w:rsidDel="00000000" w:rsidP="00000000" w:rsidRDefault="00000000" w:rsidRPr="00000000" w14:paraId="000007AD">
      <w:pPr>
        <w:numPr>
          <w:ilvl w:val="0"/>
          <w:numId w:val="39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Plant-based protein powders</w:t>
        <w:br w:type="textWrapping"/>
      </w:r>
    </w:p>
    <w:p w:rsidR="00000000" w:rsidDel="00000000" w:rsidP="00000000" w:rsidRDefault="00000000" w:rsidRPr="00000000" w14:paraId="000007AE">
      <w:pPr>
        <w:numPr>
          <w:ilvl w:val="0"/>
          <w:numId w:val="39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Protein bars</w:t>
        <w:br w:type="textWrapping"/>
      </w:r>
    </w:p>
    <w:p w:rsidR="00000000" w:rsidDel="00000000" w:rsidP="00000000" w:rsidRDefault="00000000" w:rsidRPr="00000000" w14:paraId="000007AF">
      <w:pPr>
        <w:numPr>
          <w:ilvl w:val="0"/>
          <w:numId w:val="39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Vegan baked goods</w:t>
        <w:br w:type="textWrapping"/>
      </w:r>
    </w:p>
    <w:p w:rsidR="00000000" w:rsidDel="00000000" w:rsidP="00000000" w:rsidRDefault="00000000" w:rsidRPr="00000000" w14:paraId="000007B0">
      <w:pPr>
        <w:numPr>
          <w:ilvl w:val="0"/>
          <w:numId w:val="39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Meat alternative products</w:t>
        <w:br w:type="textWrapping"/>
      </w:r>
    </w:p>
    <w:p w:rsidR="00000000" w:rsidDel="00000000" w:rsidP="00000000" w:rsidRDefault="00000000" w:rsidRPr="00000000" w14:paraId="000007B1">
      <w:pPr>
        <w:numPr>
          <w:ilvl w:val="0"/>
          <w:numId w:val="39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Meal replacement foods</w:t>
        <w:br w:type="textWrapping"/>
      </w:r>
    </w:p>
    <w:p w:rsidR="00000000" w:rsidDel="00000000" w:rsidP="00000000" w:rsidRDefault="00000000" w:rsidRPr="00000000" w14:paraId="000007B2">
      <w:pPr>
        <w:spacing w:after="240" w:before="240" w:line="276.0005454545455"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Label aliases:</w:t>
      </w:r>
    </w:p>
    <w:p w:rsidR="00000000" w:rsidDel="00000000" w:rsidP="00000000" w:rsidRDefault="00000000" w:rsidRPr="00000000" w14:paraId="000007B3">
      <w:pPr>
        <w:numPr>
          <w:ilvl w:val="0"/>
          <w:numId w:val="95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Pea protein concentrate</w:t>
        <w:br w:type="textWrapping"/>
      </w:r>
    </w:p>
    <w:p w:rsidR="00000000" w:rsidDel="00000000" w:rsidP="00000000" w:rsidRDefault="00000000" w:rsidRPr="00000000" w14:paraId="000007B4">
      <w:pPr>
        <w:numPr>
          <w:ilvl w:val="0"/>
          <w:numId w:val="95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Pea protein</w:t>
        <w:br w:type="textWrapping"/>
      </w:r>
    </w:p>
    <w:p w:rsidR="00000000" w:rsidDel="00000000" w:rsidP="00000000" w:rsidRDefault="00000000" w:rsidRPr="00000000" w14:paraId="000007B5">
      <w:pPr>
        <w:numPr>
          <w:ilvl w:val="0"/>
          <w:numId w:val="95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Yellow pea protein</w:t>
      </w:r>
    </w:p>
    <w:p w:rsidR="00000000" w:rsidDel="00000000" w:rsidP="00000000" w:rsidRDefault="00000000" w:rsidRPr="00000000" w14:paraId="000007B6">
      <w:pPr>
        <w:spacing w:line="276.0005454545455"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7B7">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Rice protein isolate</w:t>
      </w:r>
    </w:p>
    <w:p w:rsidR="00000000" w:rsidDel="00000000" w:rsidP="00000000" w:rsidRDefault="00000000" w:rsidRPr="00000000" w14:paraId="000007B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9wauehxrjbty" w:id="207"/>
      <w:bookmarkEnd w:id="207"/>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7B9">
      <w:pPr>
        <w:numPr>
          <w:ilvl w:val="0"/>
          <w:numId w:val="30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Highly processed protein isolate</w:t>
        <w:br w:type="textWrapping"/>
      </w:r>
    </w:p>
    <w:p w:rsidR="00000000" w:rsidDel="00000000" w:rsidP="00000000" w:rsidRDefault="00000000" w:rsidRPr="00000000" w14:paraId="000007BA">
      <w:pPr>
        <w:numPr>
          <w:ilvl w:val="0"/>
          <w:numId w:val="30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allergen risk, but </w:t>
      </w:r>
      <w:r w:rsidDel="00000000" w:rsidR="00000000" w:rsidRPr="00000000">
        <w:rPr>
          <w:rFonts w:ascii="Times New Roman" w:cs="Times New Roman" w:eastAsia="Times New Roman" w:hAnsi="Times New Roman"/>
          <w:b w:val="1"/>
          <w:bCs w:val="1"/>
          <w:rtl w:val="0"/>
        </w:rPr>
        <w:t xml:space="preserve">not non-reactive</w:t>
        <w:br w:type="textWrapping"/>
      </w:r>
    </w:p>
    <w:p w:rsidR="00000000" w:rsidDel="00000000" w:rsidP="00000000" w:rsidRDefault="00000000" w:rsidRPr="00000000" w14:paraId="000007BB">
      <w:pPr>
        <w:numPr>
          <w:ilvl w:val="0"/>
          <w:numId w:val="30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w:t>
      </w:r>
      <w:r w:rsidDel="00000000" w:rsidR="00000000" w:rsidRPr="00000000">
        <w:rPr>
          <w:rFonts w:ascii="Times New Roman" w:cs="Times New Roman" w:eastAsia="Times New Roman" w:hAnsi="Times New Roman"/>
          <w:b w:val="1"/>
          <w:bCs w:val="1"/>
          <w:rtl w:val="0"/>
        </w:rPr>
        <w:t xml:space="preserve">constipation, bloating, or dryness</w:t>
        <w:br w:type="textWrapping"/>
      </w:r>
    </w:p>
    <w:p w:rsidR="00000000" w:rsidDel="00000000" w:rsidP="00000000" w:rsidRDefault="00000000" w:rsidRPr="00000000" w14:paraId="000007BC">
      <w:pPr>
        <w:numPr>
          <w:ilvl w:val="0"/>
          <w:numId w:val="30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carry </w:t>
      </w:r>
      <w:r w:rsidDel="00000000" w:rsidR="00000000" w:rsidRPr="00000000">
        <w:rPr>
          <w:rFonts w:ascii="Times New Roman" w:cs="Times New Roman" w:eastAsia="Times New Roman" w:hAnsi="Times New Roman"/>
          <w:b w:val="1"/>
          <w:bCs w:val="1"/>
          <w:rtl w:val="0"/>
        </w:rPr>
        <w:t xml:space="preserve">heavy metal concerns</w:t>
      </w:r>
      <w:r w:rsidDel="00000000" w:rsidR="00000000" w:rsidRPr="00000000">
        <w:rPr>
          <w:rFonts w:ascii="Times New Roman" w:cs="Times New Roman" w:eastAsia="Times New Roman" w:hAnsi="Times New Roman"/>
          <w:rtl w:val="0"/>
        </w:rPr>
        <w:t xml:space="preserve"> (arsenic) if sourcing is poor</w:t>
        <w:br w:type="textWrapping"/>
      </w:r>
    </w:p>
    <w:p w:rsidR="00000000" w:rsidDel="00000000" w:rsidP="00000000" w:rsidRDefault="00000000" w:rsidRPr="00000000" w14:paraId="000007BD">
      <w:pPr>
        <w:numPr>
          <w:ilvl w:val="0"/>
          <w:numId w:val="30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combined with gums, sweeteners, and fibers</w:t>
        <w:br w:type="textWrapping"/>
      </w:r>
    </w:p>
    <w:p w:rsidR="00000000" w:rsidDel="00000000" w:rsidP="00000000" w:rsidRDefault="00000000" w:rsidRPr="00000000" w14:paraId="000007BE">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more for </w:t>
      </w:r>
      <w:r w:rsidDel="00000000" w:rsidR="00000000" w:rsidRPr="00000000">
        <w:rPr>
          <w:rFonts w:ascii="Times New Roman" w:cs="Times New Roman" w:eastAsia="Times New Roman" w:hAnsi="Times New Roman"/>
          <w:b w:val="1"/>
          <w:bCs w:val="1"/>
          <w:rtl w:val="0"/>
        </w:rPr>
        <w:t xml:space="preserve">nutrient gaps and digestion</w:t>
      </w:r>
      <w:r w:rsidDel="00000000" w:rsidR="00000000" w:rsidRPr="00000000">
        <w:rPr>
          <w:rFonts w:ascii="Times New Roman" w:cs="Times New Roman" w:eastAsia="Times New Roman" w:hAnsi="Times New Roman"/>
          <w:rtl w:val="0"/>
        </w:rPr>
        <w:t xml:space="preserve"> than inflammation.</w:t>
      </w:r>
    </w:p>
    <w:p w:rsidR="00000000" w:rsidDel="00000000" w:rsidP="00000000" w:rsidRDefault="00000000" w:rsidRPr="00000000" w14:paraId="000007B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9d8vogqh49u5" w:id="208"/>
      <w:bookmarkEnd w:id="208"/>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7C1">
      <w:pPr>
        <w:numPr>
          <w:ilvl w:val="0"/>
          <w:numId w:val="54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extracted from </w:t>
      </w:r>
      <w:r w:rsidDel="00000000" w:rsidR="00000000" w:rsidRPr="00000000">
        <w:rPr>
          <w:rFonts w:ascii="Times New Roman" w:cs="Times New Roman" w:eastAsia="Times New Roman" w:hAnsi="Times New Roman"/>
          <w:b w:val="1"/>
          <w:bCs w:val="1"/>
          <w:rtl w:val="0"/>
        </w:rPr>
        <w:t xml:space="preserve">brown or white rice</w:t>
        <w:br w:type="textWrapping"/>
      </w:r>
    </w:p>
    <w:p w:rsidR="00000000" w:rsidDel="00000000" w:rsidP="00000000" w:rsidRDefault="00000000" w:rsidRPr="00000000" w14:paraId="000007C2">
      <w:pPr>
        <w:numPr>
          <w:ilvl w:val="0"/>
          <w:numId w:val="54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Typically </w:t>
      </w:r>
      <w:r w:rsidDel="00000000" w:rsidR="00000000" w:rsidRPr="00000000">
        <w:rPr>
          <w:rFonts w:ascii="Times New Roman" w:cs="Times New Roman" w:eastAsia="Times New Roman" w:hAnsi="Times New Roman"/>
          <w:b w:val="1"/>
          <w:bCs w:val="1"/>
          <w:rtl w:val="0"/>
        </w:rPr>
        <w:t xml:space="preserve">70–90% protein</w:t>
        <w:br w:type="textWrapping"/>
      </w:r>
    </w:p>
    <w:p w:rsidR="00000000" w:rsidDel="00000000" w:rsidP="00000000" w:rsidRDefault="00000000" w:rsidRPr="00000000" w14:paraId="000007C3">
      <w:pPr>
        <w:numPr>
          <w:ilvl w:val="0"/>
          <w:numId w:val="54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Produced by:</w:t>
        <w:br w:type="textWrapping"/>
      </w:r>
    </w:p>
    <w:p w:rsidR="00000000" w:rsidDel="00000000" w:rsidP="00000000" w:rsidRDefault="00000000" w:rsidRPr="00000000" w14:paraId="000007C4">
      <w:pPr>
        <w:numPr>
          <w:ilvl w:val="1"/>
          <w:numId w:val="543"/>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Enzymatic separation</w:t>
        <w:br w:type="textWrapping"/>
      </w:r>
    </w:p>
    <w:p w:rsidR="00000000" w:rsidDel="00000000" w:rsidP="00000000" w:rsidRDefault="00000000" w:rsidRPr="00000000" w14:paraId="000007C5">
      <w:pPr>
        <w:numPr>
          <w:ilvl w:val="1"/>
          <w:numId w:val="543"/>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Filtration and spray drying</w:t>
        <w:br w:type="textWrapping"/>
      </w:r>
    </w:p>
    <w:p w:rsidR="00000000" w:rsidDel="00000000" w:rsidP="00000000" w:rsidRDefault="00000000" w:rsidRPr="00000000" w14:paraId="000007C6">
      <w:pPr>
        <w:numPr>
          <w:ilvl w:val="0"/>
          <w:numId w:val="54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Most fiber, fat, and starch removed → </w:t>
      </w:r>
      <w:r w:rsidDel="00000000" w:rsidR="00000000" w:rsidRPr="00000000">
        <w:rPr>
          <w:rFonts w:ascii="Times New Roman" w:cs="Times New Roman" w:eastAsia="Times New Roman" w:hAnsi="Times New Roman"/>
          <w:b w:val="1"/>
          <w:bCs w:val="1"/>
          <w:rtl w:val="0"/>
        </w:rPr>
        <w:t xml:space="preserve">concentrated protein fraction</w:t>
        <w:br w:type="textWrapping"/>
      </w:r>
    </w:p>
    <w:p w:rsidR="00000000" w:rsidDel="00000000" w:rsidP="00000000" w:rsidRDefault="00000000" w:rsidRPr="00000000" w14:paraId="000007C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t>
      </w:r>
      <w:r w:rsidDel="00000000" w:rsidR="00000000" w:rsidRPr="00000000">
        <w:rPr>
          <w:rFonts w:ascii="Times New Roman" w:cs="Times New Roman" w:eastAsia="Times New Roman" w:hAnsi="Times New Roman"/>
          <w:b w:val="1"/>
          <w:bCs w:val="1"/>
          <w:rtl w:val="0"/>
        </w:rPr>
        <w:t xml:space="preserve">not whole rice</w:t>
      </w:r>
      <w:r w:rsidDel="00000000" w:rsidR="00000000" w:rsidRPr="00000000">
        <w:rPr>
          <w:rFonts w:ascii="Times New Roman" w:cs="Times New Roman" w:eastAsia="Times New Roman" w:hAnsi="Times New Roman"/>
          <w:rtl w:val="0"/>
        </w:rPr>
        <w:t xml:space="preserve"> — it’s a stripped macronutrient.</w:t>
      </w:r>
    </w:p>
    <w:p w:rsidR="00000000" w:rsidDel="00000000" w:rsidP="00000000" w:rsidRDefault="00000000" w:rsidRPr="00000000" w14:paraId="000007C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jgdk6sniyoa" w:id="209"/>
      <w:bookmarkEnd w:id="209"/>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7CA">
      <w:pPr>
        <w:numPr>
          <w:ilvl w:val="0"/>
          <w:numId w:val="11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Considered </w:t>
      </w:r>
      <w:r w:rsidDel="00000000" w:rsidR="00000000" w:rsidRPr="00000000">
        <w:rPr>
          <w:rFonts w:ascii="Times New Roman" w:cs="Times New Roman" w:eastAsia="Times New Roman" w:hAnsi="Times New Roman"/>
          <w:b w:val="1"/>
          <w:bCs w:val="1"/>
          <w:rtl w:val="0"/>
        </w:rPr>
        <w:t xml:space="preserve">hypoallergenic</w:t>
        <w:br w:type="textWrapping"/>
      </w:r>
    </w:p>
    <w:p w:rsidR="00000000" w:rsidDel="00000000" w:rsidP="00000000" w:rsidRDefault="00000000" w:rsidRPr="00000000" w14:paraId="000007CB">
      <w:pPr>
        <w:numPr>
          <w:ilvl w:val="0"/>
          <w:numId w:val="11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Fits vegan, gluten-free, dairy-free marketing</w:t>
        <w:br w:type="textWrapping"/>
      </w:r>
    </w:p>
    <w:p w:rsidR="00000000" w:rsidDel="00000000" w:rsidP="00000000" w:rsidRDefault="00000000" w:rsidRPr="00000000" w14:paraId="000007CC">
      <w:pPr>
        <w:numPr>
          <w:ilvl w:val="0"/>
          <w:numId w:val="11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Neutral taste</w:t>
        <w:br w:type="textWrapping"/>
      </w:r>
    </w:p>
    <w:p w:rsidR="00000000" w:rsidDel="00000000" w:rsidP="00000000" w:rsidRDefault="00000000" w:rsidRPr="00000000" w14:paraId="000007CD">
      <w:pPr>
        <w:numPr>
          <w:ilvl w:val="0"/>
          <w:numId w:val="11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Shelf-stable</w:t>
        <w:br w:type="textWrapping"/>
      </w:r>
    </w:p>
    <w:p w:rsidR="00000000" w:rsidDel="00000000" w:rsidP="00000000" w:rsidRDefault="00000000" w:rsidRPr="00000000" w14:paraId="000007CE">
      <w:pPr>
        <w:numPr>
          <w:ilvl w:val="0"/>
          <w:numId w:val="11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blended with pea protein to balance amino acids</w:t>
        <w:br w:type="textWrapping"/>
      </w:r>
    </w:p>
    <w:p w:rsidR="00000000" w:rsidDel="00000000" w:rsidP="00000000" w:rsidRDefault="00000000" w:rsidRPr="00000000" w14:paraId="000007CF">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a “safe-looking” protein on labels.</w:t>
      </w:r>
    </w:p>
    <w:p w:rsidR="00000000" w:rsidDel="00000000" w:rsidP="00000000" w:rsidRDefault="00000000" w:rsidRPr="00000000" w14:paraId="000007D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7lu2lnlv74nt" w:id="210"/>
      <w:bookmarkEnd w:id="210"/>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 it</w:t>
      </w:r>
    </w:p>
    <w:p w:rsidR="00000000" w:rsidDel="00000000" w:rsidP="00000000" w:rsidRDefault="00000000" w:rsidRPr="00000000" w14:paraId="000007D2">
      <w:pPr>
        <w:numPr>
          <w:ilvl w:val="0"/>
          <w:numId w:val="33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w:t>
      </w:r>
      <w:r w:rsidDel="00000000" w:rsidR="00000000" w:rsidRPr="00000000">
        <w:rPr>
          <w:rFonts w:ascii="Times New Roman" w:cs="Times New Roman" w:eastAsia="Times New Roman" w:hAnsi="Times New Roman"/>
          <w:b w:val="1"/>
          <w:bCs w:val="1"/>
          <w:rtl w:val="0"/>
        </w:rPr>
        <w:t xml:space="preserve">low in lysine</w:t>
      </w:r>
      <w:r w:rsidDel="00000000" w:rsidR="00000000" w:rsidRPr="00000000">
        <w:rPr>
          <w:rFonts w:ascii="Cardo" w:cs="Cardo" w:eastAsia="Cardo" w:hAnsi="Cardo"/>
          <w:rtl w:val="0"/>
        </w:rPr>
        <w:t xml:space="preserve"> → incomplete amino acid profile alone</w:t>
        <w:br w:type="textWrapping"/>
      </w:r>
    </w:p>
    <w:p w:rsidR="00000000" w:rsidDel="00000000" w:rsidP="00000000" w:rsidRDefault="00000000" w:rsidRPr="00000000" w14:paraId="000007D3">
      <w:pPr>
        <w:numPr>
          <w:ilvl w:val="0"/>
          <w:numId w:val="33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Drying/constipating effect in some patients</w:t>
        <w:br w:type="textWrapping"/>
      </w:r>
    </w:p>
    <w:p w:rsidR="00000000" w:rsidDel="00000000" w:rsidP="00000000" w:rsidRDefault="00000000" w:rsidRPr="00000000" w14:paraId="000007D4">
      <w:pPr>
        <w:numPr>
          <w:ilvl w:val="0"/>
          <w:numId w:val="33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Lacks the micronutrients found in whole foods</w:t>
        <w:br w:type="textWrapping"/>
      </w:r>
    </w:p>
    <w:p w:rsidR="00000000" w:rsidDel="00000000" w:rsidP="00000000" w:rsidRDefault="00000000" w:rsidRPr="00000000" w14:paraId="000007D5">
      <w:pPr>
        <w:numPr>
          <w:ilvl w:val="0"/>
          <w:numId w:val="33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Heavy-metal burden possible without high-quality sourcing</w:t>
        <w:br w:type="textWrapping"/>
      </w:r>
    </w:p>
    <w:p w:rsidR="00000000" w:rsidDel="00000000" w:rsidP="00000000" w:rsidRDefault="00000000" w:rsidRPr="00000000" w14:paraId="000007D6">
      <w:pPr>
        <w:numPr>
          <w:ilvl w:val="0"/>
          <w:numId w:val="33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Overuse can crowd out higher-quality protein sources</w:t>
        <w:br w:type="textWrapping"/>
      </w:r>
    </w:p>
    <w:p w:rsidR="00000000" w:rsidDel="00000000" w:rsidP="00000000" w:rsidRDefault="00000000" w:rsidRPr="00000000" w14:paraId="000007D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better tolerated — but nutritionally thin.</w:t>
      </w:r>
    </w:p>
    <w:p w:rsidR="00000000" w:rsidDel="00000000" w:rsidP="00000000" w:rsidRDefault="00000000" w:rsidRPr="00000000" w14:paraId="000007D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56mj6usqrc01" w:id="211"/>
      <w:bookmarkEnd w:id="211"/>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7DA">
      <w:pPr>
        <w:numPr>
          <w:ilvl w:val="0"/>
          <w:numId w:val="92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Digested relatively quickly → </w:t>
      </w:r>
      <w:r w:rsidDel="00000000" w:rsidR="00000000" w:rsidRPr="00000000">
        <w:rPr>
          <w:rFonts w:ascii="Times New Roman" w:cs="Times New Roman" w:eastAsia="Times New Roman" w:hAnsi="Times New Roman"/>
          <w:b w:val="1"/>
          <w:bCs w:val="1"/>
          <w:rtl w:val="0"/>
        </w:rPr>
        <w:t xml:space="preserve">moderate insulin response</w:t>
        <w:br w:type="textWrapping"/>
      </w:r>
    </w:p>
    <w:p w:rsidR="00000000" w:rsidDel="00000000" w:rsidP="00000000" w:rsidRDefault="00000000" w:rsidRPr="00000000" w14:paraId="000007DB">
      <w:pPr>
        <w:numPr>
          <w:ilvl w:val="0"/>
          <w:numId w:val="92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Low fat and fiber → reduced satiety</w:t>
        <w:br w:type="textWrapping"/>
      </w:r>
    </w:p>
    <w:p w:rsidR="00000000" w:rsidDel="00000000" w:rsidP="00000000" w:rsidRDefault="00000000" w:rsidRPr="00000000" w14:paraId="000007DC">
      <w:pPr>
        <w:numPr>
          <w:ilvl w:val="0"/>
          <w:numId w:val="92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slow bowel motility in some individuals</w:t>
        <w:br w:type="textWrapping"/>
      </w:r>
    </w:p>
    <w:p w:rsidR="00000000" w:rsidDel="00000000" w:rsidP="00000000" w:rsidRDefault="00000000" w:rsidRPr="00000000" w14:paraId="000007DD">
      <w:pPr>
        <w:numPr>
          <w:ilvl w:val="0"/>
          <w:numId w:val="92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immune activation compared to soy</w:t>
        <w:br w:type="textWrapping"/>
      </w:r>
    </w:p>
    <w:p w:rsidR="00000000" w:rsidDel="00000000" w:rsidP="00000000" w:rsidRDefault="00000000" w:rsidRPr="00000000" w14:paraId="000007DE">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Metabolically calmer, but still </w:t>
      </w:r>
      <w:r w:rsidDel="00000000" w:rsidR="00000000" w:rsidRPr="00000000">
        <w:rPr>
          <w:rFonts w:ascii="Times New Roman" w:cs="Times New Roman" w:eastAsia="Times New Roman" w:hAnsi="Times New Roman"/>
          <w:b w:val="1"/>
          <w:bCs w:val="1"/>
          <w:rtl w:val="0"/>
        </w:rPr>
        <w:t xml:space="preserve">isolated behavior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D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pldnf5q8cogn" w:id="212"/>
      <w:bookmarkEnd w:id="212"/>
      <w:r w:rsidDel="00000000" w:rsidR="00000000" w:rsidRPr="00000000">
        <w:rPr>
          <w:rFonts w:ascii="Times New Roman" w:cs="Times New Roman" w:eastAsia="Times New Roman" w:hAnsi="Times New Roman"/>
          <w:b w:val="1"/>
          <w:bCs w:val="1"/>
          <w:color w:val="000000"/>
          <w:sz w:val="26"/>
          <w:szCs w:val="26"/>
          <w:rtl w:val="0"/>
        </w:rPr>
        <w:t xml:space="preserve">6. Chronic illness links (associations &amp; mechanisms)</w:t>
      </w:r>
    </w:p>
    <w:p w:rsidR="00000000" w:rsidDel="00000000" w:rsidP="00000000" w:rsidRDefault="00000000" w:rsidRPr="00000000" w14:paraId="000007E1">
      <w:pPr>
        <w:numPr>
          <w:ilvl w:val="0"/>
          <w:numId w:val="16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Constipation or sluggish digestion</w:t>
        <w:br w:type="textWrapping"/>
      </w:r>
    </w:p>
    <w:p w:rsidR="00000000" w:rsidDel="00000000" w:rsidP="00000000" w:rsidRDefault="00000000" w:rsidRPr="00000000" w14:paraId="000007E2">
      <w:pPr>
        <w:numPr>
          <w:ilvl w:val="0"/>
          <w:numId w:val="16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Blood sugar instability</w:t>
      </w:r>
      <w:r w:rsidDel="00000000" w:rsidR="00000000" w:rsidRPr="00000000">
        <w:rPr>
          <w:rFonts w:ascii="Times New Roman" w:cs="Times New Roman" w:eastAsia="Times New Roman" w:hAnsi="Times New Roman"/>
          <w:rtl w:val="0"/>
        </w:rPr>
        <w:t xml:space="preserve"> when used alone</w:t>
        <w:br w:type="textWrapping"/>
      </w:r>
    </w:p>
    <w:p w:rsidR="00000000" w:rsidDel="00000000" w:rsidP="00000000" w:rsidRDefault="00000000" w:rsidRPr="00000000" w14:paraId="000007E3">
      <w:pPr>
        <w:numPr>
          <w:ilvl w:val="0"/>
          <w:numId w:val="16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w:t>
      </w:r>
      <w:r w:rsidDel="00000000" w:rsidR="00000000" w:rsidRPr="00000000">
        <w:rPr>
          <w:rFonts w:ascii="Times New Roman" w:cs="Times New Roman" w:eastAsia="Times New Roman" w:hAnsi="Times New Roman"/>
          <w:b w:val="1"/>
          <w:bCs w:val="1"/>
          <w:rtl w:val="0"/>
        </w:rPr>
        <w:t xml:space="preserve">toxic load</w:t>
      </w:r>
      <w:r w:rsidDel="00000000" w:rsidR="00000000" w:rsidRPr="00000000">
        <w:rPr>
          <w:rFonts w:ascii="Times New Roman" w:cs="Times New Roman" w:eastAsia="Times New Roman" w:hAnsi="Times New Roman"/>
          <w:rtl w:val="0"/>
        </w:rPr>
        <w:t xml:space="preserve"> if arsenic exposure is chronic</w:t>
        <w:br w:type="textWrapping"/>
      </w:r>
    </w:p>
    <w:p w:rsidR="00000000" w:rsidDel="00000000" w:rsidP="00000000" w:rsidRDefault="00000000" w:rsidRPr="00000000" w14:paraId="000007E4">
      <w:pPr>
        <w:numPr>
          <w:ilvl w:val="0"/>
          <w:numId w:val="16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likely to trigger autoimmune or hormone issues</w:t>
        <w:br w:type="textWrapping"/>
      </w:r>
    </w:p>
    <w:p w:rsidR="00000000" w:rsidDel="00000000" w:rsidP="00000000" w:rsidRDefault="00000000" w:rsidRPr="00000000" w14:paraId="000007E5">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risk is </w:t>
      </w:r>
      <w:r w:rsidDel="00000000" w:rsidR="00000000" w:rsidRPr="00000000">
        <w:rPr>
          <w:rFonts w:ascii="Times New Roman" w:cs="Times New Roman" w:eastAsia="Times New Roman" w:hAnsi="Times New Roman"/>
          <w:b w:val="1"/>
          <w:bCs w:val="1"/>
          <w:rtl w:val="0"/>
        </w:rPr>
        <w:t xml:space="preserve">low</w:t>
      </w:r>
      <w:r w:rsidDel="00000000" w:rsidR="00000000" w:rsidRPr="00000000">
        <w:rPr>
          <w:rFonts w:ascii="Times New Roman" w:cs="Times New Roman" w:eastAsia="Times New Roman" w:hAnsi="Times New Roman"/>
          <w:rtl w:val="0"/>
        </w:rPr>
        <w:t xml:space="preserve">, but not zero.</w:t>
      </w:r>
    </w:p>
    <w:p w:rsidR="00000000" w:rsidDel="00000000" w:rsidP="00000000" w:rsidRDefault="00000000" w:rsidRPr="00000000" w14:paraId="000007E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w4liyk55akla" w:id="213"/>
      <w:bookmarkEnd w:id="213"/>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7E8">
      <w:pPr>
        <w:numPr>
          <w:ilvl w:val="0"/>
          <w:numId w:val="17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Hypoallergenic protein powders</w:t>
        <w:br w:type="textWrapping"/>
      </w:r>
    </w:p>
    <w:p w:rsidR="00000000" w:rsidDel="00000000" w:rsidP="00000000" w:rsidRDefault="00000000" w:rsidRPr="00000000" w14:paraId="000007E9">
      <w:pPr>
        <w:numPr>
          <w:ilvl w:val="0"/>
          <w:numId w:val="17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Infant and medical nutrition formulas</w:t>
        <w:br w:type="textWrapping"/>
      </w:r>
    </w:p>
    <w:p w:rsidR="00000000" w:rsidDel="00000000" w:rsidP="00000000" w:rsidRDefault="00000000" w:rsidRPr="00000000" w14:paraId="000007EA">
      <w:pPr>
        <w:numPr>
          <w:ilvl w:val="0"/>
          <w:numId w:val="17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bars</w:t>
        <w:br w:type="textWrapping"/>
      </w:r>
    </w:p>
    <w:p w:rsidR="00000000" w:rsidDel="00000000" w:rsidP="00000000" w:rsidRDefault="00000000" w:rsidRPr="00000000" w14:paraId="000007EB">
      <w:pPr>
        <w:numPr>
          <w:ilvl w:val="0"/>
          <w:numId w:val="17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Vegan meal replacements</w:t>
        <w:br w:type="textWrapping"/>
      </w:r>
    </w:p>
    <w:p w:rsidR="00000000" w:rsidDel="00000000" w:rsidP="00000000" w:rsidRDefault="00000000" w:rsidRPr="00000000" w14:paraId="000007EC">
      <w:pPr>
        <w:numPr>
          <w:ilvl w:val="0"/>
          <w:numId w:val="17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Dairy-free products</w:t>
        <w:br w:type="textWrapping"/>
      </w:r>
    </w:p>
    <w:p w:rsidR="00000000" w:rsidDel="00000000" w:rsidP="00000000" w:rsidRDefault="00000000" w:rsidRPr="00000000" w14:paraId="000007ED">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7EE">
      <w:pPr>
        <w:numPr>
          <w:ilvl w:val="0"/>
          <w:numId w:val="29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Rice protein isolate</w:t>
        <w:br w:type="textWrapping"/>
      </w:r>
    </w:p>
    <w:p w:rsidR="00000000" w:rsidDel="00000000" w:rsidP="00000000" w:rsidRDefault="00000000" w:rsidRPr="00000000" w14:paraId="000007EF">
      <w:pPr>
        <w:numPr>
          <w:ilvl w:val="0"/>
          <w:numId w:val="29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Brown rice protein</w:t>
        <w:br w:type="textWrapping"/>
      </w:r>
    </w:p>
    <w:p w:rsidR="00000000" w:rsidDel="00000000" w:rsidP="00000000" w:rsidRDefault="00000000" w:rsidRPr="00000000" w14:paraId="000007F0">
      <w:pPr>
        <w:numPr>
          <w:ilvl w:val="0"/>
          <w:numId w:val="29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Rice protein</w:t>
      </w:r>
    </w:p>
    <w:p w:rsidR="00000000" w:rsidDel="00000000" w:rsidP="00000000" w:rsidRDefault="00000000" w:rsidRPr="00000000" w14:paraId="000007F1">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2">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Wheat protein isolate</w:t>
      </w:r>
    </w:p>
    <w:p w:rsidR="00000000" w:rsidDel="00000000" w:rsidP="00000000" w:rsidRDefault="00000000" w:rsidRPr="00000000" w14:paraId="000007F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rxgmgtmo6s4p" w:id="214"/>
      <w:bookmarkEnd w:id="214"/>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7F4">
      <w:pPr>
        <w:numPr>
          <w:ilvl w:val="0"/>
          <w:numId w:val="32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w:t>
      </w:r>
      <w:r w:rsidDel="00000000" w:rsidR="00000000" w:rsidRPr="00000000">
        <w:rPr>
          <w:rFonts w:ascii="Times New Roman" w:cs="Times New Roman" w:eastAsia="Times New Roman" w:hAnsi="Times New Roman"/>
          <w:b w:val="1"/>
          <w:bCs w:val="1"/>
          <w:rtl w:val="0"/>
        </w:rPr>
        <w:t xml:space="preserve">concentrated gluten</w:t>
        <w:br w:type="textWrapping"/>
      </w:r>
    </w:p>
    <w:p w:rsidR="00000000" w:rsidDel="00000000" w:rsidP="00000000" w:rsidRDefault="00000000" w:rsidRPr="00000000" w14:paraId="000007F5">
      <w:pPr>
        <w:numPr>
          <w:ilvl w:val="0"/>
          <w:numId w:val="32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w:t>
      </w:r>
      <w:r w:rsidDel="00000000" w:rsidR="00000000" w:rsidRPr="00000000">
        <w:rPr>
          <w:rFonts w:ascii="Times New Roman" w:cs="Times New Roman" w:eastAsia="Times New Roman" w:hAnsi="Times New Roman"/>
          <w:b w:val="1"/>
          <w:bCs w:val="1"/>
          <w:rtl w:val="0"/>
        </w:rPr>
        <w:t xml:space="preserve">processed and isolated</w:t>
        <w:br w:type="textWrapping"/>
      </w:r>
    </w:p>
    <w:p w:rsidR="00000000" w:rsidDel="00000000" w:rsidP="00000000" w:rsidRDefault="00000000" w:rsidRPr="00000000" w14:paraId="000007F6">
      <w:pPr>
        <w:numPr>
          <w:ilvl w:val="0"/>
          <w:numId w:val="32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trigger for </w:t>
      </w:r>
      <w:r w:rsidDel="00000000" w:rsidR="00000000" w:rsidRPr="00000000">
        <w:rPr>
          <w:rFonts w:ascii="Times New Roman" w:cs="Times New Roman" w:eastAsia="Times New Roman" w:hAnsi="Times New Roman"/>
          <w:b w:val="1"/>
          <w:bCs w:val="1"/>
          <w:rtl w:val="0"/>
        </w:rPr>
        <w:t xml:space="preserve">gut inflammation and immune reactions</w:t>
        <w:br w:type="textWrapping"/>
      </w:r>
    </w:p>
    <w:p w:rsidR="00000000" w:rsidDel="00000000" w:rsidP="00000000" w:rsidRDefault="00000000" w:rsidRPr="00000000" w14:paraId="000007F7">
      <w:pPr>
        <w:numPr>
          <w:ilvl w:val="0"/>
          <w:numId w:val="32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worsen </w:t>
      </w:r>
      <w:r w:rsidDel="00000000" w:rsidR="00000000" w:rsidRPr="00000000">
        <w:rPr>
          <w:rFonts w:ascii="Times New Roman" w:cs="Times New Roman" w:eastAsia="Times New Roman" w:hAnsi="Times New Roman"/>
          <w:b w:val="1"/>
          <w:bCs w:val="1"/>
          <w:rtl w:val="0"/>
        </w:rPr>
        <w:t xml:space="preserve">leaky gut</w:t>
      </w:r>
      <w:r w:rsidDel="00000000" w:rsidR="00000000" w:rsidRPr="00000000">
        <w:rPr>
          <w:rFonts w:ascii="Times New Roman" w:cs="Times New Roman" w:eastAsia="Times New Roman" w:hAnsi="Times New Roman"/>
          <w:rtl w:val="0"/>
        </w:rPr>
        <w:t xml:space="preserve"> and autoimmune conditions</w:t>
        <w:br w:type="textWrapping"/>
      </w:r>
    </w:p>
    <w:p w:rsidR="00000000" w:rsidDel="00000000" w:rsidP="00000000" w:rsidRDefault="00000000" w:rsidRPr="00000000" w14:paraId="000007F8">
      <w:pPr>
        <w:numPr>
          <w:ilvl w:val="0"/>
          <w:numId w:val="32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added to foods people assume are otherwise “healthy”</w:t>
        <w:br w:type="textWrapping"/>
      </w:r>
    </w:p>
    <w:p w:rsidR="00000000" w:rsidDel="00000000" w:rsidP="00000000" w:rsidRDefault="00000000" w:rsidRPr="00000000" w14:paraId="000007F9">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one is flagged early by most holistic and functional practitioners.</w:t>
      </w:r>
    </w:p>
    <w:p w:rsidR="00000000" w:rsidDel="00000000" w:rsidP="00000000" w:rsidRDefault="00000000" w:rsidRPr="00000000" w14:paraId="000007F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bb2ozc6o9ksb" w:id="215"/>
      <w:bookmarkEnd w:id="215"/>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7FC">
      <w:pPr>
        <w:numPr>
          <w:ilvl w:val="0"/>
          <w:numId w:val="98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protein fraction of wheat</w:t>
      </w:r>
      <w:r w:rsidDel="00000000" w:rsidR="00000000" w:rsidRPr="00000000">
        <w:rPr>
          <w:rFonts w:ascii="Times New Roman" w:cs="Times New Roman" w:eastAsia="Times New Roman" w:hAnsi="Times New Roman"/>
          <w:rtl w:val="0"/>
        </w:rPr>
        <w:t xml:space="preserve">, almost entirely </w:t>
      </w:r>
      <w:r w:rsidDel="00000000" w:rsidR="00000000" w:rsidRPr="00000000">
        <w:rPr>
          <w:rFonts w:ascii="Times New Roman" w:cs="Times New Roman" w:eastAsia="Times New Roman" w:hAnsi="Times New Roman"/>
          <w:b w:val="1"/>
          <w:bCs w:val="1"/>
          <w:rtl w:val="0"/>
        </w:rPr>
        <w:t xml:space="preserve">gluten</w:t>
        <w:br w:type="textWrapping"/>
      </w:r>
    </w:p>
    <w:p w:rsidR="00000000" w:rsidDel="00000000" w:rsidP="00000000" w:rsidRDefault="00000000" w:rsidRPr="00000000" w14:paraId="000007FD">
      <w:pPr>
        <w:numPr>
          <w:ilvl w:val="0"/>
          <w:numId w:val="98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Typically </w:t>
      </w:r>
      <w:r w:rsidDel="00000000" w:rsidR="00000000" w:rsidRPr="00000000">
        <w:rPr>
          <w:rFonts w:ascii="Times New Roman" w:cs="Times New Roman" w:eastAsia="Times New Roman" w:hAnsi="Times New Roman"/>
          <w:b w:val="1"/>
          <w:bCs w:val="1"/>
          <w:rtl w:val="0"/>
        </w:rPr>
        <w:t xml:space="preserve">75–85% protein</w:t>
        <w:br w:type="textWrapping"/>
      </w:r>
    </w:p>
    <w:p w:rsidR="00000000" w:rsidDel="00000000" w:rsidP="00000000" w:rsidRDefault="00000000" w:rsidRPr="00000000" w14:paraId="000007FE">
      <w:pPr>
        <w:numPr>
          <w:ilvl w:val="0"/>
          <w:numId w:val="98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Made by:</w:t>
        <w:br w:type="textWrapping"/>
      </w:r>
    </w:p>
    <w:p w:rsidR="00000000" w:rsidDel="00000000" w:rsidP="00000000" w:rsidRDefault="00000000" w:rsidRPr="00000000" w14:paraId="000007FF">
      <w:pPr>
        <w:numPr>
          <w:ilvl w:val="1"/>
          <w:numId w:val="988"/>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Washing wheat flour to remove starch</w:t>
        <w:br w:type="textWrapping"/>
      </w:r>
    </w:p>
    <w:p w:rsidR="00000000" w:rsidDel="00000000" w:rsidP="00000000" w:rsidRDefault="00000000" w:rsidRPr="00000000" w14:paraId="00000800">
      <w:pPr>
        <w:numPr>
          <w:ilvl w:val="1"/>
          <w:numId w:val="988"/>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Drying the remaining elastic protein</w:t>
        <w:br w:type="textWrapping"/>
      </w:r>
    </w:p>
    <w:p w:rsidR="00000000" w:rsidDel="00000000" w:rsidP="00000000" w:rsidRDefault="00000000" w:rsidRPr="00000000" w14:paraId="00000801">
      <w:pPr>
        <w:numPr>
          <w:ilvl w:val="0"/>
          <w:numId w:val="98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Removes the buffering nutrients of whole wheat</w:t>
        <w:br w:type="textWrapping"/>
      </w:r>
    </w:p>
    <w:p w:rsidR="00000000" w:rsidDel="00000000" w:rsidP="00000000" w:rsidRDefault="00000000" w:rsidRPr="00000000" w14:paraId="00000802">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t>
      </w:r>
      <w:r w:rsidDel="00000000" w:rsidR="00000000" w:rsidRPr="00000000">
        <w:rPr>
          <w:rFonts w:ascii="Times New Roman" w:cs="Times New Roman" w:eastAsia="Times New Roman" w:hAnsi="Times New Roman"/>
          <w:b w:val="1"/>
          <w:bCs w:val="1"/>
          <w:rtl w:val="0"/>
        </w:rPr>
        <w:t xml:space="preserve">not whole wheat</w:t>
      </w:r>
      <w:r w:rsidDel="00000000" w:rsidR="00000000" w:rsidRPr="00000000">
        <w:rPr>
          <w:rFonts w:ascii="Times New Roman" w:cs="Times New Roman" w:eastAsia="Times New Roman" w:hAnsi="Times New Roman"/>
          <w:rtl w:val="0"/>
        </w:rPr>
        <w:t xml:space="preserve"> — it’s a concentrated immune-active protein.</w:t>
      </w:r>
    </w:p>
    <w:p w:rsidR="00000000" w:rsidDel="00000000" w:rsidP="00000000" w:rsidRDefault="00000000" w:rsidRPr="00000000" w14:paraId="0000080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cbyo17fey923" w:id="216"/>
      <w:bookmarkEnd w:id="216"/>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805">
      <w:pPr>
        <w:numPr>
          <w:ilvl w:val="0"/>
          <w:numId w:val="8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Extremely cheap way to add protein</w:t>
        <w:br w:type="textWrapping"/>
      </w:r>
    </w:p>
    <w:p w:rsidR="00000000" w:rsidDel="00000000" w:rsidP="00000000" w:rsidRDefault="00000000" w:rsidRPr="00000000" w14:paraId="00000806">
      <w:pPr>
        <w:numPr>
          <w:ilvl w:val="0"/>
          <w:numId w:val="8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elasticity, chew, and structure</w:t>
        <w:br w:type="textWrapping"/>
      </w:r>
    </w:p>
    <w:p w:rsidR="00000000" w:rsidDel="00000000" w:rsidP="00000000" w:rsidRDefault="00000000" w:rsidRPr="00000000" w14:paraId="00000807">
      <w:pPr>
        <w:numPr>
          <w:ilvl w:val="0"/>
          <w:numId w:val="8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Mimics meat texture in plant-based foods</w:t>
        <w:br w:type="textWrapping"/>
      </w:r>
    </w:p>
    <w:p w:rsidR="00000000" w:rsidDel="00000000" w:rsidP="00000000" w:rsidRDefault="00000000" w:rsidRPr="00000000" w14:paraId="00000808">
      <w:pPr>
        <w:numPr>
          <w:ilvl w:val="0"/>
          <w:numId w:val="8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Boosts protein numbers for labels</w:t>
        <w:br w:type="textWrapping"/>
      </w:r>
    </w:p>
    <w:p w:rsidR="00000000" w:rsidDel="00000000" w:rsidP="00000000" w:rsidRDefault="00000000" w:rsidRPr="00000000" w14:paraId="00000809">
      <w:pPr>
        <w:numPr>
          <w:ilvl w:val="0"/>
          <w:numId w:val="8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Shelf-stable and easy to work with</w:t>
        <w:br w:type="textWrapping"/>
      </w:r>
    </w:p>
    <w:p w:rsidR="00000000" w:rsidDel="00000000" w:rsidP="00000000" w:rsidRDefault="00000000" w:rsidRPr="00000000" w14:paraId="0000080A">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widely used for </w:t>
      </w:r>
      <w:r w:rsidDel="00000000" w:rsidR="00000000" w:rsidRPr="00000000">
        <w:rPr>
          <w:rFonts w:ascii="Times New Roman" w:cs="Times New Roman" w:eastAsia="Times New Roman" w:hAnsi="Times New Roman"/>
          <w:b w:val="1"/>
          <w:bCs w:val="1"/>
          <w:rtl w:val="0"/>
        </w:rPr>
        <w:t xml:space="preserve">texture, not nutrition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0B">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z0riik392oms" w:id="217"/>
      <w:bookmarkEnd w:id="217"/>
      <w:r w:rsidDel="00000000" w:rsidR="00000000" w:rsidRPr="00000000">
        <w:rPr>
          <w:rFonts w:ascii="Times New Roman" w:cs="Times New Roman" w:eastAsia="Times New Roman" w:hAnsi="Times New Roman"/>
          <w:b w:val="1"/>
          <w:bCs w:val="1"/>
          <w:color w:val="000000"/>
          <w:sz w:val="26"/>
          <w:szCs w:val="26"/>
          <w:rtl w:val="0"/>
        </w:rPr>
        <w:t xml:space="preserve">4. Why practitioners often recommend avoiding it</w:t>
      </w:r>
    </w:p>
    <w:p w:rsidR="00000000" w:rsidDel="00000000" w:rsidP="00000000" w:rsidRDefault="00000000" w:rsidRPr="00000000" w14:paraId="0000080D">
      <w:pPr>
        <w:numPr>
          <w:ilvl w:val="0"/>
          <w:numId w:val="14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association with:</w:t>
        <w:br w:type="textWrapping"/>
      </w:r>
    </w:p>
    <w:p w:rsidR="00000000" w:rsidDel="00000000" w:rsidP="00000000" w:rsidRDefault="00000000" w:rsidRPr="00000000" w14:paraId="0000080E">
      <w:pPr>
        <w:numPr>
          <w:ilvl w:val="1"/>
          <w:numId w:val="144"/>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Gut permeability</w:t>
        <w:br w:type="textWrapping"/>
      </w:r>
    </w:p>
    <w:p w:rsidR="00000000" w:rsidDel="00000000" w:rsidP="00000000" w:rsidRDefault="00000000" w:rsidRPr="00000000" w14:paraId="0000080F">
      <w:pPr>
        <w:numPr>
          <w:ilvl w:val="1"/>
          <w:numId w:val="144"/>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Immune activation</w:t>
        <w:br w:type="textWrapping"/>
      </w:r>
    </w:p>
    <w:p w:rsidR="00000000" w:rsidDel="00000000" w:rsidP="00000000" w:rsidRDefault="00000000" w:rsidRPr="00000000" w14:paraId="00000810">
      <w:pPr>
        <w:numPr>
          <w:ilvl w:val="1"/>
          <w:numId w:val="144"/>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Inflammation</w:t>
        <w:br w:type="textWrapping"/>
      </w:r>
    </w:p>
    <w:p w:rsidR="00000000" w:rsidDel="00000000" w:rsidP="00000000" w:rsidRDefault="00000000" w:rsidRPr="00000000" w14:paraId="00000811">
      <w:pPr>
        <w:numPr>
          <w:ilvl w:val="0"/>
          <w:numId w:val="14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non-celiac patients may react</w:t>
        <w:br w:type="textWrapping"/>
      </w:r>
    </w:p>
    <w:p w:rsidR="00000000" w:rsidDel="00000000" w:rsidP="00000000" w:rsidRDefault="00000000" w:rsidRPr="00000000" w14:paraId="00000812">
      <w:pPr>
        <w:numPr>
          <w:ilvl w:val="0"/>
          <w:numId w:val="14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exacerbate </w:t>
      </w:r>
      <w:r w:rsidDel="00000000" w:rsidR="00000000" w:rsidRPr="00000000">
        <w:rPr>
          <w:rFonts w:ascii="Times New Roman" w:cs="Times New Roman" w:eastAsia="Times New Roman" w:hAnsi="Times New Roman"/>
          <w:b w:val="1"/>
          <w:bCs w:val="1"/>
          <w:rtl w:val="0"/>
        </w:rPr>
        <w:t xml:space="preserve">IBS, autoimmune disease, and skin conditions</w:t>
        <w:br w:type="textWrapping"/>
      </w:r>
    </w:p>
    <w:p w:rsidR="00000000" w:rsidDel="00000000" w:rsidP="00000000" w:rsidRDefault="00000000" w:rsidRPr="00000000" w14:paraId="00000813">
      <w:pPr>
        <w:numPr>
          <w:ilvl w:val="0"/>
          <w:numId w:val="14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 more reactive than whole wheat products</w:t>
        <w:br w:type="textWrapping"/>
      </w:r>
    </w:p>
    <w:p w:rsidR="00000000" w:rsidDel="00000000" w:rsidP="00000000" w:rsidRDefault="00000000" w:rsidRPr="00000000" w14:paraId="00000814">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it’s one of the </w:t>
      </w:r>
      <w:r w:rsidDel="00000000" w:rsidR="00000000" w:rsidRPr="00000000">
        <w:rPr>
          <w:rFonts w:ascii="Times New Roman" w:cs="Times New Roman" w:eastAsia="Times New Roman" w:hAnsi="Times New Roman"/>
          <w:b w:val="1"/>
          <w:bCs w:val="1"/>
          <w:rtl w:val="0"/>
        </w:rPr>
        <w:t xml:space="preserve">top hidden triggers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1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hksm90zb6tfz" w:id="218"/>
      <w:bookmarkEnd w:id="218"/>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817">
      <w:pPr>
        <w:numPr>
          <w:ilvl w:val="0"/>
          <w:numId w:val="98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Gluten peptides resist full digestion</w:t>
        <w:br w:type="textWrapping"/>
      </w:r>
    </w:p>
    <w:p w:rsidR="00000000" w:rsidDel="00000000" w:rsidP="00000000" w:rsidRDefault="00000000" w:rsidRPr="00000000" w14:paraId="00000818">
      <w:pPr>
        <w:numPr>
          <w:ilvl w:val="0"/>
          <w:numId w:val="98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w:t>
      </w:r>
      <w:r w:rsidDel="00000000" w:rsidR="00000000" w:rsidRPr="00000000">
        <w:rPr>
          <w:rFonts w:ascii="Times New Roman" w:cs="Times New Roman" w:eastAsia="Times New Roman" w:hAnsi="Times New Roman"/>
          <w:b w:val="1"/>
          <w:bCs w:val="1"/>
          <w:rtl w:val="0"/>
        </w:rPr>
        <w:t xml:space="preserve">zonulin release</w:t>
      </w:r>
      <w:r w:rsidDel="00000000" w:rsidR="00000000" w:rsidRPr="00000000">
        <w:rPr>
          <w:rFonts w:ascii="Cardo" w:cs="Cardo" w:eastAsia="Cardo" w:hAnsi="Cardo"/>
          <w:rtl w:val="0"/>
        </w:rPr>
        <w:t xml:space="preserve"> → loosens tight junctions in the gut</w:t>
        <w:br w:type="textWrapping"/>
      </w:r>
    </w:p>
    <w:p w:rsidR="00000000" w:rsidDel="00000000" w:rsidP="00000000" w:rsidRDefault="00000000" w:rsidRPr="00000000" w14:paraId="00000819">
      <w:pPr>
        <w:numPr>
          <w:ilvl w:val="0"/>
          <w:numId w:val="98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activate immune responses even without celiac disease</w:t>
        <w:br w:type="textWrapping"/>
      </w:r>
    </w:p>
    <w:p w:rsidR="00000000" w:rsidDel="00000000" w:rsidP="00000000" w:rsidRDefault="00000000" w:rsidRPr="00000000" w14:paraId="0000081A">
      <w:pPr>
        <w:numPr>
          <w:ilvl w:val="0"/>
          <w:numId w:val="98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Promotes inflammation and nutrient malabsorption in susceptible patients</w:t>
        <w:br w:type="textWrapping"/>
      </w:r>
    </w:p>
    <w:p w:rsidR="00000000" w:rsidDel="00000000" w:rsidP="00000000" w:rsidRDefault="00000000" w:rsidRPr="00000000" w14:paraId="0000081B">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w:t>
      </w:r>
      <w:r w:rsidDel="00000000" w:rsidR="00000000" w:rsidRPr="00000000">
        <w:rPr>
          <w:rFonts w:ascii="Times New Roman" w:cs="Times New Roman" w:eastAsia="Times New Roman" w:hAnsi="Times New Roman"/>
          <w:b w:val="1"/>
          <w:bCs w:val="1"/>
          <w:rtl w:val="0"/>
        </w:rPr>
        <w:t xml:space="preserve">mechanistic gut disruptor</w:t>
      </w:r>
      <w:r w:rsidDel="00000000" w:rsidR="00000000" w:rsidRPr="00000000">
        <w:rPr>
          <w:rFonts w:ascii="Times New Roman" w:cs="Times New Roman" w:eastAsia="Times New Roman" w:hAnsi="Times New Roman"/>
          <w:rtl w:val="0"/>
        </w:rPr>
        <w:t xml:space="preserve">, not just a sensitivity.</w:t>
      </w:r>
    </w:p>
    <w:p w:rsidR="00000000" w:rsidDel="00000000" w:rsidP="00000000" w:rsidRDefault="00000000" w:rsidRPr="00000000" w14:paraId="0000081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7mq1wxaz0wc3" w:id="219"/>
      <w:bookmarkEnd w:id="219"/>
      <w:r w:rsidDel="00000000" w:rsidR="00000000" w:rsidRPr="00000000">
        <w:rPr>
          <w:rFonts w:ascii="Times New Roman" w:cs="Times New Roman" w:eastAsia="Times New Roman" w:hAnsi="Times New Roman"/>
          <w:b w:val="1"/>
          <w:bCs w:val="1"/>
          <w:color w:val="000000"/>
          <w:sz w:val="26"/>
          <w:szCs w:val="26"/>
          <w:rtl w:val="0"/>
        </w:rPr>
        <w:t xml:space="preserve">6. Chronic illness links (associations &amp; mechanisms)</w:t>
      </w:r>
    </w:p>
    <w:p w:rsidR="00000000" w:rsidDel="00000000" w:rsidP="00000000" w:rsidRDefault="00000000" w:rsidRPr="00000000" w14:paraId="0000081E">
      <w:pPr>
        <w:numPr>
          <w:ilvl w:val="0"/>
          <w:numId w:val="114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Celiac disease</w:t>
        <w:br w:type="textWrapping"/>
      </w:r>
    </w:p>
    <w:p w:rsidR="00000000" w:rsidDel="00000000" w:rsidP="00000000" w:rsidRDefault="00000000" w:rsidRPr="00000000" w14:paraId="0000081F">
      <w:pPr>
        <w:numPr>
          <w:ilvl w:val="0"/>
          <w:numId w:val="114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Non-celiac gluten sensitivity</w:t>
        <w:br w:type="textWrapping"/>
      </w:r>
    </w:p>
    <w:p w:rsidR="00000000" w:rsidDel="00000000" w:rsidP="00000000" w:rsidRDefault="00000000" w:rsidRPr="00000000" w14:paraId="00000820">
      <w:pPr>
        <w:numPr>
          <w:ilvl w:val="0"/>
          <w:numId w:val="114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Autoimmune conditions</w:t>
      </w:r>
      <w:r w:rsidDel="00000000" w:rsidR="00000000" w:rsidRPr="00000000">
        <w:rPr>
          <w:rFonts w:ascii="Times New Roman" w:cs="Times New Roman" w:eastAsia="Times New Roman" w:hAnsi="Times New Roman"/>
          <w:rtl w:val="0"/>
        </w:rPr>
        <w:t xml:space="preserve"> (thyroid, joint, skin)</w:t>
        <w:br w:type="textWrapping"/>
      </w:r>
    </w:p>
    <w:p w:rsidR="00000000" w:rsidDel="00000000" w:rsidP="00000000" w:rsidRDefault="00000000" w:rsidRPr="00000000" w14:paraId="00000821">
      <w:pPr>
        <w:numPr>
          <w:ilvl w:val="0"/>
          <w:numId w:val="114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 / bloating / constipation or diarrhea</w:t>
        <w:br w:type="textWrapping"/>
      </w:r>
    </w:p>
    <w:p w:rsidR="00000000" w:rsidDel="00000000" w:rsidP="00000000" w:rsidRDefault="00000000" w:rsidRPr="00000000" w14:paraId="00000822">
      <w:pPr>
        <w:numPr>
          <w:ilvl w:val="0"/>
          <w:numId w:val="114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Brain fog, fatigue, migraines</w:t>
        <w:br w:type="textWrapping"/>
      </w:r>
    </w:p>
    <w:p w:rsidR="00000000" w:rsidDel="00000000" w:rsidP="00000000" w:rsidRDefault="00000000" w:rsidRPr="00000000" w14:paraId="00000823">
      <w:pPr>
        <w:numPr>
          <w:ilvl w:val="0"/>
          <w:numId w:val="114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Skin disorders</w:t>
      </w:r>
      <w:r w:rsidDel="00000000" w:rsidR="00000000" w:rsidRPr="00000000">
        <w:rPr>
          <w:rFonts w:ascii="Times New Roman" w:cs="Times New Roman" w:eastAsia="Times New Roman" w:hAnsi="Times New Roman"/>
          <w:rtl w:val="0"/>
        </w:rPr>
        <w:t xml:space="preserve"> (eczema, psoriasis, dermatitis herpetiformis)</w:t>
        <w:br w:type="textWrapping"/>
      </w:r>
    </w:p>
    <w:p w:rsidR="00000000" w:rsidDel="00000000" w:rsidP="00000000" w:rsidRDefault="00000000" w:rsidRPr="00000000" w14:paraId="00000824">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ingredient shows up frequently in chronic, unexplained symptoms.</w:t>
      </w:r>
    </w:p>
    <w:p w:rsidR="00000000" w:rsidDel="00000000" w:rsidP="00000000" w:rsidRDefault="00000000" w:rsidRPr="00000000" w14:paraId="0000082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430ja5d9oa4" w:id="220"/>
      <w:bookmarkEnd w:id="220"/>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827">
      <w:pPr>
        <w:numPr>
          <w:ilvl w:val="0"/>
          <w:numId w:val="34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Seitan and wheat-based meat substitutes</w:t>
        <w:br w:type="textWrapping"/>
      </w:r>
    </w:p>
    <w:p w:rsidR="00000000" w:rsidDel="00000000" w:rsidP="00000000" w:rsidRDefault="00000000" w:rsidRPr="00000000" w14:paraId="00000828">
      <w:pPr>
        <w:numPr>
          <w:ilvl w:val="0"/>
          <w:numId w:val="34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Protein-enriched breads and baked goods</w:t>
        <w:br w:type="textWrapping"/>
      </w:r>
    </w:p>
    <w:p w:rsidR="00000000" w:rsidDel="00000000" w:rsidP="00000000" w:rsidRDefault="00000000" w:rsidRPr="00000000" w14:paraId="00000829">
      <w:pPr>
        <w:numPr>
          <w:ilvl w:val="0"/>
          <w:numId w:val="34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Plant-based burgers and sausages</w:t>
        <w:br w:type="textWrapping"/>
      </w:r>
    </w:p>
    <w:p w:rsidR="00000000" w:rsidDel="00000000" w:rsidP="00000000" w:rsidRDefault="00000000" w:rsidRPr="00000000" w14:paraId="0000082A">
      <w:pPr>
        <w:numPr>
          <w:ilvl w:val="0"/>
          <w:numId w:val="34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bars and savory snacks</w:t>
        <w:br w:type="textWrapping"/>
      </w:r>
    </w:p>
    <w:p w:rsidR="00000000" w:rsidDel="00000000" w:rsidP="00000000" w:rsidRDefault="00000000" w:rsidRPr="00000000" w14:paraId="0000082B">
      <w:pPr>
        <w:numPr>
          <w:ilvl w:val="0"/>
          <w:numId w:val="34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Processed vegetarian and vegan foods</w:t>
        <w:br w:type="textWrapping"/>
      </w:r>
    </w:p>
    <w:p w:rsidR="00000000" w:rsidDel="00000000" w:rsidP="00000000" w:rsidRDefault="00000000" w:rsidRPr="00000000" w14:paraId="0000082C">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82D">
      <w:pPr>
        <w:numPr>
          <w:ilvl w:val="0"/>
          <w:numId w:val="19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Wheat protein isolate</w:t>
        <w:br w:type="textWrapping"/>
      </w:r>
    </w:p>
    <w:p w:rsidR="00000000" w:rsidDel="00000000" w:rsidP="00000000" w:rsidRDefault="00000000" w:rsidRPr="00000000" w14:paraId="0000082E">
      <w:pPr>
        <w:numPr>
          <w:ilvl w:val="0"/>
          <w:numId w:val="19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Vital wheat gluten</w:t>
        <w:br w:type="textWrapping"/>
      </w:r>
    </w:p>
    <w:p w:rsidR="00000000" w:rsidDel="00000000" w:rsidP="00000000" w:rsidRDefault="00000000" w:rsidRPr="00000000" w14:paraId="0000082F">
      <w:pPr>
        <w:numPr>
          <w:ilvl w:val="0"/>
          <w:numId w:val="19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Wheat gluten</w:t>
        <w:br w:type="textWrapping"/>
      </w:r>
    </w:p>
    <w:p w:rsidR="00000000" w:rsidDel="00000000" w:rsidP="00000000" w:rsidRDefault="00000000" w:rsidRPr="00000000" w14:paraId="00000830">
      <w:pPr>
        <w:numPr>
          <w:ilvl w:val="0"/>
          <w:numId w:val="19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Hydrolyzed wheat protein</w:t>
        <w:br w:type="textWrapping"/>
      </w:r>
    </w:p>
    <w:p w:rsidR="00000000" w:rsidDel="00000000" w:rsidP="00000000" w:rsidRDefault="00000000" w:rsidRPr="00000000" w14:paraId="00000831">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Vital wheat gluten</w:t>
      </w:r>
    </w:p>
    <w:p w:rsidR="00000000" w:rsidDel="00000000" w:rsidP="00000000" w:rsidRDefault="00000000" w:rsidRPr="00000000" w14:paraId="0000083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jblz7wp3usrq" w:id="221"/>
      <w:bookmarkEnd w:id="221"/>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833">
      <w:pPr>
        <w:numPr>
          <w:ilvl w:val="0"/>
          <w:numId w:val="24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Concentrated gluten</w:t>
      </w:r>
      <w:r w:rsidDel="00000000" w:rsidR="00000000" w:rsidRPr="00000000">
        <w:rPr>
          <w:rFonts w:ascii="Times New Roman" w:cs="Times New Roman" w:eastAsia="Times New Roman" w:hAnsi="Times New Roman"/>
          <w:rtl w:val="0"/>
        </w:rPr>
        <w:t xml:space="preserve">, far more reactive than whole wheat</w:t>
        <w:br w:type="textWrapping"/>
      </w:r>
    </w:p>
    <w:p w:rsidR="00000000" w:rsidDel="00000000" w:rsidP="00000000" w:rsidRDefault="00000000" w:rsidRPr="00000000" w14:paraId="00000834">
      <w:pPr>
        <w:numPr>
          <w:ilvl w:val="0"/>
          <w:numId w:val="24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trigger for </w:t>
      </w:r>
      <w:r w:rsidDel="00000000" w:rsidR="00000000" w:rsidRPr="00000000">
        <w:rPr>
          <w:rFonts w:ascii="Times New Roman" w:cs="Times New Roman" w:eastAsia="Times New Roman" w:hAnsi="Times New Roman"/>
          <w:b w:val="1"/>
          <w:bCs w:val="1"/>
          <w:rtl w:val="0"/>
        </w:rPr>
        <w:t xml:space="preserve">gut permeability (leaky gut)</w:t>
        <w:br w:type="textWrapping"/>
      </w:r>
    </w:p>
    <w:p w:rsidR="00000000" w:rsidDel="00000000" w:rsidP="00000000" w:rsidRDefault="00000000" w:rsidRPr="00000000" w14:paraId="00000835">
      <w:pPr>
        <w:numPr>
          <w:ilvl w:val="0"/>
          <w:numId w:val="24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activate the immune system </w:t>
      </w:r>
      <w:r w:rsidDel="00000000" w:rsidR="00000000" w:rsidRPr="00000000">
        <w:rPr>
          <w:rFonts w:ascii="Times New Roman" w:cs="Times New Roman" w:eastAsia="Times New Roman" w:hAnsi="Times New Roman"/>
          <w:b w:val="1"/>
          <w:bCs w:val="1"/>
          <w:rtl w:val="0"/>
        </w:rPr>
        <w:t xml:space="preserve">even without celiac disease</w:t>
        <w:br w:type="textWrapping"/>
      </w:r>
    </w:p>
    <w:p w:rsidR="00000000" w:rsidDel="00000000" w:rsidP="00000000" w:rsidRDefault="00000000" w:rsidRPr="00000000" w14:paraId="00000836">
      <w:pPr>
        <w:numPr>
          <w:ilvl w:val="0"/>
          <w:numId w:val="24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hidden ingredient in “high-protein” and plant-based foods</w:t>
        <w:br w:type="textWrapping"/>
      </w:r>
    </w:p>
    <w:p w:rsidR="00000000" w:rsidDel="00000000" w:rsidP="00000000" w:rsidRDefault="00000000" w:rsidRPr="00000000" w14:paraId="00000837">
      <w:pPr>
        <w:numPr>
          <w:ilvl w:val="0"/>
          <w:numId w:val="24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worsens chronic, unexplained symptoms</w:t>
        <w:br w:type="textWrapping"/>
      </w:r>
    </w:p>
    <w:p w:rsidR="00000000" w:rsidDel="00000000" w:rsidP="00000000" w:rsidRDefault="00000000" w:rsidRPr="00000000" w14:paraId="00000838">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one of the </w:t>
      </w:r>
      <w:r w:rsidDel="00000000" w:rsidR="00000000" w:rsidRPr="00000000">
        <w:rPr>
          <w:rFonts w:ascii="Times New Roman" w:cs="Times New Roman" w:eastAsia="Times New Roman" w:hAnsi="Times New Roman"/>
          <w:b w:val="1"/>
          <w:bCs w:val="1"/>
          <w:rtl w:val="0"/>
        </w:rPr>
        <w:t xml:space="preserve">most flagged protein additives</w:t>
      </w:r>
      <w:r w:rsidDel="00000000" w:rsidR="00000000" w:rsidRPr="00000000">
        <w:rPr>
          <w:rFonts w:ascii="Times New Roman" w:cs="Times New Roman" w:eastAsia="Times New Roman" w:hAnsi="Times New Roman"/>
          <w:rtl w:val="0"/>
        </w:rPr>
        <w:t xml:space="preserve"> in functional medicine.</w:t>
      </w:r>
    </w:p>
    <w:p w:rsidR="00000000" w:rsidDel="00000000" w:rsidP="00000000" w:rsidRDefault="00000000" w:rsidRPr="00000000" w14:paraId="0000083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vi7yq4mfnk6q" w:id="222"/>
      <w:bookmarkEnd w:id="222"/>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83B">
      <w:pPr>
        <w:numPr>
          <w:ilvl w:val="0"/>
          <w:numId w:val="10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protein fraction of wheat</w:t>
      </w:r>
      <w:r w:rsidDel="00000000" w:rsidR="00000000" w:rsidRPr="00000000">
        <w:rPr>
          <w:rFonts w:ascii="Times New Roman" w:cs="Times New Roman" w:eastAsia="Times New Roman" w:hAnsi="Times New Roman"/>
          <w:rtl w:val="0"/>
        </w:rPr>
        <w:t xml:space="preserve">, almost entirely gluten</w:t>
        <w:br w:type="textWrapping"/>
      </w:r>
    </w:p>
    <w:p w:rsidR="00000000" w:rsidDel="00000000" w:rsidP="00000000" w:rsidRDefault="00000000" w:rsidRPr="00000000" w14:paraId="0000083C">
      <w:pPr>
        <w:numPr>
          <w:ilvl w:val="0"/>
          <w:numId w:val="10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Produced by washing wheat flour to remove starch, leaving elastic gluten</w:t>
        <w:br w:type="textWrapping"/>
      </w:r>
    </w:p>
    <w:p w:rsidR="00000000" w:rsidDel="00000000" w:rsidP="00000000" w:rsidRDefault="00000000" w:rsidRPr="00000000" w14:paraId="0000083D">
      <w:pPr>
        <w:numPr>
          <w:ilvl w:val="0"/>
          <w:numId w:val="10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Dried and powdered → extremely concentrated</w:t>
        <w:br w:type="textWrapping"/>
      </w:r>
    </w:p>
    <w:p w:rsidR="00000000" w:rsidDel="00000000" w:rsidP="00000000" w:rsidRDefault="00000000" w:rsidRPr="00000000" w14:paraId="0000083E">
      <w:pPr>
        <w:numPr>
          <w:ilvl w:val="0"/>
          <w:numId w:val="10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Lacks the fiber, minerals, and antioxidants of whole wheat</w:t>
        <w:br w:type="textWrapping"/>
      </w:r>
    </w:p>
    <w:p w:rsidR="00000000" w:rsidDel="00000000" w:rsidP="00000000" w:rsidRDefault="00000000" w:rsidRPr="00000000" w14:paraId="0000083F">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t>
      </w:r>
      <w:r w:rsidDel="00000000" w:rsidR="00000000" w:rsidRPr="00000000">
        <w:rPr>
          <w:rFonts w:ascii="Times New Roman" w:cs="Times New Roman" w:eastAsia="Times New Roman" w:hAnsi="Times New Roman"/>
          <w:b w:val="1"/>
          <w:bCs w:val="1"/>
          <w:rtl w:val="0"/>
        </w:rPr>
        <w:t xml:space="preserve">not a whole food</w:t>
      </w:r>
      <w:r w:rsidDel="00000000" w:rsidR="00000000" w:rsidRPr="00000000">
        <w:rPr>
          <w:rFonts w:ascii="Times New Roman" w:cs="Times New Roman" w:eastAsia="Times New Roman" w:hAnsi="Times New Roman"/>
          <w:rtl w:val="0"/>
        </w:rPr>
        <w:t xml:space="preserve"> — it’s an isolated immune-active protein.</w:t>
      </w:r>
    </w:p>
    <w:p w:rsidR="00000000" w:rsidDel="00000000" w:rsidP="00000000" w:rsidRDefault="00000000" w:rsidRPr="00000000" w14:paraId="0000084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q1roodm8yr9s" w:id="223"/>
      <w:bookmarkEnd w:id="223"/>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842">
      <w:pPr>
        <w:numPr>
          <w:ilvl w:val="0"/>
          <w:numId w:val="99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inexpensive protein source</w:t>
        <w:br w:type="textWrapping"/>
      </w:r>
    </w:p>
    <w:p w:rsidR="00000000" w:rsidDel="00000000" w:rsidP="00000000" w:rsidRDefault="00000000" w:rsidRPr="00000000" w14:paraId="00000843">
      <w:pPr>
        <w:numPr>
          <w:ilvl w:val="0"/>
          <w:numId w:val="99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elasticity, chew, and structure</w:t>
        <w:br w:type="textWrapping"/>
      </w:r>
    </w:p>
    <w:p w:rsidR="00000000" w:rsidDel="00000000" w:rsidP="00000000" w:rsidRDefault="00000000" w:rsidRPr="00000000" w14:paraId="00000844">
      <w:pPr>
        <w:numPr>
          <w:ilvl w:val="0"/>
          <w:numId w:val="99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Mimics meat texture in vegetarian foods</w:t>
        <w:br w:type="textWrapping"/>
      </w:r>
    </w:p>
    <w:p w:rsidR="00000000" w:rsidDel="00000000" w:rsidP="00000000" w:rsidRDefault="00000000" w:rsidRPr="00000000" w14:paraId="00000845">
      <w:pPr>
        <w:numPr>
          <w:ilvl w:val="0"/>
          <w:numId w:val="99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Boosts protein grams on labels</w:t>
        <w:br w:type="textWrapping"/>
      </w:r>
    </w:p>
    <w:p w:rsidR="00000000" w:rsidDel="00000000" w:rsidP="00000000" w:rsidRDefault="00000000" w:rsidRPr="00000000" w14:paraId="00000846">
      <w:pPr>
        <w:numPr>
          <w:ilvl w:val="0"/>
          <w:numId w:val="99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Shelf-stable and easy to work with</w:t>
        <w:br w:type="textWrapping"/>
      </w:r>
    </w:p>
    <w:p w:rsidR="00000000" w:rsidDel="00000000" w:rsidP="00000000" w:rsidRDefault="00000000" w:rsidRPr="00000000" w14:paraId="0000084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a texture tool first, nutrition second.</w:t>
      </w:r>
    </w:p>
    <w:p w:rsidR="00000000" w:rsidDel="00000000" w:rsidP="00000000" w:rsidRDefault="00000000" w:rsidRPr="00000000" w14:paraId="0000084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byw9yy5p4jnr" w:id="224"/>
      <w:bookmarkEnd w:id="224"/>
      <w:r w:rsidDel="00000000" w:rsidR="00000000" w:rsidRPr="00000000">
        <w:rPr>
          <w:rFonts w:ascii="Times New Roman" w:cs="Times New Roman" w:eastAsia="Times New Roman" w:hAnsi="Times New Roman"/>
          <w:b w:val="1"/>
          <w:bCs w:val="1"/>
          <w:color w:val="000000"/>
          <w:sz w:val="26"/>
          <w:szCs w:val="26"/>
          <w:rtl w:val="0"/>
        </w:rPr>
        <w:t xml:space="preserve">4. Why practitioners often recommend avoiding it</w:t>
      </w:r>
    </w:p>
    <w:p w:rsidR="00000000" w:rsidDel="00000000" w:rsidP="00000000" w:rsidRDefault="00000000" w:rsidRPr="00000000" w14:paraId="0000084A">
      <w:pPr>
        <w:numPr>
          <w:ilvl w:val="0"/>
          <w:numId w:val="114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Increases </w:t>
      </w:r>
      <w:r w:rsidDel="00000000" w:rsidR="00000000" w:rsidRPr="00000000">
        <w:rPr>
          <w:rFonts w:ascii="Times New Roman" w:cs="Times New Roman" w:eastAsia="Times New Roman" w:hAnsi="Times New Roman"/>
          <w:b w:val="1"/>
          <w:bCs w:val="1"/>
          <w:rtl w:val="0"/>
        </w:rPr>
        <w:t xml:space="preserve">zonulin</w:t>
      </w:r>
      <w:r w:rsidDel="00000000" w:rsidR="00000000" w:rsidRPr="00000000">
        <w:rPr>
          <w:rFonts w:ascii="Times New Roman" w:cs="Times New Roman" w:eastAsia="Times New Roman" w:hAnsi="Times New Roman"/>
          <w:rtl w:val="0"/>
        </w:rPr>
        <w:t xml:space="preserve">, loosening gut tight junctions</w:t>
        <w:br w:type="textWrapping"/>
      </w:r>
    </w:p>
    <w:p w:rsidR="00000000" w:rsidDel="00000000" w:rsidP="00000000" w:rsidRDefault="00000000" w:rsidRPr="00000000" w14:paraId="0000084B">
      <w:pPr>
        <w:numPr>
          <w:ilvl w:val="0"/>
          <w:numId w:val="114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Promotes </w:t>
      </w:r>
      <w:r w:rsidDel="00000000" w:rsidR="00000000" w:rsidRPr="00000000">
        <w:rPr>
          <w:rFonts w:ascii="Times New Roman" w:cs="Times New Roman" w:eastAsia="Times New Roman" w:hAnsi="Times New Roman"/>
          <w:b w:val="1"/>
          <w:bCs w:val="1"/>
          <w:rtl w:val="0"/>
        </w:rPr>
        <w:t xml:space="preserve">intestinal permeability and inflammation</w:t>
        <w:br w:type="textWrapping"/>
      </w:r>
    </w:p>
    <w:p w:rsidR="00000000" w:rsidDel="00000000" w:rsidP="00000000" w:rsidRDefault="00000000" w:rsidRPr="00000000" w14:paraId="0000084C">
      <w:pPr>
        <w:numPr>
          <w:ilvl w:val="0"/>
          <w:numId w:val="114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exacerbate </w:t>
      </w:r>
      <w:r w:rsidDel="00000000" w:rsidR="00000000" w:rsidRPr="00000000">
        <w:rPr>
          <w:rFonts w:ascii="Times New Roman" w:cs="Times New Roman" w:eastAsia="Times New Roman" w:hAnsi="Times New Roman"/>
          <w:b w:val="1"/>
          <w:bCs w:val="1"/>
          <w:rtl w:val="0"/>
        </w:rPr>
        <w:t xml:space="preserve">autoimmune, thyroid, joint, and skin conditions</w:t>
        <w:br w:type="textWrapping"/>
      </w:r>
    </w:p>
    <w:p w:rsidR="00000000" w:rsidDel="00000000" w:rsidP="00000000" w:rsidRDefault="00000000" w:rsidRPr="00000000" w14:paraId="0000084D">
      <w:pPr>
        <w:numPr>
          <w:ilvl w:val="0"/>
          <w:numId w:val="114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Much more reactive than whole wheat products</w:t>
        <w:br w:type="textWrapping"/>
      </w:r>
    </w:p>
    <w:p w:rsidR="00000000" w:rsidDel="00000000" w:rsidP="00000000" w:rsidRDefault="00000000" w:rsidRPr="00000000" w14:paraId="0000084E">
      <w:pPr>
        <w:numPr>
          <w:ilvl w:val="0"/>
          <w:numId w:val="114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paired with other inflammatory additives</w:t>
        <w:br w:type="textWrapping"/>
      </w:r>
    </w:p>
    <w:p w:rsidR="00000000" w:rsidDel="00000000" w:rsidP="00000000" w:rsidRDefault="00000000" w:rsidRPr="00000000" w14:paraId="0000084F">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removing it can be </w:t>
      </w:r>
      <w:r w:rsidDel="00000000" w:rsidR="00000000" w:rsidRPr="00000000">
        <w:rPr>
          <w:rFonts w:ascii="Times New Roman" w:cs="Times New Roman" w:eastAsia="Times New Roman" w:hAnsi="Times New Roman"/>
          <w:b w:val="1"/>
          <w:bCs w:val="1"/>
          <w:rtl w:val="0"/>
        </w:rPr>
        <w:t xml:space="preserve">symptom-changing</w:t>
      </w:r>
      <w:r w:rsidDel="00000000" w:rsidR="00000000" w:rsidRPr="00000000">
        <w:rPr>
          <w:rFonts w:ascii="Times New Roman" w:cs="Times New Roman" w:eastAsia="Times New Roman" w:hAnsi="Times New Roman"/>
          <w:rtl w:val="0"/>
        </w:rPr>
        <w:t xml:space="preserve"> for patients.</w:t>
      </w:r>
    </w:p>
    <w:p w:rsidR="00000000" w:rsidDel="00000000" w:rsidP="00000000" w:rsidRDefault="00000000" w:rsidRPr="00000000" w14:paraId="0000085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wr1yqxbt8aie" w:id="225"/>
      <w:bookmarkEnd w:id="225"/>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852">
      <w:pPr>
        <w:numPr>
          <w:ilvl w:val="0"/>
          <w:numId w:val="85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Gluten peptides resist digestion</w:t>
        <w:br w:type="textWrapping"/>
      </w:r>
    </w:p>
    <w:p w:rsidR="00000000" w:rsidDel="00000000" w:rsidP="00000000" w:rsidRDefault="00000000" w:rsidRPr="00000000" w14:paraId="00000853">
      <w:pPr>
        <w:numPr>
          <w:ilvl w:val="0"/>
          <w:numId w:val="85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w:t>
      </w:r>
      <w:r w:rsidDel="00000000" w:rsidR="00000000" w:rsidRPr="00000000">
        <w:rPr>
          <w:rFonts w:ascii="Times New Roman" w:cs="Times New Roman" w:eastAsia="Times New Roman" w:hAnsi="Times New Roman"/>
          <w:b w:val="1"/>
          <w:bCs w:val="1"/>
          <w:rtl w:val="0"/>
        </w:rPr>
        <w:t xml:space="preserve">zonulin release</w:t>
      </w:r>
      <w:r w:rsidDel="00000000" w:rsidR="00000000" w:rsidRPr="00000000">
        <w:rPr>
          <w:rFonts w:ascii="Cardo" w:cs="Cardo" w:eastAsia="Cardo" w:hAnsi="Cardo"/>
          <w:rtl w:val="0"/>
        </w:rPr>
        <w:t xml:space="preserve"> → gut barrier disruption</w:t>
        <w:br w:type="textWrapping"/>
      </w:r>
    </w:p>
    <w:p w:rsidR="00000000" w:rsidDel="00000000" w:rsidP="00000000" w:rsidRDefault="00000000" w:rsidRPr="00000000" w14:paraId="00000854">
      <w:pPr>
        <w:numPr>
          <w:ilvl w:val="0"/>
          <w:numId w:val="85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Immune activation and inflammation</w:t>
        <w:br w:type="textWrapping"/>
      </w:r>
    </w:p>
    <w:p w:rsidR="00000000" w:rsidDel="00000000" w:rsidP="00000000" w:rsidRDefault="00000000" w:rsidRPr="00000000" w14:paraId="00000855">
      <w:pPr>
        <w:numPr>
          <w:ilvl w:val="0"/>
          <w:numId w:val="85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nutrient malabsorption</w:t>
        <w:br w:type="textWrapping"/>
      </w:r>
    </w:p>
    <w:p w:rsidR="00000000" w:rsidDel="00000000" w:rsidP="00000000" w:rsidRDefault="00000000" w:rsidRPr="00000000" w14:paraId="00000856">
      <w:pPr>
        <w:numPr>
          <w:ilvl w:val="0"/>
          <w:numId w:val="85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Neurologic effects in sensitive individuals (brain fog, fatigue)</w:t>
        <w:br w:type="textWrapping"/>
      </w:r>
    </w:p>
    <w:p w:rsidR="00000000" w:rsidDel="00000000" w:rsidP="00000000" w:rsidRDefault="00000000" w:rsidRPr="00000000" w14:paraId="0000085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w:t>
      </w:r>
      <w:r w:rsidDel="00000000" w:rsidR="00000000" w:rsidRPr="00000000">
        <w:rPr>
          <w:rFonts w:ascii="Times New Roman" w:cs="Times New Roman" w:eastAsia="Times New Roman" w:hAnsi="Times New Roman"/>
          <w:b w:val="1"/>
          <w:bCs w:val="1"/>
          <w:rtl w:val="0"/>
        </w:rPr>
        <w:t xml:space="preserve">mechanism-driven disruptor</w:t>
      </w:r>
      <w:r w:rsidDel="00000000" w:rsidR="00000000" w:rsidRPr="00000000">
        <w:rPr>
          <w:rFonts w:ascii="Times New Roman" w:cs="Times New Roman" w:eastAsia="Times New Roman" w:hAnsi="Times New Roman"/>
          <w:rtl w:val="0"/>
        </w:rPr>
        <w:t xml:space="preserve">, not just a sensitivity.</w:t>
      </w:r>
    </w:p>
    <w:p w:rsidR="00000000" w:rsidDel="00000000" w:rsidP="00000000" w:rsidRDefault="00000000" w:rsidRPr="00000000" w14:paraId="0000085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d6z9sr1irloo" w:id="226"/>
      <w:bookmarkEnd w:id="226"/>
      <w:r w:rsidDel="00000000" w:rsidR="00000000" w:rsidRPr="00000000">
        <w:rPr>
          <w:rFonts w:ascii="Times New Roman" w:cs="Times New Roman" w:eastAsia="Times New Roman" w:hAnsi="Times New Roman"/>
          <w:b w:val="1"/>
          <w:bCs w:val="1"/>
          <w:color w:val="000000"/>
          <w:sz w:val="26"/>
          <w:szCs w:val="26"/>
          <w:rtl w:val="0"/>
        </w:rPr>
        <w:t xml:space="preserve">6. Chronic illness links (associations &amp; mechanisms)</w:t>
      </w:r>
    </w:p>
    <w:p w:rsidR="00000000" w:rsidDel="00000000" w:rsidP="00000000" w:rsidRDefault="00000000" w:rsidRPr="00000000" w14:paraId="0000085A">
      <w:pPr>
        <w:numPr>
          <w:ilvl w:val="0"/>
          <w:numId w:val="13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Celiac disease</w:t>
        <w:br w:type="textWrapping"/>
      </w:r>
    </w:p>
    <w:p w:rsidR="00000000" w:rsidDel="00000000" w:rsidP="00000000" w:rsidRDefault="00000000" w:rsidRPr="00000000" w14:paraId="0000085B">
      <w:pPr>
        <w:numPr>
          <w:ilvl w:val="0"/>
          <w:numId w:val="13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Non-celiac gluten sensitivity</w:t>
        <w:br w:type="textWrapping"/>
      </w:r>
    </w:p>
    <w:p w:rsidR="00000000" w:rsidDel="00000000" w:rsidP="00000000" w:rsidRDefault="00000000" w:rsidRPr="00000000" w14:paraId="0000085C">
      <w:pPr>
        <w:numPr>
          <w:ilvl w:val="0"/>
          <w:numId w:val="13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Autoimmune disorders</w:t>
      </w:r>
      <w:r w:rsidDel="00000000" w:rsidR="00000000" w:rsidRPr="00000000">
        <w:rPr>
          <w:rFonts w:ascii="Times New Roman" w:cs="Times New Roman" w:eastAsia="Times New Roman" w:hAnsi="Times New Roman"/>
          <w:rtl w:val="0"/>
        </w:rPr>
        <w:t xml:space="preserve"> (Hashimoto’s, RA, psoriasis)</w:t>
        <w:br w:type="textWrapping"/>
      </w:r>
    </w:p>
    <w:p w:rsidR="00000000" w:rsidDel="00000000" w:rsidP="00000000" w:rsidRDefault="00000000" w:rsidRPr="00000000" w14:paraId="0000085D">
      <w:pPr>
        <w:numPr>
          <w:ilvl w:val="0"/>
          <w:numId w:val="13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 / IBD symptoms</w:t>
        <w:br w:type="textWrapping"/>
      </w:r>
    </w:p>
    <w:p w:rsidR="00000000" w:rsidDel="00000000" w:rsidP="00000000" w:rsidRDefault="00000000" w:rsidRPr="00000000" w14:paraId="0000085E">
      <w:pPr>
        <w:numPr>
          <w:ilvl w:val="0"/>
          <w:numId w:val="13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Neurologic symptoms</w:t>
      </w:r>
      <w:r w:rsidDel="00000000" w:rsidR="00000000" w:rsidRPr="00000000">
        <w:rPr>
          <w:rFonts w:ascii="Times New Roman" w:cs="Times New Roman" w:eastAsia="Times New Roman" w:hAnsi="Times New Roman"/>
          <w:rtl w:val="0"/>
        </w:rPr>
        <w:t xml:space="preserve"> (brain fog, migraines)</w:t>
        <w:br w:type="textWrapping"/>
      </w:r>
    </w:p>
    <w:p w:rsidR="00000000" w:rsidDel="00000000" w:rsidP="00000000" w:rsidRDefault="00000000" w:rsidRPr="00000000" w14:paraId="0000085F">
      <w:pPr>
        <w:numPr>
          <w:ilvl w:val="0"/>
          <w:numId w:val="13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Skin conditions</w:t>
      </w:r>
      <w:r w:rsidDel="00000000" w:rsidR="00000000" w:rsidRPr="00000000">
        <w:rPr>
          <w:rFonts w:ascii="Times New Roman" w:cs="Times New Roman" w:eastAsia="Times New Roman" w:hAnsi="Times New Roman"/>
          <w:rtl w:val="0"/>
        </w:rPr>
        <w:t xml:space="preserve"> (eczema, dermatitis herpetiformis)</w:t>
        <w:br w:type="textWrapping"/>
      </w:r>
    </w:p>
    <w:p w:rsidR="00000000" w:rsidDel="00000000" w:rsidP="00000000" w:rsidRDefault="00000000" w:rsidRPr="00000000" w14:paraId="00000860">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protein additives, this is </w:t>
      </w:r>
      <w:r w:rsidDel="00000000" w:rsidR="00000000" w:rsidRPr="00000000">
        <w:rPr>
          <w:rFonts w:ascii="Times New Roman" w:cs="Times New Roman" w:eastAsia="Times New Roman" w:hAnsi="Times New Roman"/>
          <w:b w:val="1"/>
          <w:bCs w:val="1"/>
          <w:rtl w:val="0"/>
        </w:rPr>
        <w:t xml:space="preserve">high risk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6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tti9gd7gvulf" w:id="227"/>
      <w:bookmarkEnd w:id="227"/>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863">
      <w:pPr>
        <w:numPr>
          <w:ilvl w:val="0"/>
          <w:numId w:val="54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Seitan</w:t>
        <w:br w:type="textWrapping"/>
      </w:r>
    </w:p>
    <w:p w:rsidR="00000000" w:rsidDel="00000000" w:rsidP="00000000" w:rsidRDefault="00000000" w:rsidRPr="00000000" w14:paraId="00000864">
      <w:pPr>
        <w:numPr>
          <w:ilvl w:val="0"/>
          <w:numId w:val="54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Plant-based meats (burgers, sausages)</w:t>
        <w:br w:type="textWrapping"/>
      </w:r>
    </w:p>
    <w:p w:rsidR="00000000" w:rsidDel="00000000" w:rsidP="00000000" w:rsidRDefault="00000000" w:rsidRPr="00000000" w14:paraId="00000865">
      <w:pPr>
        <w:numPr>
          <w:ilvl w:val="0"/>
          <w:numId w:val="54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High-protein breads and wraps</w:t>
        <w:br w:type="textWrapping"/>
      </w:r>
    </w:p>
    <w:p w:rsidR="00000000" w:rsidDel="00000000" w:rsidP="00000000" w:rsidRDefault="00000000" w:rsidRPr="00000000" w14:paraId="00000866">
      <w:pPr>
        <w:numPr>
          <w:ilvl w:val="0"/>
          <w:numId w:val="54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bars and savory snacks</w:t>
        <w:br w:type="textWrapping"/>
      </w:r>
    </w:p>
    <w:p w:rsidR="00000000" w:rsidDel="00000000" w:rsidP="00000000" w:rsidRDefault="00000000" w:rsidRPr="00000000" w14:paraId="00000867">
      <w:pPr>
        <w:numPr>
          <w:ilvl w:val="0"/>
          <w:numId w:val="54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Processed vegetarian and vegan foods</w:t>
        <w:br w:type="textWrapping"/>
      </w:r>
    </w:p>
    <w:p w:rsidR="00000000" w:rsidDel="00000000" w:rsidP="00000000" w:rsidRDefault="00000000" w:rsidRPr="00000000" w14:paraId="00000868">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869">
      <w:pPr>
        <w:numPr>
          <w:ilvl w:val="0"/>
          <w:numId w:val="107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Vital wheat gluten</w:t>
        <w:br w:type="textWrapping"/>
      </w:r>
    </w:p>
    <w:p w:rsidR="00000000" w:rsidDel="00000000" w:rsidP="00000000" w:rsidRDefault="00000000" w:rsidRPr="00000000" w14:paraId="0000086A">
      <w:pPr>
        <w:numPr>
          <w:ilvl w:val="0"/>
          <w:numId w:val="107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Wheat gluten</w:t>
        <w:br w:type="textWrapping"/>
      </w:r>
    </w:p>
    <w:p w:rsidR="00000000" w:rsidDel="00000000" w:rsidP="00000000" w:rsidRDefault="00000000" w:rsidRPr="00000000" w14:paraId="0000086B">
      <w:pPr>
        <w:numPr>
          <w:ilvl w:val="0"/>
          <w:numId w:val="107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Wheat protein isolate</w:t>
        <w:br w:type="textWrapping"/>
        <w:br w:type="textWrapping"/>
      </w:r>
    </w:p>
    <w:p w:rsidR="00000000" w:rsidDel="00000000" w:rsidP="00000000" w:rsidRDefault="00000000" w:rsidRPr="00000000" w14:paraId="0000086C">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Hydrolyzed plant protein</w:t>
      </w:r>
    </w:p>
    <w:p w:rsidR="00000000" w:rsidDel="00000000" w:rsidP="00000000" w:rsidRDefault="00000000" w:rsidRPr="00000000" w14:paraId="0000086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fiv1qi8v95m2" w:id="228"/>
      <w:bookmarkEnd w:id="228"/>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86E">
      <w:pPr>
        <w:numPr>
          <w:ilvl w:val="0"/>
          <w:numId w:val="63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w:t>
      </w:r>
      <w:r w:rsidDel="00000000" w:rsidR="00000000" w:rsidRPr="00000000">
        <w:rPr>
          <w:rFonts w:ascii="Times New Roman" w:cs="Times New Roman" w:eastAsia="Times New Roman" w:hAnsi="Times New Roman"/>
          <w:b w:val="1"/>
          <w:bCs w:val="1"/>
          <w:rtl w:val="0"/>
        </w:rPr>
        <w:t xml:space="preserve">processed protein</w:t>
      </w:r>
      <w:r w:rsidDel="00000000" w:rsidR="00000000" w:rsidRPr="00000000">
        <w:rPr>
          <w:rFonts w:ascii="Times New Roman" w:cs="Times New Roman" w:eastAsia="Times New Roman" w:hAnsi="Times New Roman"/>
          <w:rtl w:val="0"/>
        </w:rPr>
        <w:t xml:space="preserve">, chemically broken down into peptides and amino acids</w:t>
        <w:br w:type="textWrapping"/>
      </w:r>
    </w:p>
    <w:p w:rsidR="00000000" w:rsidDel="00000000" w:rsidP="00000000" w:rsidRDefault="00000000" w:rsidRPr="00000000" w14:paraId="0000086F">
      <w:pPr>
        <w:numPr>
          <w:ilvl w:val="0"/>
          <w:numId w:val="63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contains </w:t>
      </w:r>
      <w:r w:rsidDel="00000000" w:rsidR="00000000" w:rsidRPr="00000000">
        <w:rPr>
          <w:rFonts w:ascii="Times New Roman" w:cs="Times New Roman" w:eastAsia="Times New Roman" w:hAnsi="Times New Roman"/>
          <w:b w:val="1"/>
          <w:bCs w:val="1"/>
          <w:rtl w:val="0"/>
        </w:rPr>
        <w:t xml:space="preserve">flavor enhancers</w:t>
      </w:r>
      <w:r w:rsidDel="00000000" w:rsidR="00000000" w:rsidRPr="00000000">
        <w:rPr>
          <w:rFonts w:ascii="Times New Roman" w:cs="Times New Roman" w:eastAsia="Times New Roman" w:hAnsi="Times New Roman"/>
          <w:rtl w:val="0"/>
        </w:rPr>
        <w:t xml:space="preserve"> like free glutamates (similar to MSG)</w:t>
        <w:br w:type="textWrapping"/>
      </w:r>
    </w:p>
    <w:p w:rsidR="00000000" w:rsidDel="00000000" w:rsidP="00000000" w:rsidRDefault="00000000" w:rsidRPr="00000000" w14:paraId="00000870">
      <w:pPr>
        <w:numPr>
          <w:ilvl w:val="0"/>
          <w:numId w:val="63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trigger </w:t>
      </w:r>
      <w:r w:rsidDel="00000000" w:rsidR="00000000" w:rsidRPr="00000000">
        <w:rPr>
          <w:rFonts w:ascii="Times New Roman" w:cs="Times New Roman" w:eastAsia="Times New Roman" w:hAnsi="Times New Roman"/>
          <w:b w:val="1"/>
          <w:bCs w:val="1"/>
          <w:rtl w:val="0"/>
        </w:rPr>
        <w:t xml:space="preserve">gut irritation or inflammation</w:t>
        <w:br w:type="textWrapping"/>
      </w:r>
    </w:p>
    <w:p w:rsidR="00000000" w:rsidDel="00000000" w:rsidP="00000000" w:rsidRDefault="00000000" w:rsidRPr="00000000" w14:paraId="00000871">
      <w:pPr>
        <w:numPr>
          <w:ilvl w:val="0"/>
          <w:numId w:val="63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 in “protein-fortified” or vegan processed foods where patients report </w:t>
      </w:r>
      <w:r w:rsidDel="00000000" w:rsidR="00000000" w:rsidRPr="00000000">
        <w:rPr>
          <w:rFonts w:ascii="Times New Roman" w:cs="Times New Roman" w:eastAsia="Times New Roman" w:hAnsi="Times New Roman"/>
          <w:b w:val="1"/>
          <w:bCs w:val="1"/>
          <w:rtl w:val="0"/>
        </w:rPr>
        <w:t xml:space="preserve">bloating, headaches, or fatigue</w:t>
        <w:br w:type="textWrapping"/>
      </w:r>
    </w:p>
    <w:p w:rsidR="00000000" w:rsidDel="00000000" w:rsidP="00000000" w:rsidRDefault="00000000" w:rsidRPr="00000000" w14:paraId="00000872">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for </w:t>
      </w:r>
      <w:r w:rsidDel="00000000" w:rsidR="00000000" w:rsidRPr="00000000">
        <w:rPr>
          <w:rFonts w:ascii="Times New Roman" w:cs="Times New Roman" w:eastAsia="Times New Roman" w:hAnsi="Times New Roman"/>
          <w:b w:val="1"/>
          <w:bCs w:val="1"/>
          <w:rtl w:val="0"/>
        </w:rPr>
        <w:t xml:space="preserve">gut, immune, and neurological reactions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7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g25zhilne21v" w:id="229"/>
      <w:bookmarkEnd w:id="229"/>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875">
      <w:pPr>
        <w:numPr>
          <w:ilvl w:val="0"/>
          <w:numId w:val="33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 protein (soy, wheat, pea, rice, or other sources) that has been </w:t>
      </w:r>
      <w:r w:rsidDel="00000000" w:rsidR="00000000" w:rsidRPr="00000000">
        <w:rPr>
          <w:rFonts w:ascii="Times New Roman" w:cs="Times New Roman" w:eastAsia="Times New Roman" w:hAnsi="Times New Roman"/>
          <w:b w:val="1"/>
          <w:bCs w:val="1"/>
          <w:rtl w:val="0"/>
        </w:rPr>
        <w:t xml:space="preserve">hydrolyzed</w:t>
        <w:br w:type="textWrapping"/>
      </w:r>
    </w:p>
    <w:p w:rsidR="00000000" w:rsidDel="00000000" w:rsidP="00000000" w:rsidRDefault="00000000" w:rsidRPr="00000000" w14:paraId="00000876">
      <w:pPr>
        <w:numPr>
          <w:ilvl w:val="0"/>
          <w:numId w:val="33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Hydrolysis uses </w:t>
      </w:r>
      <w:r w:rsidDel="00000000" w:rsidR="00000000" w:rsidRPr="00000000">
        <w:rPr>
          <w:rFonts w:ascii="Times New Roman" w:cs="Times New Roman" w:eastAsia="Times New Roman" w:hAnsi="Times New Roman"/>
          <w:b w:val="1"/>
          <w:bCs w:val="1"/>
          <w:rtl w:val="0"/>
        </w:rPr>
        <w:t xml:space="preserve">enzymes, acids, or heat</w:t>
      </w:r>
      <w:r w:rsidDel="00000000" w:rsidR="00000000" w:rsidRPr="00000000">
        <w:rPr>
          <w:rFonts w:ascii="Times New Roman" w:cs="Times New Roman" w:eastAsia="Times New Roman" w:hAnsi="Times New Roman"/>
          <w:rtl w:val="0"/>
        </w:rPr>
        <w:t xml:space="preserve"> to break proteins into smaller peptides or free amino acids</w:t>
        <w:br w:type="textWrapping"/>
      </w:r>
    </w:p>
    <w:p w:rsidR="00000000" w:rsidDel="00000000" w:rsidP="00000000" w:rsidRDefault="00000000" w:rsidRPr="00000000" w14:paraId="00000877">
      <w:pPr>
        <w:numPr>
          <w:ilvl w:val="0"/>
          <w:numId w:val="33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w:t>
      </w:r>
      <w:r w:rsidDel="00000000" w:rsidR="00000000" w:rsidRPr="00000000">
        <w:rPr>
          <w:rFonts w:ascii="Times New Roman" w:cs="Times New Roman" w:eastAsia="Times New Roman" w:hAnsi="Times New Roman"/>
          <w:b w:val="1"/>
          <w:bCs w:val="1"/>
          <w:rtl w:val="0"/>
        </w:rPr>
        <w:t xml:space="preserve">increase solubility, enhance flavor, and improve absorption</w:t>
        <w:br w:type="textWrapping"/>
      </w:r>
    </w:p>
    <w:p w:rsidR="00000000" w:rsidDel="00000000" w:rsidP="00000000" w:rsidRDefault="00000000" w:rsidRPr="00000000" w14:paraId="00000878">
      <w:pPr>
        <w:numPr>
          <w:ilvl w:val="0"/>
          <w:numId w:val="33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Essentially </w:t>
      </w:r>
      <w:r w:rsidDel="00000000" w:rsidR="00000000" w:rsidRPr="00000000">
        <w:rPr>
          <w:rFonts w:ascii="Times New Roman" w:cs="Times New Roman" w:eastAsia="Times New Roman" w:hAnsi="Times New Roman"/>
          <w:b w:val="1"/>
          <w:bCs w:val="1"/>
          <w:rtl w:val="0"/>
        </w:rPr>
        <w:t xml:space="preserve">pre-digested protein</w:t>
        <w:br w:type="textWrapping"/>
      </w:r>
    </w:p>
    <w:p w:rsidR="00000000" w:rsidDel="00000000" w:rsidP="00000000" w:rsidRDefault="00000000" w:rsidRPr="00000000" w14:paraId="00000879">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t>
      </w:r>
      <w:r w:rsidDel="00000000" w:rsidR="00000000" w:rsidRPr="00000000">
        <w:rPr>
          <w:rFonts w:ascii="Times New Roman" w:cs="Times New Roman" w:eastAsia="Times New Roman" w:hAnsi="Times New Roman"/>
          <w:b w:val="1"/>
          <w:bCs w:val="1"/>
          <w:rtl w:val="0"/>
        </w:rPr>
        <w:t xml:space="preserve">not a whole food</w:t>
      </w:r>
      <w:r w:rsidDel="00000000" w:rsidR="00000000" w:rsidRPr="00000000">
        <w:rPr>
          <w:rFonts w:ascii="Times New Roman" w:cs="Times New Roman" w:eastAsia="Times New Roman" w:hAnsi="Times New Roman"/>
          <w:rtl w:val="0"/>
        </w:rPr>
        <w:t xml:space="preserve">; it’s chemically processed to act like “fast protein.”</w:t>
      </w:r>
    </w:p>
    <w:p w:rsidR="00000000" w:rsidDel="00000000" w:rsidP="00000000" w:rsidRDefault="00000000" w:rsidRPr="00000000" w14:paraId="0000087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dadvyuwone93" w:id="230"/>
      <w:bookmarkEnd w:id="230"/>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87C">
      <w:pPr>
        <w:numPr>
          <w:ilvl w:val="0"/>
          <w:numId w:val="100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solubility and mixability</w:t>
      </w:r>
      <w:r w:rsidDel="00000000" w:rsidR="00000000" w:rsidRPr="00000000">
        <w:rPr>
          <w:rFonts w:ascii="Times New Roman" w:cs="Times New Roman" w:eastAsia="Times New Roman" w:hAnsi="Times New Roman"/>
          <w:rtl w:val="0"/>
        </w:rPr>
        <w:t xml:space="preserve"> in powders and drinks</w:t>
        <w:br w:type="textWrapping"/>
      </w:r>
    </w:p>
    <w:p w:rsidR="00000000" w:rsidDel="00000000" w:rsidP="00000000" w:rsidRDefault="00000000" w:rsidRPr="00000000" w14:paraId="0000087D">
      <w:pPr>
        <w:numPr>
          <w:ilvl w:val="0"/>
          <w:numId w:val="100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protein quickly without altering texture</w:t>
        <w:br w:type="textWrapping"/>
      </w:r>
    </w:p>
    <w:p w:rsidR="00000000" w:rsidDel="00000000" w:rsidP="00000000" w:rsidRDefault="00000000" w:rsidRPr="00000000" w14:paraId="0000087E">
      <w:pPr>
        <w:numPr>
          <w:ilvl w:val="0"/>
          <w:numId w:val="100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Enhances </w:t>
      </w:r>
      <w:r w:rsidDel="00000000" w:rsidR="00000000" w:rsidRPr="00000000">
        <w:rPr>
          <w:rFonts w:ascii="Times New Roman" w:cs="Times New Roman" w:eastAsia="Times New Roman" w:hAnsi="Times New Roman"/>
          <w:b w:val="1"/>
          <w:bCs w:val="1"/>
          <w:rtl w:val="0"/>
        </w:rPr>
        <w:t xml:space="preserve">umami flavor</w:t>
      </w:r>
      <w:r w:rsidDel="00000000" w:rsidR="00000000" w:rsidRPr="00000000">
        <w:rPr>
          <w:rFonts w:ascii="Times New Roman" w:cs="Times New Roman" w:eastAsia="Times New Roman" w:hAnsi="Times New Roman"/>
          <w:rtl w:val="0"/>
        </w:rPr>
        <w:t xml:space="preserve"> in soups, sauces, and savory bars</w:t>
        <w:br w:type="textWrapping"/>
      </w:r>
    </w:p>
    <w:p w:rsidR="00000000" w:rsidDel="00000000" w:rsidP="00000000" w:rsidRDefault="00000000" w:rsidRPr="00000000" w14:paraId="0000087F">
      <w:pPr>
        <w:numPr>
          <w:ilvl w:val="0"/>
          <w:numId w:val="100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labeled generically as “hydrolyzed plant protein” to avoid listing MSG</w:t>
        <w:br w:type="textWrapping"/>
      </w:r>
    </w:p>
    <w:p w:rsidR="00000000" w:rsidDel="00000000" w:rsidP="00000000" w:rsidRDefault="00000000" w:rsidRPr="00000000" w14:paraId="00000880">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a </w:t>
      </w:r>
      <w:r w:rsidDel="00000000" w:rsidR="00000000" w:rsidRPr="00000000">
        <w:rPr>
          <w:rFonts w:ascii="Times New Roman" w:cs="Times New Roman" w:eastAsia="Times New Roman" w:hAnsi="Times New Roman"/>
          <w:b w:val="1"/>
          <w:bCs w:val="1"/>
          <w:rtl w:val="0"/>
        </w:rPr>
        <w:t xml:space="preserve">functional and flavor ingredient</w:t>
      </w:r>
      <w:r w:rsidDel="00000000" w:rsidR="00000000" w:rsidRPr="00000000">
        <w:rPr>
          <w:rFonts w:ascii="Times New Roman" w:cs="Times New Roman" w:eastAsia="Times New Roman" w:hAnsi="Times New Roman"/>
          <w:rtl w:val="0"/>
        </w:rPr>
        <w:t xml:space="preserve">, not a nutrition upgrade.</w:t>
      </w:r>
    </w:p>
    <w:p w:rsidR="00000000" w:rsidDel="00000000" w:rsidP="00000000" w:rsidRDefault="00000000" w:rsidRPr="00000000" w14:paraId="0000088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jbljpz52ewj2" w:id="231"/>
      <w:bookmarkEnd w:id="231"/>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avoiding it</w:t>
      </w:r>
    </w:p>
    <w:p w:rsidR="00000000" w:rsidDel="00000000" w:rsidP="00000000" w:rsidRDefault="00000000" w:rsidRPr="00000000" w14:paraId="00000883">
      <w:pPr>
        <w:numPr>
          <w:ilvl w:val="0"/>
          <w:numId w:val="39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potential for </w:t>
      </w:r>
      <w:r w:rsidDel="00000000" w:rsidR="00000000" w:rsidRPr="00000000">
        <w:rPr>
          <w:rFonts w:ascii="Times New Roman" w:cs="Times New Roman" w:eastAsia="Times New Roman" w:hAnsi="Times New Roman"/>
          <w:b w:val="1"/>
          <w:bCs w:val="1"/>
          <w:rtl w:val="0"/>
        </w:rPr>
        <w:t xml:space="preserve">immune activation</w:t>
        <w:br w:type="textWrapping"/>
      </w:r>
    </w:p>
    <w:p w:rsidR="00000000" w:rsidDel="00000000" w:rsidP="00000000" w:rsidRDefault="00000000" w:rsidRPr="00000000" w14:paraId="00000884">
      <w:pPr>
        <w:numPr>
          <w:ilvl w:val="0"/>
          <w:numId w:val="39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trigger </w:t>
      </w:r>
      <w:r w:rsidDel="00000000" w:rsidR="00000000" w:rsidRPr="00000000">
        <w:rPr>
          <w:rFonts w:ascii="Times New Roman" w:cs="Times New Roman" w:eastAsia="Times New Roman" w:hAnsi="Times New Roman"/>
          <w:b w:val="1"/>
          <w:bCs w:val="1"/>
          <w:rtl w:val="0"/>
        </w:rPr>
        <w:t xml:space="preserve">headaches, fatigue, or digestive issues</w:t>
      </w:r>
      <w:r w:rsidDel="00000000" w:rsidR="00000000" w:rsidRPr="00000000">
        <w:rPr>
          <w:rFonts w:ascii="Times New Roman" w:cs="Times New Roman" w:eastAsia="Times New Roman" w:hAnsi="Times New Roman"/>
          <w:rtl w:val="0"/>
        </w:rPr>
        <w:t xml:space="preserve"> in sensitive patients</w:t>
        <w:br w:type="textWrapping"/>
      </w:r>
    </w:p>
    <w:p w:rsidR="00000000" w:rsidDel="00000000" w:rsidP="00000000" w:rsidRDefault="00000000" w:rsidRPr="00000000" w14:paraId="00000885">
      <w:pPr>
        <w:numPr>
          <w:ilvl w:val="0"/>
          <w:numId w:val="39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contains </w:t>
      </w:r>
      <w:r w:rsidDel="00000000" w:rsidR="00000000" w:rsidRPr="00000000">
        <w:rPr>
          <w:rFonts w:ascii="Times New Roman" w:cs="Times New Roman" w:eastAsia="Times New Roman" w:hAnsi="Times New Roman"/>
          <w:b w:val="1"/>
          <w:bCs w:val="1"/>
          <w:rtl w:val="0"/>
        </w:rPr>
        <w:t xml:space="preserve">hidden free glutamates</w:t>
      </w:r>
      <w:r w:rsidDel="00000000" w:rsidR="00000000" w:rsidRPr="00000000">
        <w:rPr>
          <w:rFonts w:ascii="Times New Roman" w:cs="Times New Roman" w:eastAsia="Times New Roman" w:hAnsi="Times New Roman"/>
          <w:rtl w:val="0"/>
        </w:rPr>
        <w:t xml:space="preserve">, which may worsen neurological or inflammatory symptoms</w:t>
        <w:br w:type="textWrapping"/>
      </w:r>
    </w:p>
    <w:p w:rsidR="00000000" w:rsidDel="00000000" w:rsidP="00000000" w:rsidRDefault="00000000" w:rsidRPr="00000000" w14:paraId="00000886">
      <w:pPr>
        <w:numPr>
          <w:ilvl w:val="0"/>
          <w:numId w:val="39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Lacks fiber, micronutrients, and whole-food buffering</w:t>
        <w:br w:type="textWrapping"/>
      </w:r>
    </w:p>
    <w:p w:rsidR="00000000" w:rsidDel="00000000" w:rsidP="00000000" w:rsidRDefault="00000000" w:rsidRPr="00000000" w14:paraId="0000088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it behaves more like an </w:t>
      </w:r>
      <w:r w:rsidDel="00000000" w:rsidR="00000000" w:rsidRPr="00000000">
        <w:rPr>
          <w:rFonts w:ascii="Times New Roman" w:cs="Times New Roman" w:eastAsia="Times New Roman" w:hAnsi="Times New Roman"/>
          <w:b w:val="1"/>
          <w:bCs w:val="1"/>
          <w:rtl w:val="0"/>
        </w:rPr>
        <w:t xml:space="preserve">additive than food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8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ujvsue9sr6jc" w:id="232"/>
      <w:bookmarkEnd w:id="232"/>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88A">
      <w:pPr>
        <w:numPr>
          <w:ilvl w:val="0"/>
          <w:numId w:val="18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Rapidly absorbed → </w:t>
      </w:r>
      <w:r w:rsidDel="00000000" w:rsidR="00000000" w:rsidRPr="00000000">
        <w:rPr>
          <w:rFonts w:ascii="Times New Roman" w:cs="Times New Roman" w:eastAsia="Times New Roman" w:hAnsi="Times New Roman"/>
          <w:b w:val="1"/>
          <w:bCs w:val="1"/>
          <w:rtl w:val="0"/>
        </w:rPr>
        <w:t xml:space="preserve">spike in amino acids and insulin</w:t>
        <w:br w:type="textWrapping"/>
      </w:r>
    </w:p>
    <w:p w:rsidR="00000000" w:rsidDel="00000000" w:rsidP="00000000" w:rsidRDefault="00000000" w:rsidRPr="00000000" w14:paraId="0000088B">
      <w:pPr>
        <w:numPr>
          <w:ilvl w:val="0"/>
          <w:numId w:val="18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glutamates may act as </w:t>
      </w:r>
      <w:r w:rsidDel="00000000" w:rsidR="00000000" w:rsidRPr="00000000">
        <w:rPr>
          <w:rFonts w:ascii="Times New Roman" w:cs="Times New Roman" w:eastAsia="Times New Roman" w:hAnsi="Times New Roman"/>
          <w:b w:val="1"/>
          <w:bCs w:val="1"/>
          <w:rtl w:val="0"/>
        </w:rPr>
        <w:t xml:space="preserve">excitotoxins</w:t>
      </w:r>
      <w:r w:rsidDel="00000000" w:rsidR="00000000" w:rsidRPr="00000000">
        <w:rPr>
          <w:rFonts w:ascii="Times New Roman" w:cs="Times New Roman" w:eastAsia="Times New Roman" w:hAnsi="Times New Roman"/>
          <w:rtl w:val="0"/>
        </w:rPr>
        <w:t xml:space="preserve"> in sensitive individuals</w:t>
        <w:br w:type="textWrapping"/>
      </w:r>
    </w:p>
    <w:p w:rsidR="00000000" w:rsidDel="00000000" w:rsidP="00000000" w:rsidRDefault="00000000" w:rsidRPr="00000000" w14:paraId="0000088C">
      <w:pPr>
        <w:numPr>
          <w:ilvl w:val="0"/>
          <w:numId w:val="18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trigger </w:t>
      </w:r>
      <w:r w:rsidDel="00000000" w:rsidR="00000000" w:rsidRPr="00000000">
        <w:rPr>
          <w:rFonts w:ascii="Times New Roman" w:cs="Times New Roman" w:eastAsia="Times New Roman" w:hAnsi="Times New Roman"/>
          <w:b w:val="1"/>
          <w:bCs w:val="1"/>
          <w:rtl w:val="0"/>
        </w:rPr>
        <w:t xml:space="preserve">gut irritation</w:t>
      </w:r>
      <w:r w:rsidDel="00000000" w:rsidR="00000000" w:rsidRPr="00000000">
        <w:rPr>
          <w:rFonts w:ascii="Times New Roman" w:cs="Times New Roman" w:eastAsia="Times New Roman" w:hAnsi="Times New Roman"/>
          <w:rtl w:val="0"/>
        </w:rPr>
        <w:t xml:space="preserve"> and low-grade immune response</w:t>
        <w:br w:type="textWrapping"/>
      </w:r>
    </w:p>
    <w:p w:rsidR="00000000" w:rsidDel="00000000" w:rsidP="00000000" w:rsidRDefault="00000000" w:rsidRPr="00000000" w14:paraId="0000088D">
      <w:pPr>
        <w:numPr>
          <w:ilvl w:val="0"/>
          <w:numId w:val="18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Lacks the </w:t>
      </w:r>
      <w:r w:rsidDel="00000000" w:rsidR="00000000" w:rsidRPr="00000000">
        <w:rPr>
          <w:rFonts w:ascii="Times New Roman" w:cs="Times New Roman" w:eastAsia="Times New Roman" w:hAnsi="Times New Roman"/>
          <w:b w:val="1"/>
          <w:bCs w:val="1"/>
          <w:rtl w:val="0"/>
        </w:rPr>
        <w:t xml:space="preserve">slower digestion and satiety benefits</w:t>
      </w:r>
      <w:r w:rsidDel="00000000" w:rsidR="00000000" w:rsidRPr="00000000">
        <w:rPr>
          <w:rFonts w:ascii="Times New Roman" w:cs="Times New Roman" w:eastAsia="Times New Roman" w:hAnsi="Times New Roman"/>
          <w:rtl w:val="0"/>
        </w:rPr>
        <w:t xml:space="preserve"> of whole plant protein</w:t>
        <w:br w:type="textWrapping"/>
      </w:r>
    </w:p>
    <w:p w:rsidR="00000000" w:rsidDel="00000000" w:rsidP="00000000" w:rsidRDefault="00000000" w:rsidRPr="00000000" w14:paraId="0000088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wpmu8fmssugv" w:id="233"/>
      <w:bookmarkEnd w:id="233"/>
      <w:r w:rsidDel="00000000" w:rsidR="00000000" w:rsidRPr="00000000">
        <w:rPr>
          <w:rFonts w:ascii="Times New Roman" w:cs="Times New Roman" w:eastAsia="Times New Roman" w:hAnsi="Times New Roman"/>
          <w:b w:val="1"/>
          <w:bCs w:val="1"/>
          <w:color w:val="000000"/>
          <w:sz w:val="26"/>
          <w:szCs w:val="26"/>
          <w:rtl w:val="0"/>
        </w:rPr>
        <w:t xml:space="preserve">6. Chronic illness links (associations &amp; mechanisms)</w:t>
      </w:r>
    </w:p>
    <w:p w:rsidR="00000000" w:rsidDel="00000000" w:rsidP="00000000" w:rsidRDefault="00000000" w:rsidRPr="00000000" w14:paraId="00000890">
      <w:pPr>
        <w:numPr>
          <w:ilvl w:val="0"/>
          <w:numId w:val="26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 / gut inflammation</w:t>
        <w:br w:type="textWrapping"/>
      </w:r>
    </w:p>
    <w:p w:rsidR="00000000" w:rsidDel="00000000" w:rsidP="00000000" w:rsidRDefault="00000000" w:rsidRPr="00000000" w14:paraId="00000891">
      <w:pPr>
        <w:numPr>
          <w:ilvl w:val="0"/>
          <w:numId w:val="26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Migraine or neurological sensitivity</w:t>
      </w:r>
      <w:r w:rsidDel="00000000" w:rsidR="00000000" w:rsidRPr="00000000">
        <w:rPr>
          <w:rFonts w:ascii="Times New Roman" w:cs="Times New Roman" w:eastAsia="Times New Roman" w:hAnsi="Times New Roman"/>
          <w:rtl w:val="0"/>
        </w:rPr>
        <w:t xml:space="preserve"> (via free glutamates)</w:t>
        <w:br w:type="textWrapping"/>
      </w:r>
    </w:p>
    <w:p w:rsidR="00000000" w:rsidDel="00000000" w:rsidP="00000000" w:rsidRDefault="00000000" w:rsidRPr="00000000" w14:paraId="00000892">
      <w:pPr>
        <w:numPr>
          <w:ilvl w:val="0"/>
          <w:numId w:val="26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Autoimmune flares</w:t>
      </w:r>
      <w:r w:rsidDel="00000000" w:rsidR="00000000" w:rsidRPr="00000000">
        <w:rPr>
          <w:rFonts w:ascii="Times New Roman" w:cs="Times New Roman" w:eastAsia="Times New Roman" w:hAnsi="Times New Roman"/>
          <w:rtl w:val="0"/>
        </w:rPr>
        <w:t xml:space="preserve"> in sensitive individuals</w:t>
        <w:br w:type="textWrapping"/>
      </w:r>
    </w:p>
    <w:p w:rsidR="00000000" w:rsidDel="00000000" w:rsidP="00000000" w:rsidRDefault="00000000" w:rsidRPr="00000000" w14:paraId="00000893">
      <w:pPr>
        <w:numPr>
          <w:ilvl w:val="0"/>
          <w:numId w:val="26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Metabolic instability</w:t>
      </w:r>
      <w:r w:rsidDel="00000000" w:rsidR="00000000" w:rsidRPr="00000000">
        <w:rPr>
          <w:rFonts w:ascii="Times New Roman" w:cs="Times New Roman" w:eastAsia="Times New Roman" w:hAnsi="Times New Roman"/>
          <w:rtl w:val="0"/>
        </w:rPr>
        <w:t xml:space="preserve"> if overused in powders and bars</w:t>
        <w:br w:type="textWrapping"/>
      </w:r>
    </w:p>
    <w:p w:rsidR="00000000" w:rsidDel="00000000" w:rsidP="00000000" w:rsidRDefault="00000000" w:rsidRPr="00000000" w14:paraId="0000089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2srggcrtytdg" w:id="234"/>
      <w:bookmarkEnd w:id="234"/>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896">
      <w:pPr>
        <w:numPr>
          <w:ilvl w:val="0"/>
          <w:numId w:val="13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powders and shakes</w:t>
        <w:br w:type="textWrapping"/>
      </w:r>
    </w:p>
    <w:p w:rsidR="00000000" w:rsidDel="00000000" w:rsidP="00000000" w:rsidRDefault="00000000" w:rsidRPr="00000000" w14:paraId="00000897">
      <w:pPr>
        <w:numPr>
          <w:ilvl w:val="0"/>
          <w:numId w:val="13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Savory protein bars and snack foods</w:t>
        <w:br w:type="textWrapping"/>
      </w:r>
    </w:p>
    <w:p w:rsidR="00000000" w:rsidDel="00000000" w:rsidP="00000000" w:rsidRDefault="00000000" w:rsidRPr="00000000" w14:paraId="00000898">
      <w:pPr>
        <w:numPr>
          <w:ilvl w:val="0"/>
          <w:numId w:val="13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Meat substitutes and vegan “broths”</w:t>
        <w:br w:type="textWrapping"/>
      </w:r>
    </w:p>
    <w:p w:rsidR="00000000" w:rsidDel="00000000" w:rsidP="00000000" w:rsidRDefault="00000000" w:rsidRPr="00000000" w14:paraId="00000899">
      <w:pPr>
        <w:numPr>
          <w:ilvl w:val="0"/>
          <w:numId w:val="13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Flavor enhancers in packaged foods</w:t>
        <w:br w:type="textWrapping"/>
      </w:r>
    </w:p>
    <w:p w:rsidR="00000000" w:rsidDel="00000000" w:rsidP="00000000" w:rsidRDefault="00000000" w:rsidRPr="00000000" w14:paraId="0000089A">
      <w:pPr>
        <w:numPr>
          <w:ilvl w:val="0"/>
          <w:numId w:val="13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Labeled as:</w:t>
        <w:br w:type="textWrapping"/>
      </w:r>
    </w:p>
    <w:p w:rsidR="00000000" w:rsidDel="00000000" w:rsidP="00000000" w:rsidRDefault="00000000" w:rsidRPr="00000000" w14:paraId="0000089B">
      <w:pPr>
        <w:numPr>
          <w:ilvl w:val="1"/>
          <w:numId w:val="136"/>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Hydrolyzed plant protein</w:t>
        <w:br w:type="textWrapping"/>
      </w:r>
    </w:p>
    <w:p w:rsidR="00000000" w:rsidDel="00000000" w:rsidP="00000000" w:rsidRDefault="00000000" w:rsidRPr="00000000" w14:paraId="0000089C">
      <w:pPr>
        <w:numPr>
          <w:ilvl w:val="1"/>
          <w:numId w:val="136"/>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Hydrolyzed soy/wheat/pea protein</w:t>
        <w:br w:type="textWrapping"/>
      </w:r>
    </w:p>
    <w:p w:rsidR="00000000" w:rsidDel="00000000" w:rsidP="00000000" w:rsidRDefault="00000000" w:rsidRPr="00000000" w14:paraId="0000089D">
      <w:pPr>
        <w:numPr>
          <w:ilvl w:val="1"/>
          <w:numId w:val="136"/>
        </w:numPr>
        <w:spacing w:after="24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hydrolyzed protein</w:t>
        <w:br w:type="textWrapping"/>
      </w:r>
    </w:p>
    <w:p w:rsidR="00000000" w:rsidDel="00000000" w:rsidP="00000000" w:rsidRDefault="00000000" w:rsidRPr="00000000" w14:paraId="0000089E">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Milk protein isolate</w:t>
      </w:r>
    </w:p>
    <w:p w:rsidR="00000000" w:rsidDel="00000000" w:rsidP="00000000" w:rsidRDefault="00000000" w:rsidRPr="00000000" w14:paraId="0000089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vmi14ni86w18" w:id="235"/>
      <w:bookmarkEnd w:id="235"/>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8A0">
      <w:pPr>
        <w:numPr>
          <w:ilvl w:val="0"/>
          <w:numId w:val="77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w:t>
      </w:r>
      <w:r w:rsidDel="00000000" w:rsidR="00000000" w:rsidRPr="00000000">
        <w:rPr>
          <w:rFonts w:ascii="Times New Roman" w:cs="Times New Roman" w:eastAsia="Times New Roman" w:hAnsi="Times New Roman"/>
          <w:b w:val="1"/>
          <w:bCs w:val="1"/>
          <w:rtl w:val="0"/>
        </w:rPr>
        <w:t xml:space="preserve">processed dairy protein</w:t>
        <w:br w:type="textWrapping"/>
      </w:r>
    </w:p>
    <w:p w:rsidR="00000000" w:rsidDel="00000000" w:rsidP="00000000" w:rsidRDefault="00000000" w:rsidRPr="00000000" w14:paraId="000008A1">
      <w:pPr>
        <w:numPr>
          <w:ilvl w:val="0"/>
          <w:numId w:val="77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trigger </w:t>
      </w:r>
      <w:r w:rsidDel="00000000" w:rsidR="00000000" w:rsidRPr="00000000">
        <w:rPr>
          <w:rFonts w:ascii="Times New Roman" w:cs="Times New Roman" w:eastAsia="Times New Roman" w:hAnsi="Times New Roman"/>
          <w:b w:val="1"/>
          <w:bCs w:val="1"/>
          <w:rtl w:val="0"/>
        </w:rPr>
        <w:t xml:space="preserve">allergic reactions</w:t>
      </w:r>
      <w:r w:rsidDel="00000000" w:rsidR="00000000" w:rsidRPr="00000000">
        <w:rPr>
          <w:rFonts w:ascii="Times New Roman" w:cs="Times New Roman" w:eastAsia="Times New Roman" w:hAnsi="Times New Roman"/>
          <w:rtl w:val="0"/>
        </w:rPr>
        <w:t xml:space="preserve"> in sensitive individuals (milk allergy)</w:t>
        <w:br w:type="textWrapping"/>
      </w:r>
    </w:p>
    <w:p w:rsidR="00000000" w:rsidDel="00000000" w:rsidP="00000000" w:rsidRDefault="00000000" w:rsidRPr="00000000" w14:paraId="000008A2">
      <w:pPr>
        <w:numPr>
          <w:ilvl w:val="0"/>
          <w:numId w:val="77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Lactose content is low but may still cause </w:t>
      </w:r>
      <w:r w:rsidDel="00000000" w:rsidR="00000000" w:rsidRPr="00000000">
        <w:rPr>
          <w:rFonts w:ascii="Times New Roman" w:cs="Times New Roman" w:eastAsia="Times New Roman" w:hAnsi="Times New Roman"/>
          <w:b w:val="1"/>
          <w:bCs w:val="1"/>
          <w:rtl w:val="0"/>
        </w:rPr>
        <w:t xml:space="preserve">digestive issues</w:t>
        <w:br w:type="textWrapping"/>
      </w:r>
    </w:p>
    <w:p w:rsidR="00000000" w:rsidDel="00000000" w:rsidP="00000000" w:rsidRDefault="00000000" w:rsidRPr="00000000" w14:paraId="000008A3">
      <w:pPr>
        <w:numPr>
          <w:ilvl w:val="0"/>
          <w:numId w:val="77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used in processed foods where patients may not realize it’s present</w:t>
        <w:br w:type="textWrapping"/>
      </w:r>
    </w:p>
    <w:p w:rsidR="00000000" w:rsidDel="00000000" w:rsidP="00000000" w:rsidRDefault="00000000" w:rsidRPr="00000000" w14:paraId="000008A4">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for </w:t>
      </w:r>
      <w:r w:rsidDel="00000000" w:rsidR="00000000" w:rsidRPr="00000000">
        <w:rPr>
          <w:rFonts w:ascii="Times New Roman" w:cs="Times New Roman" w:eastAsia="Times New Roman" w:hAnsi="Times New Roman"/>
          <w:b w:val="1"/>
          <w:bCs w:val="1"/>
          <w:rtl w:val="0"/>
        </w:rPr>
        <w:t xml:space="preserve">gut irritation, allergies, and metabolic effects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A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72vpagxndwjy" w:id="236"/>
      <w:bookmarkEnd w:id="236"/>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8A7">
      <w:pPr>
        <w:numPr>
          <w:ilvl w:val="0"/>
          <w:numId w:val="52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Concentrated milk protein, typically </w:t>
      </w:r>
      <w:r w:rsidDel="00000000" w:rsidR="00000000" w:rsidRPr="00000000">
        <w:rPr>
          <w:rFonts w:ascii="Times New Roman" w:cs="Times New Roman" w:eastAsia="Times New Roman" w:hAnsi="Times New Roman"/>
          <w:b w:val="1"/>
          <w:bCs w:val="1"/>
          <w:rtl w:val="0"/>
        </w:rPr>
        <w:t xml:space="preserve">90% protein</w:t>
        <w:br w:type="textWrapping"/>
      </w:r>
    </w:p>
    <w:p w:rsidR="00000000" w:rsidDel="00000000" w:rsidP="00000000" w:rsidRDefault="00000000" w:rsidRPr="00000000" w14:paraId="000008A8">
      <w:pPr>
        <w:numPr>
          <w:ilvl w:val="0"/>
          <w:numId w:val="52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Produced by separating </w:t>
      </w:r>
      <w:r w:rsidDel="00000000" w:rsidR="00000000" w:rsidRPr="00000000">
        <w:rPr>
          <w:rFonts w:ascii="Times New Roman" w:cs="Times New Roman" w:eastAsia="Times New Roman" w:hAnsi="Times New Roman"/>
          <w:b w:val="1"/>
          <w:bCs w:val="1"/>
          <w:rtl w:val="0"/>
        </w:rPr>
        <w:t xml:space="preserve">casein and whey</w:t>
      </w:r>
      <w:r w:rsidDel="00000000" w:rsidR="00000000" w:rsidRPr="00000000">
        <w:rPr>
          <w:rFonts w:ascii="Times New Roman" w:cs="Times New Roman" w:eastAsia="Times New Roman" w:hAnsi="Times New Roman"/>
          <w:rtl w:val="0"/>
        </w:rPr>
        <w:t xml:space="preserve"> from milk via filtration or microfiltration</w:t>
        <w:br w:type="textWrapping"/>
      </w:r>
    </w:p>
    <w:p w:rsidR="00000000" w:rsidDel="00000000" w:rsidP="00000000" w:rsidRDefault="00000000" w:rsidRPr="00000000" w14:paraId="000008A9">
      <w:pPr>
        <w:numPr>
          <w:ilvl w:val="0"/>
          <w:numId w:val="52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lactose and fat remain</w:t>
        <w:br w:type="textWrapping"/>
      </w:r>
    </w:p>
    <w:p w:rsidR="00000000" w:rsidDel="00000000" w:rsidP="00000000" w:rsidRDefault="00000000" w:rsidRPr="00000000" w14:paraId="000008AA">
      <w:pPr>
        <w:numPr>
          <w:ilvl w:val="0"/>
          <w:numId w:val="52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a blend of </w:t>
      </w:r>
      <w:r w:rsidDel="00000000" w:rsidR="00000000" w:rsidRPr="00000000">
        <w:rPr>
          <w:rFonts w:ascii="Times New Roman" w:cs="Times New Roman" w:eastAsia="Times New Roman" w:hAnsi="Times New Roman"/>
          <w:b w:val="1"/>
          <w:bCs w:val="1"/>
          <w:rtl w:val="0"/>
        </w:rPr>
        <w:t xml:space="preserve">casein + whey</w:t>
        <w:br w:type="textWrapping"/>
      </w:r>
    </w:p>
    <w:p w:rsidR="00000000" w:rsidDel="00000000" w:rsidP="00000000" w:rsidRDefault="00000000" w:rsidRPr="00000000" w14:paraId="000008AB">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t>
      </w:r>
      <w:r w:rsidDel="00000000" w:rsidR="00000000" w:rsidRPr="00000000">
        <w:rPr>
          <w:rFonts w:ascii="Times New Roman" w:cs="Times New Roman" w:eastAsia="Times New Roman" w:hAnsi="Times New Roman"/>
          <w:b w:val="1"/>
          <w:bCs w:val="1"/>
          <w:rtl w:val="0"/>
        </w:rPr>
        <w:t xml:space="preserve">not whole milk</w:t>
      </w:r>
      <w:r w:rsidDel="00000000" w:rsidR="00000000" w:rsidRPr="00000000">
        <w:rPr>
          <w:rFonts w:ascii="Times New Roman" w:cs="Times New Roman" w:eastAsia="Times New Roman" w:hAnsi="Times New Roman"/>
          <w:rtl w:val="0"/>
        </w:rPr>
        <w:t xml:space="preserve"> — it’s a stripped, concentrated protein fraction.</w:t>
      </w:r>
    </w:p>
    <w:p w:rsidR="00000000" w:rsidDel="00000000" w:rsidP="00000000" w:rsidRDefault="00000000" w:rsidRPr="00000000" w14:paraId="000008A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5hgjwuy22yd0" w:id="237"/>
      <w:bookmarkEnd w:id="237"/>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8AE">
      <w:pPr>
        <w:numPr>
          <w:ilvl w:val="0"/>
          <w:numId w:val="59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high protein content</w:t>
      </w:r>
      <w:r w:rsidDel="00000000" w:rsidR="00000000" w:rsidRPr="00000000">
        <w:rPr>
          <w:rFonts w:ascii="Times New Roman" w:cs="Times New Roman" w:eastAsia="Times New Roman" w:hAnsi="Times New Roman"/>
          <w:rtl w:val="0"/>
        </w:rPr>
        <w:t xml:space="preserve"> without adding much fat or sugar</w:t>
        <w:br w:type="textWrapping"/>
      </w:r>
    </w:p>
    <w:p w:rsidR="00000000" w:rsidDel="00000000" w:rsidP="00000000" w:rsidRDefault="00000000" w:rsidRPr="00000000" w14:paraId="000008AF">
      <w:pPr>
        <w:numPr>
          <w:ilvl w:val="0"/>
          <w:numId w:val="59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texture, solubility, and shelf life</w:t>
        <w:br w:type="textWrapping"/>
      </w:r>
    </w:p>
    <w:p w:rsidR="00000000" w:rsidDel="00000000" w:rsidP="00000000" w:rsidRDefault="00000000" w:rsidRPr="00000000" w14:paraId="000008B0">
      <w:pPr>
        <w:numPr>
          <w:ilvl w:val="0"/>
          <w:numId w:val="59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Cheap compared to whole milk protein</w:t>
        <w:br w:type="textWrapping"/>
      </w:r>
    </w:p>
    <w:p w:rsidR="00000000" w:rsidDel="00000000" w:rsidP="00000000" w:rsidRDefault="00000000" w:rsidRPr="00000000" w14:paraId="000008B1">
      <w:pPr>
        <w:numPr>
          <w:ilvl w:val="0"/>
          <w:numId w:val="59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in </w:t>
      </w:r>
      <w:r w:rsidDel="00000000" w:rsidR="00000000" w:rsidRPr="00000000">
        <w:rPr>
          <w:rFonts w:ascii="Times New Roman" w:cs="Times New Roman" w:eastAsia="Times New Roman" w:hAnsi="Times New Roman"/>
          <w:b w:val="1"/>
          <w:bCs w:val="1"/>
          <w:rtl w:val="0"/>
        </w:rPr>
        <w:t xml:space="preserve">protein powders, bars, and meal replacements</w:t>
        <w:br w:type="textWrapping"/>
      </w:r>
    </w:p>
    <w:p w:rsidR="00000000" w:rsidDel="00000000" w:rsidP="00000000" w:rsidRDefault="00000000" w:rsidRPr="00000000" w14:paraId="000008B2">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used to </w:t>
      </w:r>
      <w:r w:rsidDel="00000000" w:rsidR="00000000" w:rsidRPr="00000000">
        <w:rPr>
          <w:rFonts w:ascii="Times New Roman" w:cs="Times New Roman" w:eastAsia="Times New Roman" w:hAnsi="Times New Roman"/>
          <w:b w:val="1"/>
          <w:bCs w:val="1"/>
          <w:rtl w:val="0"/>
        </w:rPr>
        <w:t xml:space="preserve">boost protein grams efficiently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B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7al7w68ou62g" w:id="238"/>
      <w:bookmarkEnd w:id="238"/>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 it</w:t>
      </w:r>
    </w:p>
    <w:p w:rsidR="00000000" w:rsidDel="00000000" w:rsidP="00000000" w:rsidRDefault="00000000" w:rsidRPr="00000000" w14:paraId="000008B5">
      <w:pPr>
        <w:numPr>
          <w:ilvl w:val="0"/>
          <w:numId w:val="100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trigger </w:t>
      </w:r>
      <w:r w:rsidDel="00000000" w:rsidR="00000000" w:rsidRPr="00000000">
        <w:rPr>
          <w:rFonts w:ascii="Times New Roman" w:cs="Times New Roman" w:eastAsia="Times New Roman" w:hAnsi="Times New Roman"/>
          <w:b w:val="1"/>
          <w:bCs w:val="1"/>
          <w:rtl w:val="0"/>
        </w:rPr>
        <w:t xml:space="preserve">gut irritation or mild immune response</w:t>
      </w:r>
      <w:r w:rsidDel="00000000" w:rsidR="00000000" w:rsidRPr="00000000">
        <w:rPr>
          <w:rFonts w:ascii="Times New Roman" w:cs="Times New Roman" w:eastAsia="Times New Roman" w:hAnsi="Times New Roman"/>
          <w:rtl w:val="0"/>
        </w:rPr>
        <w:t xml:space="preserve"> in sensitive individuals</w:t>
        <w:br w:type="textWrapping"/>
      </w:r>
    </w:p>
    <w:p w:rsidR="00000000" w:rsidDel="00000000" w:rsidP="00000000" w:rsidRDefault="00000000" w:rsidRPr="00000000" w14:paraId="000008B6">
      <w:pPr>
        <w:numPr>
          <w:ilvl w:val="0"/>
          <w:numId w:val="100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contains </w:t>
      </w:r>
      <w:r w:rsidDel="00000000" w:rsidR="00000000" w:rsidRPr="00000000">
        <w:rPr>
          <w:rFonts w:ascii="Times New Roman" w:cs="Times New Roman" w:eastAsia="Times New Roman" w:hAnsi="Times New Roman"/>
          <w:b w:val="1"/>
          <w:bCs w:val="1"/>
          <w:rtl w:val="0"/>
        </w:rPr>
        <w:t xml:space="preserve">residual hormones, antibiotics, or processing byproducts</w:t>
        <w:br w:type="textWrapping"/>
      </w:r>
    </w:p>
    <w:p w:rsidR="00000000" w:rsidDel="00000000" w:rsidP="00000000" w:rsidRDefault="00000000" w:rsidRPr="00000000" w14:paraId="000008B7">
      <w:pPr>
        <w:numPr>
          <w:ilvl w:val="0"/>
          <w:numId w:val="100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protein load may stress digestion if overused</w:t>
        <w:br w:type="textWrapping"/>
      </w:r>
    </w:p>
    <w:p w:rsidR="00000000" w:rsidDel="00000000" w:rsidP="00000000" w:rsidRDefault="00000000" w:rsidRPr="00000000" w14:paraId="000008B8">
      <w:pPr>
        <w:numPr>
          <w:ilvl w:val="0"/>
          <w:numId w:val="100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 of whole milk fat and micronutrients reduces buffering</w:t>
        <w:br w:type="textWrapping"/>
      </w:r>
    </w:p>
    <w:p w:rsidR="00000000" w:rsidDel="00000000" w:rsidP="00000000" w:rsidRDefault="00000000" w:rsidRPr="00000000" w14:paraId="000008B9">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some patients do better with </w:t>
      </w:r>
      <w:r w:rsidDel="00000000" w:rsidR="00000000" w:rsidRPr="00000000">
        <w:rPr>
          <w:rFonts w:ascii="Times New Roman" w:cs="Times New Roman" w:eastAsia="Times New Roman" w:hAnsi="Times New Roman"/>
          <w:b w:val="1"/>
          <w:bCs w:val="1"/>
          <w:rtl w:val="0"/>
        </w:rPr>
        <w:t xml:space="preserve">whole dairy or fermented milk</w:t>
      </w:r>
      <w:r w:rsidDel="00000000" w:rsidR="00000000" w:rsidRPr="00000000">
        <w:rPr>
          <w:rFonts w:ascii="Times New Roman" w:cs="Times New Roman" w:eastAsia="Times New Roman" w:hAnsi="Times New Roman"/>
          <w:rtl w:val="0"/>
        </w:rPr>
        <w:t xml:space="preserve"> than isolates.</w:t>
      </w:r>
    </w:p>
    <w:p w:rsidR="00000000" w:rsidDel="00000000" w:rsidP="00000000" w:rsidRDefault="00000000" w:rsidRPr="00000000" w14:paraId="000008B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r52s0md97rlf" w:id="239"/>
      <w:bookmarkEnd w:id="239"/>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8BC">
      <w:pPr>
        <w:numPr>
          <w:ilvl w:val="0"/>
          <w:numId w:val="49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Rapidly digested → </w:t>
      </w:r>
      <w:r w:rsidDel="00000000" w:rsidR="00000000" w:rsidRPr="00000000">
        <w:rPr>
          <w:rFonts w:ascii="Times New Roman" w:cs="Times New Roman" w:eastAsia="Times New Roman" w:hAnsi="Times New Roman"/>
          <w:b w:val="1"/>
          <w:bCs w:val="1"/>
          <w:rtl w:val="0"/>
        </w:rPr>
        <w:t xml:space="preserve">spike in amino acids and insulin</w:t>
        <w:br w:type="textWrapping"/>
      </w:r>
    </w:p>
    <w:p w:rsidR="00000000" w:rsidDel="00000000" w:rsidP="00000000" w:rsidRDefault="00000000" w:rsidRPr="00000000" w14:paraId="000008BD">
      <w:pPr>
        <w:numPr>
          <w:ilvl w:val="0"/>
          <w:numId w:val="49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Casein portion → slower digestion; whey portion → fast digestion</w:t>
        <w:br w:type="textWrapping"/>
      </w:r>
    </w:p>
    <w:p w:rsidR="00000000" w:rsidDel="00000000" w:rsidP="00000000" w:rsidRDefault="00000000" w:rsidRPr="00000000" w14:paraId="000008BE">
      <w:pPr>
        <w:numPr>
          <w:ilvl w:val="0"/>
          <w:numId w:val="49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w:t>
      </w:r>
      <w:r w:rsidDel="00000000" w:rsidR="00000000" w:rsidRPr="00000000">
        <w:rPr>
          <w:rFonts w:ascii="Times New Roman" w:cs="Times New Roman" w:eastAsia="Times New Roman" w:hAnsi="Times New Roman"/>
          <w:b w:val="1"/>
          <w:bCs w:val="1"/>
          <w:rtl w:val="0"/>
        </w:rPr>
        <w:t xml:space="preserve">gut irritation, bloating, or constipation</w:t>
      </w:r>
      <w:r w:rsidDel="00000000" w:rsidR="00000000" w:rsidRPr="00000000">
        <w:rPr>
          <w:rFonts w:ascii="Times New Roman" w:cs="Times New Roman" w:eastAsia="Times New Roman" w:hAnsi="Times New Roman"/>
          <w:rtl w:val="0"/>
        </w:rPr>
        <w:t xml:space="preserve"> in sensitive patients</w:t>
        <w:br w:type="textWrapping"/>
      </w:r>
    </w:p>
    <w:p w:rsidR="00000000" w:rsidDel="00000000" w:rsidP="00000000" w:rsidRDefault="00000000" w:rsidRPr="00000000" w14:paraId="000008BF">
      <w:pPr>
        <w:numPr>
          <w:ilvl w:val="0"/>
          <w:numId w:val="49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Lactose usually minimal, but still an issue for very sensitive individuals</w:t>
        <w:br w:type="textWrapping"/>
      </w:r>
    </w:p>
    <w:p w:rsidR="00000000" w:rsidDel="00000000" w:rsidP="00000000" w:rsidRDefault="00000000" w:rsidRPr="00000000" w14:paraId="000008C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f1gdhp1p75q0" w:id="240"/>
      <w:bookmarkEnd w:id="240"/>
      <w:r w:rsidDel="00000000" w:rsidR="00000000" w:rsidRPr="00000000">
        <w:rPr>
          <w:rFonts w:ascii="Times New Roman" w:cs="Times New Roman" w:eastAsia="Times New Roman" w:hAnsi="Times New Roman"/>
          <w:b w:val="1"/>
          <w:bCs w:val="1"/>
          <w:color w:val="000000"/>
          <w:sz w:val="26"/>
          <w:szCs w:val="26"/>
          <w:rtl w:val="0"/>
        </w:rPr>
        <w:t xml:space="preserve">6. Chronic illness links (associations &amp; mechanisms)</w:t>
      </w:r>
    </w:p>
    <w:p w:rsidR="00000000" w:rsidDel="00000000" w:rsidP="00000000" w:rsidRDefault="00000000" w:rsidRPr="00000000" w14:paraId="000008C2">
      <w:pPr>
        <w:numPr>
          <w:ilvl w:val="0"/>
          <w:numId w:val="25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 / bloating / constipation</w:t>
        <w:br w:type="textWrapping"/>
      </w:r>
    </w:p>
    <w:p w:rsidR="00000000" w:rsidDel="00000000" w:rsidP="00000000" w:rsidRDefault="00000000" w:rsidRPr="00000000" w14:paraId="000008C3">
      <w:pPr>
        <w:numPr>
          <w:ilvl w:val="0"/>
          <w:numId w:val="25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Milk allergy / sensitivities</w:t>
        <w:br w:type="textWrapping"/>
      </w:r>
    </w:p>
    <w:p w:rsidR="00000000" w:rsidDel="00000000" w:rsidP="00000000" w:rsidRDefault="00000000" w:rsidRPr="00000000" w14:paraId="000008C4">
      <w:pPr>
        <w:numPr>
          <w:ilvl w:val="0"/>
          <w:numId w:val="25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Acne, skin flares</w:t>
      </w:r>
      <w:r w:rsidDel="00000000" w:rsidR="00000000" w:rsidRPr="00000000">
        <w:rPr>
          <w:rFonts w:ascii="Times New Roman" w:cs="Times New Roman" w:eastAsia="Times New Roman" w:hAnsi="Times New Roman"/>
          <w:rtl w:val="0"/>
        </w:rPr>
        <w:t xml:space="preserve"> in some patients</w:t>
        <w:br w:type="textWrapping"/>
      </w:r>
    </w:p>
    <w:p w:rsidR="00000000" w:rsidDel="00000000" w:rsidP="00000000" w:rsidRDefault="00000000" w:rsidRPr="00000000" w14:paraId="000008C5">
      <w:pPr>
        <w:numPr>
          <w:ilvl w:val="0"/>
          <w:numId w:val="25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Insulin spikes</w:t>
      </w:r>
      <w:r w:rsidDel="00000000" w:rsidR="00000000" w:rsidRPr="00000000">
        <w:rPr>
          <w:rFonts w:ascii="Times New Roman" w:cs="Times New Roman" w:eastAsia="Times New Roman" w:hAnsi="Times New Roman"/>
          <w:rtl w:val="0"/>
        </w:rPr>
        <w:t xml:space="preserve"> if consumed in high amounts</w:t>
        <w:br w:type="textWrapping"/>
      </w:r>
    </w:p>
    <w:p w:rsidR="00000000" w:rsidDel="00000000" w:rsidP="00000000" w:rsidRDefault="00000000" w:rsidRPr="00000000" w14:paraId="000008C6">
      <w:pPr>
        <w:numPr>
          <w:ilvl w:val="0"/>
          <w:numId w:val="25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exacerbate </w:t>
      </w:r>
      <w:r w:rsidDel="00000000" w:rsidR="00000000" w:rsidRPr="00000000">
        <w:rPr>
          <w:rFonts w:ascii="Times New Roman" w:cs="Times New Roman" w:eastAsia="Times New Roman" w:hAnsi="Times New Roman"/>
          <w:b w:val="1"/>
          <w:bCs w:val="1"/>
          <w:rtl w:val="0"/>
        </w:rPr>
        <w:t xml:space="preserve">autoimmune inflammation</w:t>
      </w:r>
      <w:r w:rsidDel="00000000" w:rsidR="00000000" w:rsidRPr="00000000">
        <w:rPr>
          <w:rFonts w:ascii="Times New Roman" w:cs="Times New Roman" w:eastAsia="Times New Roman" w:hAnsi="Times New Roman"/>
          <w:rtl w:val="0"/>
        </w:rPr>
        <w:t xml:space="preserve"> in some individuals</w:t>
        <w:br w:type="textWrapping"/>
      </w:r>
    </w:p>
    <w:p w:rsidR="00000000" w:rsidDel="00000000" w:rsidP="00000000" w:rsidRDefault="00000000" w:rsidRPr="00000000" w14:paraId="000008C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8o43zsodbfca" w:id="241"/>
      <w:bookmarkEnd w:id="241"/>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8C9">
      <w:pPr>
        <w:numPr>
          <w:ilvl w:val="0"/>
          <w:numId w:val="80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powders and shakes</w:t>
        <w:br w:type="textWrapping"/>
      </w:r>
    </w:p>
    <w:p w:rsidR="00000000" w:rsidDel="00000000" w:rsidP="00000000" w:rsidRDefault="00000000" w:rsidRPr="00000000" w14:paraId="000008CA">
      <w:pPr>
        <w:numPr>
          <w:ilvl w:val="0"/>
          <w:numId w:val="80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High-protein dairy bars</w:t>
        <w:br w:type="textWrapping"/>
      </w:r>
    </w:p>
    <w:p w:rsidR="00000000" w:rsidDel="00000000" w:rsidP="00000000" w:rsidRDefault="00000000" w:rsidRPr="00000000" w14:paraId="000008CB">
      <w:pPr>
        <w:numPr>
          <w:ilvl w:val="0"/>
          <w:numId w:val="80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Meal replacement products</w:t>
        <w:br w:type="textWrapping"/>
      </w:r>
    </w:p>
    <w:p w:rsidR="00000000" w:rsidDel="00000000" w:rsidP="00000000" w:rsidRDefault="00000000" w:rsidRPr="00000000" w14:paraId="000008CC">
      <w:pPr>
        <w:numPr>
          <w:ilvl w:val="0"/>
          <w:numId w:val="80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Protein-fortified snacks and yogurts</w:t>
        <w:br w:type="textWrapping"/>
      </w:r>
    </w:p>
    <w:p w:rsidR="00000000" w:rsidDel="00000000" w:rsidP="00000000" w:rsidRDefault="00000000" w:rsidRPr="00000000" w14:paraId="000008CD">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8CE">
      <w:pPr>
        <w:numPr>
          <w:ilvl w:val="0"/>
          <w:numId w:val="82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Milk protein isolate</w:t>
        <w:br w:type="textWrapping"/>
      </w:r>
    </w:p>
    <w:p w:rsidR="00000000" w:rsidDel="00000000" w:rsidP="00000000" w:rsidRDefault="00000000" w:rsidRPr="00000000" w14:paraId="000008CF">
      <w:pPr>
        <w:numPr>
          <w:ilvl w:val="0"/>
          <w:numId w:val="82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MPI</w:t>
        <w:br w:type="textWrapping"/>
      </w:r>
    </w:p>
    <w:p w:rsidR="00000000" w:rsidDel="00000000" w:rsidP="00000000" w:rsidRDefault="00000000" w:rsidRPr="00000000" w14:paraId="000008D0">
      <w:pPr>
        <w:numPr>
          <w:ilvl w:val="0"/>
          <w:numId w:val="82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Casein + whey protein isolate</w:t>
        <w:br w:type="textWrapping"/>
      </w:r>
    </w:p>
    <w:p w:rsidR="00000000" w:rsidDel="00000000" w:rsidP="00000000" w:rsidRDefault="00000000" w:rsidRPr="00000000" w14:paraId="000008D1">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Caseinates</w:t>
      </w:r>
    </w:p>
    <w:p w:rsidR="00000000" w:rsidDel="00000000" w:rsidP="00000000" w:rsidRDefault="00000000" w:rsidRPr="00000000" w14:paraId="000008D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la4ph990a1h9" w:id="242"/>
      <w:bookmarkEnd w:id="242"/>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8D3">
      <w:pPr>
        <w:numPr>
          <w:ilvl w:val="0"/>
          <w:numId w:val="1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Concentrated </w:t>
      </w:r>
      <w:r w:rsidDel="00000000" w:rsidR="00000000" w:rsidRPr="00000000">
        <w:rPr>
          <w:rFonts w:ascii="Times New Roman" w:cs="Times New Roman" w:eastAsia="Times New Roman" w:hAnsi="Times New Roman"/>
          <w:b w:val="1"/>
          <w:bCs w:val="1"/>
          <w:rtl w:val="0"/>
        </w:rPr>
        <w:t xml:space="preserve">milk protein</w:t>
      </w:r>
      <w:r w:rsidDel="00000000" w:rsidR="00000000" w:rsidRPr="00000000">
        <w:rPr>
          <w:rFonts w:ascii="Times New Roman" w:cs="Times New Roman" w:eastAsia="Times New Roman" w:hAnsi="Times New Roman"/>
          <w:rtl w:val="0"/>
        </w:rPr>
        <w:t xml:space="preserve">, specifically casein</w:t>
        <w:br w:type="textWrapping"/>
      </w:r>
    </w:p>
    <w:p w:rsidR="00000000" w:rsidDel="00000000" w:rsidP="00000000" w:rsidRDefault="00000000" w:rsidRPr="00000000" w14:paraId="000008D4">
      <w:pPr>
        <w:numPr>
          <w:ilvl w:val="0"/>
          <w:numId w:val="1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trigger </w:t>
      </w:r>
      <w:r w:rsidDel="00000000" w:rsidR="00000000" w:rsidRPr="00000000">
        <w:rPr>
          <w:rFonts w:ascii="Times New Roman" w:cs="Times New Roman" w:eastAsia="Times New Roman" w:hAnsi="Times New Roman"/>
          <w:b w:val="1"/>
          <w:bCs w:val="1"/>
          <w:rtl w:val="0"/>
        </w:rPr>
        <w:t xml:space="preserve">allergic or sensitivity reactions</w:t>
        <w:br w:type="textWrapping"/>
      </w:r>
    </w:p>
    <w:p w:rsidR="00000000" w:rsidDel="00000000" w:rsidP="00000000" w:rsidRDefault="00000000" w:rsidRPr="00000000" w14:paraId="000008D5">
      <w:pPr>
        <w:numPr>
          <w:ilvl w:val="0"/>
          <w:numId w:val="1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Digests slowly → can cause </w:t>
      </w:r>
      <w:r w:rsidDel="00000000" w:rsidR="00000000" w:rsidRPr="00000000">
        <w:rPr>
          <w:rFonts w:ascii="Times New Roman" w:cs="Times New Roman" w:eastAsia="Times New Roman" w:hAnsi="Times New Roman"/>
          <w:b w:val="1"/>
          <w:bCs w:val="1"/>
          <w:rtl w:val="0"/>
        </w:rPr>
        <w:t xml:space="preserve">bloating or constipation</w:t>
      </w:r>
      <w:r w:rsidDel="00000000" w:rsidR="00000000" w:rsidRPr="00000000">
        <w:rPr>
          <w:rFonts w:ascii="Times New Roman" w:cs="Times New Roman" w:eastAsia="Times New Roman" w:hAnsi="Times New Roman"/>
          <w:rtl w:val="0"/>
        </w:rPr>
        <w:t xml:space="preserve"> in sensitive individuals</w:t>
        <w:br w:type="textWrapping"/>
      </w:r>
    </w:p>
    <w:p w:rsidR="00000000" w:rsidDel="00000000" w:rsidP="00000000" w:rsidRDefault="00000000" w:rsidRPr="00000000" w14:paraId="000008D6">
      <w:pPr>
        <w:numPr>
          <w:ilvl w:val="0"/>
          <w:numId w:val="1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Frequently hidden in </w:t>
      </w:r>
      <w:r w:rsidDel="00000000" w:rsidR="00000000" w:rsidRPr="00000000">
        <w:rPr>
          <w:rFonts w:ascii="Times New Roman" w:cs="Times New Roman" w:eastAsia="Times New Roman" w:hAnsi="Times New Roman"/>
          <w:b w:val="1"/>
          <w:bCs w:val="1"/>
          <w:rtl w:val="0"/>
        </w:rPr>
        <w:t xml:space="preserve">protein bars, powders, and processed foods</w:t>
        <w:br w:type="textWrapping"/>
      </w:r>
    </w:p>
    <w:p w:rsidR="00000000" w:rsidDel="00000000" w:rsidP="00000000" w:rsidRDefault="00000000" w:rsidRPr="00000000" w14:paraId="000008D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for </w:t>
      </w:r>
      <w:r w:rsidDel="00000000" w:rsidR="00000000" w:rsidRPr="00000000">
        <w:rPr>
          <w:rFonts w:ascii="Times New Roman" w:cs="Times New Roman" w:eastAsia="Times New Roman" w:hAnsi="Times New Roman"/>
          <w:b w:val="1"/>
          <w:bCs w:val="1"/>
          <w:rtl w:val="0"/>
        </w:rPr>
        <w:t xml:space="preserve">gut irritation, slow digestion, and immune activation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D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eq0dy0243pg6" w:id="243"/>
      <w:bookmarkEnd w:id="243"/>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8DA">
      <w:pPr>
        <w:numPr>
          <w:ilvl w:val="0"/>
          <w:numId w:val="24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Casein is the </w:t>
      </w:r>
      <w:r w:rsidDel="00000000" w:rsidR="00000000" w:rsidRPr="00000000">
        <w:rPr>
          <w:rFonts w:ascii="Times New Roman" w:cs="Times New Roman" w:eastAsia="Times New Roman" w:hAnsi="Times New Roman"/>
          <w:b w:val="1"/>
          <w:bCs w:val="1"/>
          <w:rtl w:val="0"/>
        </w:rPr>
        <w:t xml:space="preserve">main protein in milk</w:t>
      </w:r>
      <w:r w:rsidDel="00000000" w:rsidR="00000000" w:rsidRPr="00000000">
        <w:rPr>
          <w:rFonts w:ascii="Times New Roman" w:cs="Times New Roman" w:eastAsia="Times New Roman" w:hAnsi="Times New Roman"/>
          <w:rtl w:val="0"/>
        </w:rPr>
        <w:t xml:space="preserve">, typically 80% of cow’s milk protein</w:t>
        <w:br w:type="textWrapping"/>
      </w:r>
    </w:p>
    <w:p w:rsidR="00000000" w:rsidDel="00000000" w:rsidP="00000000" w:rsidRDefault="00000000" w:rsidRPr="00000000" w14:paraId="000008DB">
      <w:pPr>
        <w:numPr>
          <w:ilvl w:val="0"/>
          <w:numId w:val="24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Caseinates are </w:t>
      </w:r>
      <w:r w:rsidDel="00000000" w:rsidR="00000000" w:rsidRPr="00000000">
        <w:rPr>
          <w:rFonts w:ascii="Times New Roman" w:cs="Times New Roman" w:eastAsia="Times New Roman" w:hAnsi="Times New Roman"/>
          <w:b w:val="1"/>
          <w:bCs w:val="1"/>
          <w:rtl w:val="0"/>
        </w:rPr>
        <w:t xml:space="preserve">salted forms</w:t>
      </w:r>
      <w:r w:rsidDel="00000000" w:rsidR="00000000" w:rsidRPr="00000000">
        <w:rPr>
          <w:rFonts w:ascii="Times New Roman" w:cs="Times New Roman" w:eastAsia="Times New Roman" w:hAnsi="Times New Roman"/>
          <w:rtl w:val="0"/>
        </w:rPr>
        <w:t xml:space="preserve"> (calcium, sodium, or potassium) to improve solubility</w:t>
        <w:br w:type="textWrapping"/>
      </w:r>
    </w:p>
    <w:p w:rsidR="00000000" w:rsidDel="00000000" w:rsidP="00000000" w:rsidRDefault="00000000" w:rsidRPr="00000000" w14:paraId="000008DC">
      <w:pPr>
        <w:numPr>
          <w:ilvl w:val="0"/>
          <w:numId w:val="24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Produced by:</w:t>
        <w:br w:type="textWrapping"/>
      </w:r>
    </w:p>
    <w:p w:rsidR="00000000" w:rsidDel="00000000" w:rsidP="00000000" w:rsidRDefault="00000000" w:rsidRPr="00000000" w14:paraId="000008DD">
      <w:pPr>
        <w:numPr>
          <w:ilvl w:val="1"/>
          <w:numId w:val="242"/>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Separating casein from milk</w:t>
        <w:br w:type="textWrapping"/>
      </w:r>
    </w:p>
    <w:p w:rsidR="00000000" w:rsidDel="00000000" w:rsidP="00000000" w:rsidRDefault="00000000" w:rsidRPr="00000000" w14:paraId="000008DE">
      <w:pPr>
        <w:numPr>
          <w:ilvl w:val="1"/>
          <w:numId w:val="242"/>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Adding a mineral salt to make it water-soluble</w:t>
        <w:br w:type="textWrapping"/>
      </w:r>
    </w:p>
    <w:p w:rsidR="00000000" w:rsidDel="00000000" w:rsidP="00000000" w:rsidRDefault="00000000" w:rsidRPr="00000000" w14:paraId="000008DF">
      <w:pPr>
        <w:numPr>
          <w:ilvl w:val="0"/>
          <w:numId w:val="24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processed and </w:t>
      </w:r>
      <w:r w:rsidDel="00000000" w:rsidR="00000000" w:rsidRPr="00000000">
        <w:rPr>
          <w:rFonts w:ascii="Times New Roman" w:cs="Times New Roman" w:eastAsia="Times New Roman" w:hAnsi="Times New Roman"/>
          <w:b w:val="1"/>
          <w:bCs w:val="1"/>
          <w:rtl w:val="0"/>
        </w:rPr>
        <w:t xml:space="preserve">isolated from milk fat and lactose</w:t>
        <w:br w:type="textWrapping"/>
      </w:r>
    </w:p>
    <w:p w:rsidR="00000000" w:rsidDel="00000000" w:rsidP="00000000" w:rsidRDefault="00000000" w:rsidRPr="00000000" w14:paraId="000008E0">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t>
      </w:r>
      <w:r w:rsidDel="00000000" w:rsidR="00000000" w:rsidRPr="00000000">
        <w:rPr>
          <w:rFonts w:ascii="Times New Roman" w:cs="Times New Roman" w:eastAsia="Times New Roman" w:hAnsi="Times New Roman"/>
          <w:b w:val="1"/>
          <w:bCs w:val="1"/>
          <w:rtl w:val="0"/>
        </w:rPr>
        <w:t xml:space="preserve">not whole milk</w:t>
      </w:r>
      <w:r w:rsidDel="00000000" w:rsidR="00000000" w:rsidRPr="00000000">
        <w:rPr>
          <w:rFonts w:ascii="Times New Roman" w:cs="Times New Roman" w:eastAsia="Times New Roman" w:hAnsi="Times New Roman"/>
          <w:rtl w:val="0"/>
        </w:rPr>
        <w:t xml:space="preserve">; it’s a concentrated, slow-digesting protein fraction.</w:t>
      </w:r>
    </w:p>
    <w:p w:rsidR="00000000" w:rsidDel="00000000" w:rsidP="00000000" w:rsidRDefault="00000000" w:rsidRPr="00000000" w14:paraId="000008E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ng1165xlh463" w:id="244"/>
      <w:bookmarkEnd w:id="244"/>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8E3">
      <w:pPr>
        <w:numPr>
          <w:ilvl w:val="0"/>
          <w:numId w:val="109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high protein content</w:t>
      </w:r>
      <w:r w:rsidDel="00000000" w:rsidR="00000000" w:rsidRPr="00000000">
        <w:rPr>
          <w:rFonts w:ascii="Times New Roman" w:cs="Times New Roman" w:eastAsia="Times New Roman" w:hAnsi="Times New Roman"/>
          <w:rtl w:val="0"/>
        </w:rPr>
        <w:t xml:space="preserve"> without extra fat or lactose</w:t>
        <w:br w:type="textWrapping"/>
      </w:r>
    </w:p>
    <w:p w:rsidR="00000000" w:rsidDel="00000000" w:rsidP="00000000" w:rsidRDefault="00000000" w:rsidRPr="00000000" w14:paraId="000008E4">
      <w:pPr>
        <w:numPr>
          <w:ilvl w:val="0"/>
          <w:numId w:val="109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texture, emulsification, and binding</w:t>
      </w:r>
      <w:r w:rsidDel="00000000" w:rsidR="00000000" w:rsidRPr="00000000">
        <w:rPr>
          <w:rFonts w:ascii="Times New Roman" w:cs="Times New Roman" w:eastAsia="Times New Roman" w:hAnsi="Times New Roman"/>
          <w:rtl w:val="0"/>
        </w:rPr>
        <w:t xml:space="preserve"> in foods</w:t>
        <w:br w:type="textWrapping"/>
      </w:r>
    </w:p>
    <w:p w:rsidR="00000000" w:rsidDel="00000000" w:rsidP="00000000" w:rsidRDefault="00000000" w:rsidRPr="00000000" w14:paraId="000008E5">
      <w:pPr>
        <w:numPr>
          <w:ilvl w:val="0"/>
          <w:numId w:val="109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Slow-digesting → marketed for </w:t>
      </w:r>
      <w:r w:rsidDel="00000000" w:rsidR="00000000" w:rsidRPr="00000000">
        <w:rPr>
          <w:rFonts w:ascii="Times New Roman" w:cs="Times New Roman" w:eastAsia="Times New Roman" w:hAnsi="Times New Roman"/>
          <w:b w:val="1"/>
          <w:bCs w:val="1"/>
          <w:rtl w:val="0"/>
        </w:rPr>
        <w:t xml:space="preserve">sustained protein release</w:t>
      </w:r>
      <w:r w:rsidDel="00000000" w:rsidR="00000000" w:rsidRPr="00000000">
        <w:rPr>
          <w:rFonts w:ascii="Times New Roman" w:cs="Times New Roman" w:eastAsia="Times New Roman" w:hAnsi="Times New Roman"/>
          <w:rtl w:val="0"/>
        </w:rPr>
        <w:t xml:space="preserve"> in shakes and bars</w:t>
        <w:br w:type="textWrapping"/>
      </w:r>
    </w:p>
    <w:p w:rsidR="00000000" w:rsidDel="00000000" w:rsidP="00000000" w:rsidRDefault="00000000" w:rsidRPr="00000000" w14:paraId="000008E6">
      <w:pPr>
        <w:numPr>
          <w:ilvl w:val="0"/>
          <w:numId w:val="109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Cheap and shelf-stable</w:t>
        <w:br w:type="textWrapping"/>
      </w:r>
    </w:p>
    <w:p w:rsidR="00000000" w:rsidDel="00000000" w:rsidP="00000000" w:rsidRDefault="00000000" w:rsidRPr="00000000" w14:paraId="000008E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a </w:t>
      </w:r>
      <w:r w:rsidDel="00000000" w:rsidR="00000000" w:rsidRPr="00000000">
        <w:rPr>
          <w:rFonts w:ascii="Times New Roman" w:cs="Times New Roman" w:eastAsia="Times New Roman" w:hAnsi="Times New Roman"/>
          <w:b w:val="1"/>
          <w:bCs w:val="1"/>
          <w:rtl w:val="0"/>
        </w:rPr>
        <w:t xml:space="preserve">functional ingredient</w:t>
      </w:r>
      <w:r w:rsidDel="00000000" w:rsidR="00000000" w:rsidRPr="00000000">
        <w:rPr>
          <w:rFonts w:ascii="Times New Roman" w:cs="Times New Roman" w:eastAsia="Times New Roman" w:hAnsi="Times New Roman"/>
          <w:rtl w:val="0"/>
        </w:rPr>
        <w:t xml:space="preserve"> as much as a protein source.</w:t>
      </w:r>
    </w:p>
    <w:p w:rsidR="00000000" w:rsidDel="00000000" w:rsidP="00000000" w:rsidRDefault="00000000" w:rsidRPr="00000000" w14:paraId="000008E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ujkut1enwds5" w:id="245"/>
      <w:bookmarkEnd w:id="245"/>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 it</w:t>
      </w:r>
    </w:p>
    <w:p w:rsidR="00000000" w:rsidDel="00000000" w:rsidP="00000000" w:rsidRDefault="00000000" w:rsidRPr="00000000" w14:paraId="000008EA">
      <w:pPr>
        <w:numPr>
          <w:ilvl w:val="0"/>
          <w:numId w:val="8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Slow digestion → may contribute to </w:t>
      </w:r>
      <w:r w:rsidDel="00000000" w:rsidR="00000000" w:rsidRPr="00000000">
        <w:rPr>
          <w:rFonts w:ascii="Times New Roman" w:cs="Times New Roman" w:eastAsia="Times New Roman" w:hAnsi="Times New Roman"/>
          <w:b w:val="1"/>
          <w:bCs w:val="1"/>
          <w:rtl w:val="0"/>
        </w:rPr>
        <w:t xml:space="preserve">constipation or bloating</w:t>
        <w:br w:type="textWrapping"/>
      </w:r>
    </w:p>
    <w:p w:rsidR="00000000" w:rsidDel="00000000" w:rsidP="00000000" w:rsidRDefault="00000000" w:rsidRPr="00000000" w14:paraId="000008EB">
      <w:pPr>
        <w:numPr>
          <w:ilvl w:val="0"/>
          <w:numId w:val="8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trigger </w:t>
      </w:r>
      <w:r w:rsidDel="00000000" w:rsidR="00000000" w:rsidRPr="00000000">
        <w:rPr>
          <w:rFonts w:ascii="Times New Roman" w:cs="Times New Roman" w:eastAsia="Times New Roman" w:hAnsi="Times New Roman"/>
          <w:b w:val="1"/>
          <w:bCs w:val="1"/>
          <w:rtl w:val="0"/>
        </w:rPr>
        <w:t xml:space="preserve">gut inflammation in sensitive patients</w:t>
        <w:br w:type="textWrapping"/>
      </w:r>
    </w:p>
    <w:p w:rsidR="00000000" w:rsidDel="00000000" w:rsidP="00000000" w:rsidRDefault="00000000" w:rsidRPr="00000000" w14:paraId="000008EC">
      <w:pPr>
        <w:numPr>
          <w:ilvl w:val="0"/>
          <w:numId w:val="8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w:t>
      </w:r>
      <w:r w:rsidDel="00000000" w:rsidR="00000000" w:rsidRPr="00000000">
        <w:rPr>
          <w:rFonts w:ascii="Times New Roman" w:cs="Times New Roman" w:eastAsia="Times New Roman" w:hAnsi="Times New Roman"/>
          <w:b w:val="1"/>
          <w:bCs w:val="1"/>
          <w:rtl w:val="0"/>
        </w:rPr>
        <w:t xml:space="preserve">bioactive peptides</w:t>
      </w:r>
      <w:r w:rsidDel="00000000" w:rsidR="00000000" w:rsidRPr="00000000">
        <w:rPr>
          <w:rFonts w:ascii="Times New Roman" w:cs="Times New Roman" w:eastAsia="Times New Roman" w:hAnsi="Times New Roman"/>
          <w:rtl w:val="0"/>
        </w:rPr>
        <w:t xml:space="preserve"> that may affect hormones or immunity</w:t>
        <w:br w:type="textWrapping"/>
      </w:r>
    </w:p>
    <w:p w:rsidR="00000000" w:rsidDel="00000000" w:rsidP="00000000" w:rsidRDefault="00000000" w:rsidRPr="00000000" w14:paraId="000008ED">
      <w:pPr>
        <w:numPr>
          <w:ilvl w:val="0"/>
          <w:numId w:val="8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combined with other </w:t>
      </w:r>
      <w:r w:rsidDel="00000000" w:rsidR="00000000" w:rsidRPr="00000000">
        <w:rPr>
          <w:rFonts w:ascii="Times New Roman" w:cs="Times New Roman" w:eastAsia="Times New Roman" w:hAnsi="Times New Roman"/>
          <w:b w:val="1"/>
          <w:bCs w:val="1"/>
          <w:rtl w:val="0"/>
        </w:rPr>
        <w:t xml:space="preserve">processed ingredients</w:t>
      </w:r>
      <w:r w:rsidDel="00000000" w:rsidR="00000000" w:rsidRPr="00000000">
        <w:rPr>
          <w:rFonts w:ascii="Times New Roman" w:cs="Times New Roman" w:eastAsia="Times New Roman" w:hAnsi="Times New Roman"/>
          <w:rtl w:val="0"/>
        </w:rPr>
        <w:t xml:space="preserve"> that worsen tolerance</w:t>
        <w:br w:type="textWrapping"/>
      </w:r>
    </w:p>
    <w:p w:rsidR="00000000" w:rsidDel="00000000" w:rsidP="00000000" w:rsidRDefault="00000000" w:rsidRPr="00000000" w14:paraId="000008EE">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many patients tolerate </w:t>
      </w:r>
      <w:r w:rsidDel="00000000" w:rsidR="00000000" w:rsidRPr="00000000">
        <w:rPr>
          <w:rFonts w:ascii="Times New Roman" w:cs="Times New Roman" w:eastAsia="Times New Roman" w:hAnsi="Times New Roman"/>
          <w:b w:val="1"/>
          <w:bCs w:val="1"/>
          <w:rtl w:val="0"/>
        </w:rPr>
        <w:t xml:space="preserve">fermented milk or whey</w:t>
      </w:r>
      <w:r w:rsidDel="00000000" w:rsidR="00000000" w:rsidRPr="00000000">
        <w:rPr>
          <w:rFonts w:ascii="Times New Roman" w:cs="Times New Roman" w:eastAsia="Times New Roman" w:hAnsi="Times New Roman"/>
          <w:rtl w:val="0"/>
        </w:rPr>
        <w:t xml:space="preserve"> better than caseinates.</w:t>
      </w:r>
    </w:p>
    <w:p w:rsidR="00000000" w:rsidDel="00000000" w:rsidP="00000000" w:rsidRDefault="00000000" w:rsidRPr="00000000" w14:paraId="000008E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snezuoug5tcu" w:id="246"/>
      <w:bookmarkEnd w:id="246"/>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8F1">
      <w:pPr>
        <w:numPr>
          <w:ilvl w:val="0"/>
          <w:numId w:val="90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Digests slowly → gradual amino acid release</w:t>
        <w:br w:type="textWrapping"/>
      </w:r>
    </w:p>
    <w:p w:rsidR="00000000" w:rsidDel="00000000" w:rsidP="00000000" w:rsidRDefault="00000000" w:rsidRPr="00000000" w14:paraId="000008F2">
      <w:pPr>
        <w:numPr>
          <w:ilvl w:val="0"/>
          <w:numId w:val="90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increase </w:t>
      </w:r>
      <w:r w:rsidDel="00000000" w:rsidR="00000000" w:rsidRPr="00000000">
        <w:rPr>
          <w:rFonts w:ascii="Times New Roman" w:cs="Times New Roman" w:eastAsia="Times New Roman" w:hAnsi="Times New Roman"/>
          <w:b w:val="1"/>
          <w:bCs w:val="1"/>
          <w:rtl w:val="0"/>
        </w:rPr>
        <w:t xml:space="preserve">mucus production</w:t>
      </w:r>
      <w:r w:rsidDel="00000000" w:rsidR="00000000" w:rsidRPr="00000000">
        <w:rPr>
          <w:rFonts w:ascii="Times New Roman" w:cs="Times New Roman" w:eastAsia="Times New Roman" w:hAnsi="Times New Roman"/>
          <w:rtl w:val="0"/>
        </w:rPr>
        <w:t xml:space="preserve"> in some sensitive individuals</w:t>
        <w:br w:type="textWrapping"/>
      </w:r>
    </w:p>
    <w:p w:rsidR="00000000" w:rsidDel="00000000" w:rsidP="00000000" w:rsidRDefault="00000000" w:rsidRPr="00000000" w14:paraId="000008F3">
      <w:pPr>
        <w:numPr>
          <w:ilvl w:val="0"/>
          <w:numId w:val="90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provoke </w:t>
      </w:r>
      <w:r w:rsidDel="00000000" w:rsidR="00000000" w:rsidRPr="00000000">
        <w:rPr>
          <w:rFonts w:ascii="Times New Roman" w:cs="Times New Roman" w:eastAsia="Times New Roman" w:hAnsi="Times New Roman"/>
          <w:b w:val="1"/>
          <w:bCs w:val="1"/>
          <w:rtl w:val="0"/>
        </w:rPr>
        <w:t xml:space="preserve">immune activation</w:t>
      </w:r>
      <w:r w:rsidDel="00000000" w:rsidR="00000000" w:rsidRPr="00000000">
        <w:rPr>
          <w:rFonts w:ascii="Times New Roman" w:cs="Times New Roman" w:eastAsia="Times New Roman" w:hAnsi="Times New Roman"/>
          <w:rtl w:val="0"/>
        </w:rPr>
        <w:t xml:space="preserve"> in milk-sensitive or autoimmune patients</w:t>
        <w:br w:type="textWrapping"/>
      </w:r>
    </w:p>
    <w:p w:rsidR="00000000" w:rsidDel="00000000" w:rsidP="00000000" w:rsidRDefault="00000000" w:rsidRPr="00000000" w14:paraId="000008F4">
      <w:pPr>
        <w:numPr>
          <w:ilvl w:val="0"/>
          <w:numId w:val="90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insulin spike compared to whey, but still can affect metabolism if overused</w:t>
        <w:br w:type="textWrapping"/>
      </w:r>
    </w:p>
    <w:p w:rsidR="00000000" w:rsidDel="00000000" w:rsidP="00000000" w:rsidRDefault="00000000" w:rsidRPr="00000000" w14:paraId="000008F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na54678cw6fm" w:id="247"/>
      <w:bookmarkEnd w:id="247"/>
      <w:r w:rsidDel="00000000" w:rsidR="00000000" w:rsidRPr="00000000">
        <w:rPr>
          <w:rFonts w:ascii="Times New Roman" w:cs="Times New Roman" w:eastAsia="Times New Roman" w:hAnsi="Times New Roman"/>
          <w:b w:val="1"/>
          <w:bCs w:val="1"/>
          <w:color w:val="000000"/>
          <w:sz w:val="26"/>
          <w:szCs w:val="26"/>
          <w:rtl w:val="0"/>
        </w:rPr>
        <w:t xml:space="preserve">6. Chronic illness links (associations &amp; mechanisms)</w:t>
      </w:r>
    </w:p>
    <w:p w:rsidR="00000000" w:rsidDel="00000000" w:rsidP="00000000" w:rsidRDefault="00000000" w:rsidRPr="00000000" w14:paraId="000008F7">
      <w:pPr>
        <w:numPr>
          <w:ilvl w:val="0"/>
          <w:numId w:val="24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 / bloating / constipation</w:t>
        <w:br w:type="textWrapping"/>
      </w:r>
    </w:p>
    <w:p w:rsidR="00000000" w:rsidDel="00000000" w:rsidP="00000000" w:rsidRDefault="00000000" w:rsidRPr="00000000" w14:paraId="000008F8">
      <w:pPr>
        <w:numPr>
          <w:ilvl w:val="0"/>
          <w:numId w:val="24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Milk protein allergy / sensitivities</w:t>
        <w:br w:type="textWrapping"/>
      </w:r>
    </w:p>
    <w:p w:rsidR="00000000" w:rsidDel="00000000" w:rsidP="00000000" w:rsidRDefault="00000000" w:rsidRPr="00000000" w14:paraId="000008F9">
      <w:pPr>
        <w:numPr>
          <w:ilvl w:val="0"/>
          <w:numId w:val="24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Skin conditions</w:t>
      </w:r>
      <w:r w:rsidDel="00000000" w:rsidR="00000000" w:rsidRPr="00000000">
        <w:rPr>
          <w:rFonts w:ascii="Times New Roman" w:cs="Times New Roman" w:eastAsia="Times New Roman" w:hAnsi="Times New Roman"/>
          <w:rtl w:val="0"/>
        </w:rPr>
        <w:t xml:space="preserve"> (eczema, acne)</w:t>
        <w:br w:type="textWrapping"/>
      </w:r>
    </w:p>
    <w:p w:rsidR="00000000" w:rsidDel="00000000" w:rsidP="00000000" w:rsidRDefault="00000000" w:rsidRPr="00000000" w14:paraId="000008FA">
      <w:pPr>
        <w:numPr>
          <w:ilvl w:val="0"/>
          <w:numId w:val="24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Autoimmune flares</w:t>
      </w:r>
      <w:r w:rsidDel="00000000" w:rsidR="00000000" w:rsidRPr="00000000">
        <w:rPr>
          <w:rFonts w:ascii="Times New Roman" w:cs="Times New Roman" w:eastAsia="Times New Roman" w:hAnsi="Times New Roman"/>
          <w:rtl w:val="0"/>
        </w:rPr>
        <w:t xml:space="preserve"> in predisposed individuals</w:t>
        <w:br w:type="textWrapping"/>
      </w:r>
    </w:p>
    <w:p w:rsidR="00000000" w:rsidDel="00000000" w:rsidP="00000000" w:rsidRDefault="00000000" w:rsidRPr="00000000" w14:paraId="000008FB">
      <w:pPr>
        <w:numPr>
          <w:ilvl w:val="0"/>
          <w:numId w:val="24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 metabolic impact, but can stress </w:t>
      </w:r>
      <w:r w:rsidDel="00000000" w:rsidR="00000000" w:rsidRPr="00000000">
        <w:rPr>
          <w:rFonts w:ascii="Times New Roman" w:cs="Times New Roman" w:eastAsia="Times New Roman" w:hAnsi="Times New Roman"/>
          <w:b w:val="1"/>
          <w:bCs w:val="1"/>
          <w:rtl w:val="0"/>
        </w:rPr>
        <w:t xml:space="preserve">gut and liver detox pathways</w:t>
      </w:r>
      <w:r w:rsidDel="00000000" w:rsidR="00000000" w:rsidRPr="00000000">
        <w:rPr>
          <w:rFonts w:ascii="Times New Roman" w:cs="Times New Roman" w:eastAsia="Times New Roman" w:hAnsi="Times New Roman"/>
          <w:rtl w:val="0"/>
        </w:rPr>
        <w:t xml:space="preserve"> if combined with processed additives</w:t>
        <w:br w:type="textWrapping"/>
      </w:r>
    </w:p>
    <w:p w:rsidR="00000000" w:rsidDel="00000000" w:rsidP="00000000" w:rsidRDefault="00000000" w:rsidRPr="00000000" w14:paraId="000008F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5lwtpjd39sl0" w:id="248"/>
      <w:bookmarkEnd w:id="248"/>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8FE">
      <w:pPr>
        <w:numPr>
          <w:ilvl w:val="0"/>
          <w:numId w:val="53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powders and shakes</w:t>
        <w:br w:type="textWrapping"/>
      </w:r>
    </w:p>
    <w:p w:rsidR="00000000" w:rsidDel="00000000" w:rsidP="00000000" w:rsidRDefault="00000000" w:rsidRPr="00000000" w14:paraId="000008FF">
      <w:pPr>
        <w:numPr>
          <w:ilvl w:val="0"/>
          <w:numId w:val="53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bars</w:t>
        <w:br w:type="textWrapping"/>
      </w:r>
    </w:p>
    <w:p w:rsidR="00000000" w:rsidDel="00000000" w:rsidP="00000000" w:rsidRDefault="00000000" w:rsidRPr="00000000" w14:paraId="00000900">
      <w:pPr>
        <w:numPr>
          <w:ilvl w:val="0"/>
          <w:numId w:val="53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High-protein dairy and meal replacement foods</w:t>
        <w:br w:type="textWrapping"/>
      </w:r>
    </w:p>
    <w:p w:rsidR="00000000" w:rsidDel="00000000" w:rsidP="00000000" w:rsidRDefault="00000000" w:rsidRPr="00000000" w14:paraId="00000901">
      <w:pPr>
        <w:numPr>
          <w:ilvl w:val="0"/>
          <w:numId w:val="53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Processed cheese and cheese analogs</w:t>
        <w:br w:type="textWrapping"/>
      </w:r>
    </w:p>
    <w:p w:rsidR="00000000" w:rsidDel="00000000" w:rsidP="00000000" w:rsidRDefault="00000000" w:rsidRPr="00000000" w14:paraId="00000902">
      <w:pPr>
        <w:numPr>
          <w:ilvl w:val="0"/>
          <w:numId w:val="53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br w:type="textWrapping"/>
      </w:r>
    </w:p>
    <w:p w:rsidR="00000000" w:rsidDel="00000000" w:rsidP="00000000" w:rsidRDefault="00000000" w:rsidRPr="00000000" w14:paraId="00000903">
      <w:pPr>
        <w:numPr>
          <w:ilvl w:val="1"/>
          <w:numId w:val="533"/>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Calcium caseinate</w:t>
        <w:br w:type="textWrapping"/>
      </w:r>
    </w:p>
    <w:p w:rsidR="00000000" w:rsidDel="00000000" w:rsidP="00000000" w:rsidRDefault="00000000" w:rsidRPr="00000000" w14:paraId="00000904">
      <w:pPr>
        <w:numPr>
          <w:ilvl w:val="1"/>
          <w:numId w:val="533"/>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Sodium caseinate</w:t>
        <w:br w:type="textWrapping"/>
      </w:r>
    </w:p>
    <w:p w:rsidR="00000000" w:rsidDel="00000000" w:rsidP="00000000" w:rsidRDefault="00000000" w:rsidRPr="00000000" w14:paraId="00000905">
      <w:pPr>
        <w:numPr>
          <w:ilvl w:val="1"/>
          <w:numId w:val="533"/>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Potassium caseinate</w:t>
        <w:br w:type="textWrapping"/>
      </w:r>
    </w:p>
    <w:p w:rsidR="00000000" w:rsidDel="00000000" w:rsidP="00000000" w:rsidRDefault="00000000" w:rsidRPr="00000000" w14:paraId="00000906">
      <w:pPr>
        <w:numPr>
          <w:ilvl w:val="1"/>
          <w:numId w:val="533"/>
        </w:numPr>
        <w:spacing w:after="24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Caseinate</w:t>
      </w:r>
    </w:p>
    <w:p w:rsidR="00000000" w:rsidDel="00000000" w:rsidP="00000000" w:rsidRDefault="00000000" w:rsidRPr="00000000" w14:paraId="00000907">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tl w:val="0"/>
        </w:rPr>
      </w:r>
    </w:p>
    <w:p w:rsidR="00000000" w:rsidDel="00000000" w:rsidP="00000000" w:rsidRDefault="00000000" w:rsidRPr="00000000" w14:paraId="00000908">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Whey protein isolate</w:t>
      </w:r>
    </w:p>
    <w:p w:rsidR="00000000" w:rsidDel="00000000" w:rsidP="00000000" w:rsidRDefault="00000000" w:rsidRPr="00000000" w14:paraId="0000090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ifdet054sovw" w:id="249"/>
      <w:bookmarkEnd w:id="249"/>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90A">
      <w:pPr>
        <w:numPr>
          <w:ilvl w:val="0"/>
          <w:numId w:val="99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w:t>
      </w:r>
      <w:r w:rsidDel="00000000" w:rsidR="00000000" w:rsidRPr="00000000">
        <w:rPr>
          <w:rFonts w:ascii="Times New Roman" w:cs="Times New Roman" w:eastAsia="Times New Roman" w:hAnsi="Times New Roman"/>
          <w:b w:val="1"/>
          <w:bCs w:val="1"/>
          <w:rtl w:val="0"/>
        </w:rPr>
        <w:t xml:space="preserve">processed dairy protein</w:t>
        <w:br w:type="textWrapping"/>
      </w:r>
    </w:p>
    <w:p w:rsidR="00000000" w:rsidDel="00000000" w:rsidP="00000000" w:rsidRDefault="00000000" w:rsidRPr="00000000" w14:paraId="0000090B">
      <w:pPr>
        <w:numPr>
          <w:ilvl w:val="0"/>
          <w:numId w:val="99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trigger </w:t>
      </w:r>
      <w:r w:rsidDel="00000000" w:rsidR="00000000" w:rsidRPr="00000000">
        <w:rPr>
          <w:rFonts w:ascii="Times New Roman" w:cs="Times New Roman" w:eastAsia="Times New Roman" w:hAnsi="Times New Roman"/>
          <w:b w:val="1"/>
          <w:bCs w:val="1"/>
          <w:rtl w:val="0"/>
        </w:rPr>
        <w:t xml:space="preserve">gut irritation</w:t>
      </w:r>
      <w:r w:rsidDel="00000000" w:rsidR="00000000" w:rsidRPr="00000000">
        <w:rPr>
          <w:rFonts w:ascii="Times New Roman" w:cs="Times New Roman" w:eastAsia="Times New Roman" w:hAnsi="Times New Roman"/>
          <w:rtl w:val="0"/>
        </w:rPr>
        <w:t xml:space="preserve"> in sensitive individuals</w:t>
        <w:br w:type="textWrapping"/>
      </w:r>
    </w:p>
    <w:p w:rsidR="00000000" w:rsidDel="00000000" w:rsidP="00000000" w:rsidRDefault="00000000" w:rsidRPr="00000000" w14:paraId="0000090C">
      <w:pPr>
        <w:numPr>
          <w:ilvl w:val="0"/>
          <w:numId w:val="99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comes from </w:t>
      </w:r>
      <w:r w:rsidDel="00000000" w:rsidR="00000000" w:rsidRPr="00000000">
        <w:rPr>
          <w:rFonts w:ascii="Times New Roman" w:cs="Times New Roman" w:eastAsia="Times New Roman" w:hAnsi="Times New Roman"/>
          <w:b w:val="1"/>
          <w:bCs w:val="1"/>
          <w:rtl w:val="0"/>
        </w:rPr>
        <w:t xml:space="preserve">cow’s milk with residual hormones or antibiotics</w:t>
        <w:br w:type="textWrapping"/>
      </w:r>
    </w:p>
    <w:p w:rsidR="00000000" w:rsidDel="00000000" w:rsidP="00000000" w:rsidRDefault="00000000" w:rsidRPr="00000000" w14:paraId="0000090D">
      <w:pPr>
        <w:numPr>
          <w:ilvl w:val="0"/>
          <w:numId w:val="99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contain additives (flavors, sweeteners, emulsifiers)</w:t>
        <w:br w:type="textWrapping"/>
      </w:r>
    </w:p>
    <w:p w:rsidR="00000000" w:rsidDel="00000000" w:rsidP="00000000" w:rsidRDefault="00000000" w:rsidRPr="00000000" w14:paraId="0000090E">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mostly for </w:t>
      </w:r>
      <w:r w:rsidDel="00000000" w:rsidR="00000000" w:rsidRPr="00000000">
        <w:rPr>
          <w:rFonts w:ascii="Times New Roman" w:cs="Times New Roman" w:eastAsia="Times New Roman" w:hAnsi="Times New Roman"/>
          <w:b w:val="1"/>
          <w:bCs w:val="1"/>
          <w:rtl w:val="0"/>
        </w:rPr>
        <w:t xml:space="preserve">digestive issues and metabolic load</w:t>
      </w:r>
      <w:r w:rsidDel="00000000" w:rsidR="00000000" w:rsidRPr="00000000">
        <w:rPr>
          <w:rFonts w:ascii="Times New Roman" w:cs="Times New Roman" w:eastAsia="Times New Roman" w:hAnsi="Times New Roman"/>
          <w:rtl w:val="0"/>
        </w:rPr>
        <w:t xml:space="preserve"> rather than allergies (less allergenic than casein).</w:t>
      </w:r>
    </w:p>
    <w:p w:rsidR="00000000" w:rsidDel="00000000" w:rsidP="00000000" w:rsidRDefault="00000000" w:rsidRPr="00000000" w14:paraId="0000090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4gan8pnwaqvi" w:id="250"/>
      <w:bookmarkEnd w:id="250"/>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911">
      <w:pPr>
        <w:numPr>
          <w:ilvl w:val="0"/>
          <w:numId w:val="40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Whey is the </w:t>
      </w:r>
      <w:r w:rsidDel="00000000" w:rsidR="00000000" w:rsidRPr="00000000">
        <w:rPr>
          <w:rFonts w:ascii="Times New Roman" w:cs="Times New Roman" w:eastAsia="Times New Roman" w:hAnsi="Times New Roman"/>
          <w:b w:val="1"/>
          <w:bCs w:val="1"/>
          <w:rtl w:val="0"/>
        </w:rPr>
        <w:t xml:space="preserve">liquid protein fraction of milk</w:t>
      </w:r>
      <w:r w:rsidDel="00000000" w:rsidR="00000000" w:rsidRPr="00000000">
        <w:rPr>
          <w:rFonts w:ascii="Times New Roman" w:cs="Times New Roman" w:eastAsia="Times New Roman" w:hAnsi="Times New Roman"/>
          <w:rtl w:val="0"/>
        </w:rPr>
        <w:t xml:space="preserve">, separated from casein and fat</w:t>
        <w:br w:type="textWrapping"/>
      </w:r>
    </w:p>
    <w:p w:rsidR="00000000" w:rsidDel="00000000" w:rsidP="00000000" w:rsidRDefault="00000000" w:rsidRPr="00000000" w14:paraId="00000912">
      <w:pPr>
        <w:numPr>
          <w:ilvl w:val="0"/>
          <w:numId w:val="40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Whey protein isolate = </w:t>
      </w:r>
      <w:r w:rsidDel="00000000" w:rsidR="00000000" w:rsidRPr="00000000">
        <w:rPr>
          <w:rFonts w:ascii="Times New Roman" w:cs="Times New Roman" w:eastAsia="Times New Roman" w:hAnsi="Times New Roman"/>
          <w:b w:val="1"/>
          <w:bCs w:val="1"/>
          <w:rtl w:val="0"/>
        </w:rPr>
        <w:t xml:space="preserve">&gt;90% protein</w:t>
      </w:r>
      <w:r w:rsidDel="00000000" w:rsidR="00000000" w:rsidRPr="00000000">
        <w:rPr>
          <w:rFonts w:ascii="Times New Roman" w:cs="Times New Roman" w:eastAsia="Times New Roman" w:hAnsi="Times New Roman"/>
          <w:rtl w:val="0"/>
        </w:rPr>
        <w:t xml:space="preserve">, very low lactose and fat</w:t>
        <w:br w:type="textWrapping"/>
      </w:r>
    </w:p>
    <w:p w:rsidR="00000000" w:rsidDel="00000000" w:rsidP="00000000" w:rsidRDefault="00000000" w:rsidRPr="00000000" w14:paraId="00000913">
      <w:pPr>
        <w:numPr>
          <w:ilvl w:val="0"/>
          <w:numId w:val="40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Produced by filtration or ion-exchange methods, then spray-dried</w:t>
        <w:br w:type="textWrapping"/>
      </w:r>
    </w:p>
    <w:p w:rsidR="00000000" w:rsidDel="00000000" w:rsidP="00000000" w:rsidRDefault="00000000" w:rsidRPr="00000000" w14:paraId="00000914">
      <w:pPr>
        <w:numPr>
          <w:ilvl w:val="0"/>
          <w:numId w:val="40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a blend of </w:t>
      </w:r>
      <w:r w:rsidDel="00000000" w:rsidR="00000000" w:rsidRPr="00000000">
        <w:rPr>
          <w:rFonts w:ascii="Times New Roman" w:cs="Times New Roman" w:eastAsia="Times New Roman" w:hAnsi="Times New Roman"/>
          <w:b w:val="1"/>
          <w:bCs w:val="1"/>
          <w:rtl w:val="0"/>
        </w:rPr>
        <w:t xml:space="preserve">hydrolyzed and native whey</w:t>
        <w:br w:type="textWrapping"/>
      </w:r>
    </w:p>
    <w:p w:rsidR="00000000" w:rsidDel="00000000" w:rsidP="00000000" w:rsidRDefault="00000000" w:rsidRPr="00000000" w14:paraId="00000915">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t>
      </w:r>
      <w:r w:rsidDel="00000000" w:rsidR="00000000" w:rsidRPr="00000000">
        <w:rPr>
          <w:rFonts w:ascii="Times New Roman" w:cs="Times New Roman" w:eastAsia="Times New Roman" w:hAnsi="Times New Roman"/>
          <w:b w:val="1"/>
          <w:bCs w:val="1"/>
          <w:rtl w:val="0"/>
        </w:rPr>
        <w:t xml:space="preserve">not whole milk</w:t>
      </w:r>
      <w:r w:rsidDel="00000000" w:rsidR="00000000" w:rsidRPr="00000000">
        <w:rPr>
          <w:rFonts w:ascii="Times New Roman" w:cs="Times New Roman" w:eastAsia="Times New Roman" w:hAnsi="Times New Roman"/>
          <w:rtl w:val="0"/>
        </w:rPr>
        <w:t xml:space="preserve"> — it’s a concentrated, fast-digesting protein.</w:t>
      </w:r>
    </w:p>
    <w:p w:rsidR="00000000" w:rsidDel="00000000" w:rsidP="00000000" w:rsidRDefault="00000000" w:rsidRPr="00000000" w14:paraId="0000091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u8a904r952cv" w:id="251"/>
      <w:bookmarkEnd w:id="251"/>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918">
      <w:pPr>
        <w:numPr>
          <w:ilvl w:val="0"/>
          <w:numId w:val="94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 protein per serving, low carb/fat → marketing-friendly</w:t>
        <w:br w:type="textWrapping"/>
      </w:r>
    </w:p>
    <w:p w:rsidR="00000000" w:rsidDel="00000000" w:rsidP="00000000" w:rsidRDefault="00000000" w:rsidRPr="00000000" w14:paraId="00000919">
      <w:pPr>
        <w:numPr>
          <w:ilvl w:val="0"/>
          <w:numId w:val="94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texture, solubility, and foam stability</w:t>
      </w:r>
      <w:r w:rsidDel="00000000" w:rsidR="00000000" w:rsidRPr="00000000">
        <w:rPr>
          <w:rFonts w:ascii="Times New Roman" w:cs="Times New Roman" w:eastAsia="Times New Roman" w:hAnsi="Times New Roman"/>
          <w:rtl w:val="0"/>
        </w:rPr>
        <w:t xml:space="preserve"> in shakes and bars</w:t>
        <w:br w:type="textWrapping"/>
      </w:r>
    </w:p>
    <w:p w:rsidR="00000000" w:rsidDel="00000000" w:rsidP="00000000" w:rsidRDefault="00000000" w:rsidRPr="00000000" w14:paraId="0000091A">
      <w:pPr>
        <w:numPr>
          <w:ilvl w:val="0"/>
          <w:numId w:val="94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Fast absorption → often marketed for </w:t>
      </w:r>
      <w:r w:rsidDel="00000000" w:rsidR="00000000" w:rsidRPr="00000000">
        <w:rPr>
          <w:rFonts w:ascii="Times New Roman" w:cs="Times New Roman" w:eastAsia="Times New Roman" w:hAnsi="Times New Roman"/>
          <w:b w:val="1"/>
          <w:bCs w:val="1"/>
          <w:rtl w:val="0"/>
        </w:rPr>
        <w:t xml:space="preserve">muscle recovery</w:t>
        <w:br w:type="textWrapping"/>
      </w:r>
    </w:p>
    <w:p w:rsidR="00000000" w:rsidDel="00000000" w:rsidP="00000000" w:rsidRDefault="00000000" w:rsidRPr="00000000" w14:paraId="0000091B">
      <w:pPr>
        <w:numPr>
          <w:ilvl w:val="0"/>
          <w:numId w:val="94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Shelf-stable and cheap relative to whole food protein</w:t>
        <w:br w:type="textWrapping"/>
      </w:r>
    </w:p>
    <w:p w:rsidR="00000000" w:rsidDel="00000000" w:rsidP="00000000" w:rsidRDefault="00000000" w:rsidRPr="00000000" w14:paraId="0000091C">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used primarily as a </w:t>
      </w:r>
      <w:r w:rsidDel="00000000" w:rsidR="00000000" w:rsidRPr="00000000">
        <w:rPr>
          <w:rFonts w:ascii="Times New Roman" w:cs="Times New Roman" w:eastAsia="Times New Roman" w:hAnsi="Times New Roman"/>
          <w:b w:val="1"/>
          <w:bCs w:val="1"/>
          <w:rtl w:val="0"/>
        </w:rPr>
        <w:t xml:space="preserve">functional and marketing protein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1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9cvh5rcxn7xj" w:id="252"/>
      <w:bookmarkEnd w:id="252"/>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 it</w:t>
      </w:r>
    </w:p>
    <w:p w:rsidR="00000000" w:rsidDel="00000000" w:rsidP="00000000" w:rsidRDefault="00000000" w:rsidRPr="00000000" w14:paraId="0000091F">
      <w:pPr>
        <w:numPr>
          <w:ilvl w:val="0"/>
          <w:numId w:val="52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w:t>
      </w:r>
      <w:r w:rsidDel="00000000" w:rsidR="00000000" w:rsidRPr="00000000">
        <w:rPr>
          <w:rFonts w:ascii="Times New Roman" w:cs="Times New Roman" w:eastAsia="Times New Roman" w:hAnsi="Times New Roman"/>
          <w:b w:val="1"/>
          <w:bCs w:val="1"/>
          <w:rtl w:val="0"/>
        </w:rPr>
        <w:t xml:space="preserve">bloating, gas, or digestive discomfort</w:t>
      </w:r>
      <w:r w:rsidDel="00000000" w:rsidR="00000000" w:rsidRPr="00000000">
        <w:rPr>
          <w:rFonts w:ascii="Times New Roman" w:cs="Times New Roman" w:eastAsia="Times New Roman" w:hAnsi="Times New Roman"/>
          <w:rtl w:val="0"/>
        </w:rPr>
        <w:t xml:space="preserve"> in sensitive patients</w:t>
        <w:br w:type="textWrapping"/>
      </w:r>
    </w:p>
    <w:p w:rsidR="00000000" w:rsidDel="00000000" w:rsidP="00000000" w:rsidRDefault="00000000" w:rsidRPr="00000000" w14:paraId="00000920">
      <w:pPr>
        <w:numPr>
          <w:ilvl w:val="0"/>
          <w:numId w:val="52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Fast absorption → </w:t>
      </w:r>
      <w:r w:rsidDel="00000000" w:rsidR="00000000" w:rsidRPr="00000000">
        <w:rPr>
          <w:rFonts w:ascii="Times New Roman" w:cs="Times New Roman" w:eastAsia="Times New Roman" w:hAnsi="Times New Roman"/>
          <w:b w:val="1"/>
          <w:bCs w:val="1"/>
          <w:rtl w:val="0"/>
        </w:rPr>
        <w:t xml:space="preserve">insulin spike</w:t>
      </w:r>
      <w:r w:rsidDel="00000000" w:rsidR="00000000" w:rsidRPr="00000000">
        <w:rPr>
          <w:rFonts w:ascii="Times New Roman" w:cs="Times New Roman" w:eastAsia="Times New Roman" w:hAnsi="Times New Roman"/>
          <w:rtl w:val="0"/>
        </w:rPr>
        <w:t xml:space="preserve"> if consumed on its own</w:t>
        <w:br w:type="textWrapping"/>
      </w:r>
    </w:p>
    <w:p w:rsidR="00000000" w:rsidDel="00000000" w:rsidP="00000000" w:rsidRDefault="00000000" w:rsidRPr="00000000" w14:paraId="00000921">
      <w:pPr>
        <w:numPr>
          <w:ilvl w:val="0"/>
          <w:numId w:val="52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Lacks </w:t>
      </w:r>
      <w:r w:rsidDel="00000000" w:rsidR="00000000" w:rsidRPr="00000000">
        <w:rPr>
          <w:rFonts w:ascii="Times New Roman" w:cs="Times New Roman" w:eastAsia="Times New Roman" w:hAnsi="Times New Roman"/>
          <w:b w:val="1"/>
          <w:bCs w:val="1"/>
          <w:rtl w:val="0"/>
        </w:rPr>
        <w:t xml:space="preserve">micronutrients and fat</w:t>
      </w:r>
      <w:r w:rsidDel="00000000" w:rsidR="00000000" w:rsidRPr="00000000">
        <w:rPr>
          <w:rFonts w:ascii="Times New Roman" w:cs="Times New Roman" w:eastAsia="Times New Roman" w:hAnsi="Times New Roman"/>
          <w:rtl w:val="0"/>
        </w:rPr>
        <w:t xml:space="preserve"> from whole milk</w:t>
        <w:br w:type="textWrapping"/>
      </w:r>
    </w:p>
    <w:p w:rsidR="00000000" w:rsidDel="00000000" w:rsidP="00000000" w:rsidRDefault="00000000" w:rsidRPr="00000000" w14:paraId="00000922">
      <w:pPr>
        <w:numPr>
          <w:ilvl w:val="0"/>
          <w:numId w:val="52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 paired with other processed additives (sweeteners, gums, flavors)</w:t>
        <w:br w:type="textWrapping"/>
      </w:r>
    </w:p>
    <w:p w:rsidR="00000000" w:rsidDel="00000000" w:rsidP="00000000" w:rsidRDefault="00000000" w:rsidRPr="00000000" w14:paraId="00000923">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some patients tolerate </w:t>
      </w:r>
      <w:r w:rsidDel="00000000" w:rsidR="00000000" w:rsidRPr="00000000">
        <w:rPr>
          <w:rFonts w:ascii="Times New Roman" w:cs="Times New Roman" w:eastAsia="Times New Roman" w:hAnsi="Times New Roman"/>
          <w:b w:val="1"/>
          <w:bCs w:val="1"/>
          <w:rtl w:val="0"/>
        </w:rPr>
        <w:t xml:space="preserve">whole milk or fermented whey</w:t>
      </w:r>
      <w:r w:rsidDel="00000000" w:rsidR="00000000" w:rsidRPr="00000000">
        <w:rPr>
          <w:rFonts w:ascii="Times New Roman" w:cs="Times New Roman" w:eastAsia="Times New Roman" w:hAnsi="Times New Roman"/>
          <w:rtl w:val="0"/>
        </w:rPr>
        <w:t xml:space="preserve"> better.</w:t>
      </w:r>
    </w:p>
    <w:p w:rsidR="00000000" w:rsidDel="00000000" w:rsidP="00000000" w:rsidRDefault="00000000" w:rsidRPr="00000000" w14:paraId="0000092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mwea662iy2k7" w:id="253"/>
      <w:bookmarkEnd w:id="253"/>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926">
      <w:pPr>
        <w:numPr>
          <w:ilvl w:val="0"/>
          <w:numId w:val="44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Rapid digestion → </w:t>
      </w:r>
      <w:r w:rsidDel="00000000" w:rsidR="00000000" w:rsidRPr="00000000">
        <w:rPr>
          <w:rFonts w:ascii="Times New Roman" w:cs="Times New Roman" w:eastAsia="Times New Roman" w:hAnsi="Times New Roman"/>
          <w:b w:val="1"/>
          <w:bCs w:val="1"/>
          <w:rtl w:val="0"/>
        </w:rPr>
        <w:t xml:space="preserve">fast amino acid delivery and insulin response</w:t>
        <w:br w:type="textWrapping"/>
      </w:r>
    </w:p>
    <w:p w:rsidR="00000000" w:rsidDel="00000000" w:rsidP="00000000" w:rsidRDefault="00000000" w:rsidRPr="00000000" w14:paraId="00000927">
      <w:pPr>
        <w:numPr>
          <w:ilvl w:val="0"/>
          <w:numId w:val="44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trigger </w:t>
      </w:r>
      <w:r w:rsidDel="00000000" w:rsidR="00000000" w:rsidRPr="00000000">
        <w:rPr>
          <w:rFonts w:ascii="Times New Roman" w:cs="Times New Roman" w:eastAsia="Times New Roman" w:hAnsi="Times New Roman"/>
          <w:b w:val="1"/>
          <w:bCs w:val="1"/>
          <w:rtl w:val="0"/>
        </w:rPr>
        <w:t xml:space="preserve">gut fermentation</w:t>
      </w:r>
      <w:r w:rsidDel="00000000" w:rsidR="00000000" w:rsidRPr="00000000">
        <w:rPr>
          <w:rFonts w:ascii="Times New Roman" w:cs="Times New Roman" w:eastAsia="Times New Roman" w:hAnsi="Times New Roman"/>
          <w:rtl w:val="0"/>
        </w:rPr>
        <w:t xml:space="preserve"> in sensitive individuals</w:t>
        <w:br w:type="textWrapping"/>
      </w:r>
    </w:p>
    <w:p w:rsidR="00000000" w:rsidDel="00000000" w:rsidP="00000000" w:rsidRDefault="00000000" w:rsidRPr="00000000" w14:paraId="00000928">
      <w:pPr>
        <w:numPr>
          <w:ilvl w:val="0"/>
          <w:numId w:val="44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 leucine content → </w:t>
      </w:r>
      <w:r w:rsidDel="00000000" w:rsidR="00000000" w:rsidRPr="00000000">
        <w:rPr>
          <w:rFonts w:ascii="Times New Roman" w:cs="Times New Roman" w:eastAsia="Times New Roman" w:hAnsi="Times New Roman"/>
          <w:b w:val="1"/>
          <w:bCs w:val="1"/>
          <w:rtl w:val="0"/>
        </w:rPr>
        <w:t xml:space="preserve">strong anabolic signal</w:t>
      </w:r>
      <w:r w:rsidDel="00000000" w:rsidR="00000000" w:rsidRPr="00000000">
        <w:rPr>
          <w:rFonts w:ascii="Times New Roman" w:cs="Times New Roman" w:eastAsia="Times New Roman" w:hAnsi="Times New Roman"/>
          <w:rtl w:val="0"/>
        </w:rPr>
        <w:t xml:space="preserve">, but can stress metabolism in some patients</w:t>
        <w:br w:type="textWrapping"/>
      </w:r>
    </w:p>
    <w:p w:rsidR="00000000" w:rsidDel="00000000" w:rsidP="00000000" w:rsidRDefault="00000000" w:rsidRPr="00000000" w14:paraId="00000929">
      <w:pPr>
        <w:numPr>
          <w:ilvl w:val="0"/>
          <w:numId w:val="44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effect on hormones for most, but sensitive individuals may notice </w:t>
      </w:r>
      <w:r w:rsidDel="00000000" w:rsidR="00000000" w:rsidRPr="00000000">
        <w:rPr>
          <w:rFonts w:ascii="Times New Roman" w:cs="Times New Roman" w:eastAsia="Times New Roman" w:hAnsi="Times New Roman"/>
          <w:b w:val="1"/>
          <w:bCs w:val="1"/>
          <w:rtl w:val="0"/>
        </w:rPr>
        <w:t xml:space="preserve">digestive or skin reactions</w:t>
        <w:br w:type="textWrapping"/>
      </w:r>
    </w:p>
    <w:p w:rsidR="00000000" w:rsidDel="00000000" w:rsidP="00000000" w:rsidRDefault="00000000" w:rsidRPr="00000000" w14:paraId="0000092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e6rhsreo950c" w:id="254"/>
      <w:bookmarkEnd w:id="254"/>
      <w:r w:rsidDel="00000000" w:rsidR="00000000" w:rsidRPr="00000000">
        <w:rPr>
          <w:rFonts w:ascii="Times New Roman" w:cs="Times New Roman" w:eastAsia="Times New Roman" w:hAnsi="Times New Roman"/>
          <w:b w:val="1"/>
          <w:bCs w:val="1"/>
          <w:color w:val="000000"/>
          <w:sz w:val="26"/>
          <w:szCs w:val="26"/>
          <w:rtl w:val="0"/>
        </w:rPr>
        <w:t xml:space="preserve">6. Chronic illness links (associations &amp; mechanisms)</w:t>
      </w:r>
    </w:p>
    <w:p w:rsidR="00000000" w:rsidDel="00000000" w:rsidP="00000000" w:rsidRDefault="00000000" w:rsidRPr="00000000" w14:paraId="0000092C">
      <w:pPr>
        <w:numPr>
          <w:ilvl w:val="0"/>
          <w:numId w:val="93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 / bloating / constipation</w:t>
        <w:br w:type="textWrapping"/>
      </w:r>
    </w:p>
    <w:p w:rsidR="00000000" w:rsidDel="00000000" w:rsidP="00000000" w:rsidRDefault="00000000" w:rsidRPr="00000000" w14:paraId="0000092D">
      <w:pPr>
        <w:numPr>
          <w:ilvl w:val="0"/>
          <w:numId w:val="93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Food sensitivities / gut inflammation</w:t>
        <w:br w:type="textWrapping"/>
      </w:r>
    </w:p>
    <w:p w:rsidR="00000000" w:rsidDel="00000000" w:rsidP="00000000" w:rsidRDefault="00000000" w:rsidRPr="00000000" w14:paraId="0000092E">
      <w:pPr>
        <w:numPr>
          <w:ilvl w:val="0"/>
          <w:numId w:val="93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Skin reactions</w:t>
      </w:r>
      <w:r w:rsidDel="00000000" w:rsidR="00000000" w:rsidRPr="00000000">
        <w:rPr>
          <w:rFonts w:ascii="Times New Roman" w:cs="Times New Roman" w:eastAsia="Times New Roman" w:hAnsi="Times New Roman"/>
          <w:rtl w:val="0"/>
        </w:rPr>
        <w:t xml:space="preserve"> (acne, eczema) in some patients</w:t>
        <w:br w:type="textWrapping"/>
      </w:r>
    </w:p>
    <w:p w:rsidR="00000000" w:rsidDel="00000000" w:rsidP="00000000" w:rsidRDefault="00000000" w:rsidRPr="00000000" w14:paraId="0000092F">
      <w:pPr>
        <w:numPr>
          <w:ilvl w:val="0"/>
          <w:numId w:val="93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Rarely triggers autoimmune flares, but can aggravate if combined with other processed foods</w:t>
        <w:br w:type="textWrapping"/>
      </w:r>
    </w:p>
    <w:p w:rsidR="00000000" w:rsidDel="00000000" w:rsidP="00000000" w:rsidRDefault="00000000" w:rsidRPr="00000000" w14:paraId="0000093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ajft1wbycc8j" w:id="255"/>
      <w:bookmarkEnd w:id="255"/>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932">
      <w:pPr>
        <w:numPr>
          <w:ilvl w:val="0"/>
          <w:numId w:val="90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powders and shakes</w:t>
        <w:br w:type="textWrapping"/>
      </w:r>
    </w:p>
    <w:p w:rsidR="00000000" w:rsidDel="00000000" w:rsidP="00000000" w:rsidRDefault="00000000" w:rsidRPr="00000000" w14:paraId="00000933">
      <w:pPr>
        <w:numPr>
          <w:ilvl w:val="0"/>
          <w:numId w:val="90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bars and snacks</w:t>
        <w:br w:type="textWrapping"/>
      </w:r>
    </w:p>
    <w:p w:rsidR="00000000" w:rsidDel="00000000" w:rsidP="00000000" w:rsidRDefault="00000000" w:rsidRPr="00000000" w14:paraId="00000934">
      <w:pPr>
        <w:numPr>
          <w:ilvl w:val="0"/>
          <w:numId w:val="90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Meal replacement products</w:t>
        <w:br w:type="textWrapping"/>
      </w:r>
    </w:p>
    <w:p w:rsidR="00000000" w:rsidDel="00000000" w:rsidP="00000000" w:rsidRDefault="00000000" w:rsidRPr="00000000" w14:paraId="00000935">
      <w:pPr>
        <w:numPr>
          <w:ilvl w:val="0"/>
          <w:numId w:val="90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Sports nutrition products</w:t>
        <w:br w:type="textWrapping"/>
      </w:r>
    </w:p>
    <w:p w:rsidR="00000000" w:rsidDel="00000000" w:rsidP="00000000" w:rsidRDefault="00000000" w:rsidRPr="00000000" w14:paraId="00000936">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937">
      <w:pPr>
        <w:numPr>
          <w:ilvl w:val="0"/>
          <w:numId w:val="110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Whey protein isolate</w:t>
        <w:br w:type="textWrapping"/>
      </w:r>
    </w:p>
    <w:p w:rsidR="00000000" w:rsidDel="00000000" w:rsidP="00000000" w:rsidRDefault="00000000" w:rsidRPr="00000000" w14:paraId="00000938">
      <w:pPr>
        <w:numPr>
          <w:ilvl w:val="0"/>
          <w:numId w:val="110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WPI</w:t>
        <w:br w:type="textWrapping"/>
      </w:r>
    </w:p>
    <w:p w:rsidR="00000000" w:rsidDel="00000000" w:rsidP="00000000" w:rsidRDefault="00000000" w:rsidRPr="00000000" w14:paraId="00000939">
      <w:pPr>
        <w:numPr>
          <w:ilvl w:val="0"/>
          <w:numId w:val="110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Hydrolyzed whey protein (sometimes blended)</w:t>
      </w:r>
    </w:p>
    <w:p w:rsidR="00000000" w:rsidDel="00000000" w:rsidP="00000000" w:rsidRDefault="00000000" w:rsidRPr="00000000" w14:paraId="0000093A">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B">
      <w:pPr>
        <w:spacing w:after="200"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Collagen peptides (used as protein filler)</w:t>
      </w:r>
    </w:p>
    <w:p w:rsidR="00000000" w:rsidDel="00000000" w:rsidP="00000000" w:rsidRDefault="00000000" w:rsidRPr="00000000" w14:paraId="0000093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518mfxjadtqp" w:id="256"/>
      <w:bookmarkEnd w:id="256"/>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93D">
      <w:pPr>
        <w:numPr>
          <w:ilvl w:val="0"/>
          <w:numId w:val="6"/>
        </w:numPr>
        <w:spacing w:after="0" w:afterAutospacing="0" w:before="24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Rarely flagged, but:</w:t>
        <w:br w:type="textWrapping"/>
      </w:r>
    </w:p>
    <w:p w:rsidR="00000000" w:rsidDel="00000000" w:rsidP="00000000" w:rsidRDefault="00000000" w:rsidRPr="00000000" w14:paraId="0000093E">
      <w:pPr>
        <w:numPr>
          <w:ilvl w:val="1"/>
          <w:numId w:val="6"/>
        </w:numPr>
        <w:spacing w:after="0" w:afterAutospacing="0" w:before="0" w:beforeAutospacing="0" w:line="276.0005454545455"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Derived from </w:t>
      </w:r>
      <w:r w:rsidDel="00000000" w:rsidR="00000000" w:rsidRPr="00000000">
        <w:rPr>
          <w:rFonts w:ascii="Times New Roman" w:cs="Times New Roman" w:eastAsia="Times New Roman" w:hAnsi="Times New Roman"/>
          <w:b w:val="1"/>
          <w:bCs w:val="1"/>
          <w:sz w:val="20"/>
          <w:szCs w:val="20"/>
          <w:rtl w:val="0"/>
        </w:rPr>
        <w:t xml:space="preserve">animal connective tissue</w:t>
      </w:r>
      <w:r w:rsidDel="00000000" w:rsidR="00000000" w:rsidRPr="00000000">
        <w:rPr>
          <w:rFonts w:ascii="Times New Roman" w:cs="Times New Roman" w:eastAsia="Times New Roman" w:hAnsi="Times New Roman"/>
          <w:sz w:val="20"/>
          <w:szCs w:val="20"/>
          <w:rtl w:val="0"/>
        </w:rPr>
        <w:t xml:space="preserve"> (bovine, porcine, marine)</w:t>
        <w:br w:type="textWrapping"/>
      </w:r>
    </w:p>
    <w:p w:rsidR="00000000" w:rsidDel="00000000" w:rsidP="00000000" w:rsidRDefault="00000000" w:rsidRPr="00000000" w14:paraId="0000093F">
      <w:pPr>
        <w:numPr>
          <w:ilvl w:val="1"/>
          <w:numId w:val="6"/>
        </w:numPr>
        <w:spacing w:after="0" w:afterAutospacing="0" w:before="0" w:beforeAutospacing="0" w:line="276.0005454545455"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Some people </w:t>
      </w:r>
      <w:r w:rsidDel="00000000" w:rsidR="00000000" w:rsidRPr="00000000">
        <w:rPr>
          <w:rFonts w:ascii="Times New Roman" w:cs="Times New Roman" w:eastAsia="Times New Roman" w:hAnsi="Times New Roman"/>
          <w:b w:val="1"/>
          <w:bCs w:val="1"/>
          <w:sz w:val="20"/>
          <w:szCs w:val="20"/>
          <w:rtl w:val="0"/>
        </w:rPr>
        <w:t xml:space="preserve">react to the source</w:t>
      </w:r>
      <w:r w:rsidDel="00000000" w:rsidR="00000000" w:rsidRPr="00000000">
        <w:rPr>
          <w:rFonts w:ascii="Times New Roman" w:cs="Times New Roman" w:eastAsia="Times New Roman" w:hAnsi="Times New Roman"/>
          <w:sz w:val="20"/>
          <w:szCs w:val="20"/>
          <w:rtl w:val="0"/>
        </w:rPr>
        <w:t xml:space="preserve"> (e.g., beef, fish)</w:t>
        <w:br w:type="textWrapping"/>
      </w:r>
    </w:p>
    <w:p w:rsidR="00000000" w:rsidDel="00000000" w:rsidP="00000000" w:rsidRDefault="00000000" w:rsidRPr="00000000" w14:paraId="00000940">
      <w:pPr>
        <w:numPr>
          <w:ilvl w:val="1"/>
          <w:numId w:val="6"/>
        </w:numPr>
        <w:spacing w:after="0" w:afterAutospacing="0" w:before="0" w:beforeAutospacing="0" w:line="276.0005454545455"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Often </w:t>
      </w:r>
      <w:r w:rsidDel="00000000" w:rsidR="00000000" w:rsidRPr="00000000">
        <w:rPr>
          <w:rFonts w:ascii="Times New Roman" w:cs="Times New Roman" w:eastAsia="Times New Roman" w:hAnsi="Times New Roman"/>
          <w:b w:val="1"/>
          <w:bCs w:val="1"/>
          <w:sz w:val="20"/>
          <w:szCs w:val="20"/>
          <w:rtl w:val="0"/>
        </w:rPr>
        <w:t xml:space="preserve">highly processed</w:t>
      </w:r>
      <w:r w:rsidDel="00000000" w:rsidR="00000000" w:rsidRPr="00000000">
        <w:rPr>
          <w:rFonts w:ascii="Times New Roman" w:cs="Times New Roman" w:eastAsia="Times New Roman" w:hAnsi="Times New Roman"/>
          <w:sz w:val="20"/>
          <w:szCs w:val="20"/>
          <w:rtl w:val="0"/>
        </w:rPr>
        <w:t xml:space="preserve">, though less allergenic than isolates</w:t>
        <w:br w:type="textWrapping"/>
      </w:r>
    </w:p>
    <w:p w:rsidR="00000000" w:rsidDel="00000000" w:rsidP="00000000" w:rsidRDefault="00000000" w:rsidRPr="00000000" w14:paraId="00000941">
      <w:pPr>
        <w:numPr>
          <w:ilvl w:val="0"/>
          <w:numId w:val="6"/>
        </w:numPr>
        <w:spacing w:after="24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Mostly flagged for </w:t>
      </w:r>
      <w:r w:rsidDel="00000000" w:rsidR="00000000" w:rsidRPr="00000000">
        <w:rPr>
          <w:rFonts w:ascii="Times New Roman" w:cs="Times New Roman" w:eastAsia="Times New Roman" w:hAnsi="Times New Roman"/>
          <w:b w:val="1"/>
          <w:bCs w:val="1"/>
          <w:sz w:val="20"/>
          <w:szCs w:val="20"/>
          <w:rtl w:val="0"/>
        </w:rPr>
        <w:t xml:space="preserve">allergies or sourcing concerns</w:t>
      </w:r>
      <w:r w:rsidDel="00000000" w:rsidR="00000000" w:rsidRPr="00000000">
        <w:rPr>
          <w:rFonts w:ascii="Times New Roman" w:cs="Times New Roman" w:eastAsia="Times New Roman" w:hAnsi="Times New Roman"/>
          <w:sz w:val="20"/>
          <w:szCs w:val="20"/>
          <w:rtl w:val="0"/>
        </w:rPr>
        <w:t xml:space="preserve"> rather than inflammation</w:t>
        <w:br w:type="textWrapping"/>
      </w:r>
    </w:p>
    <w:p w:rsidR="00000000" w:rsidDel="00000000" w:rsidP="00000000" w:rsidRDefault="00000000" w:rsidRPr="00000000" w14:paraId="00000942">
      <w:pPr>
        <w:spacing w:after="200" w:line="276.0005454545455"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f53ti2akuri" w:id="257"/>
      <w:bookmarkEnd w:id="257"/>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944">
      <w:pPr>
        <w:numPr>
          <w:ilvl w:val="0"/>
          <w:numId w:val="265"/>
        </w:numPr>
        <w:spacing w:after="0" w:afterAutospacing="0" w:before="24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Hydrolyzed collagen from </w:t>
      </w:r>
      <w:r w:rsidDel="00000000" w:rsidR="00000000" w:rsidRPr="00000000">
        <w:rPr>
          <w:rFonts w:ascii="Times New Roman" w:cs="Times New Roman" w:eastAsia="Times New Roman" w:hAnsi="Times New Roman"/>
          <w:b w:val="1"/>
          <w:bCs w:val="1"/>
          <w:sz w:val="20"/>
          <w:szCs w:val="20"/>
          <w:rtl w:val="0"/>
        </w:rPr>
        <w:t xml:space="preserve">skin, bones, or connective tissue</w:t>
        <w:br w:type="textWrapping"/>
      </w:r>
    </w:p>
    <w:p w:rsidR="00000000" w:rsidDel="00000000" w:rsidP="00000000" w:rsidRDefault="00000000" w:rsidRPr="00000000" w14:paraId="00000945">
      <w:pPr>
        <w:numPr>
          <w:ilvl w:val="0"/>
          <w:numId w:val="265"/>
        </w:numPr>
        <w:spacing w:after="0" w:afterAutospacing="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Broken into </w:t>
      </w:r>
      <w:r w:rsidDel="00000000" w:rsidR="00000000" w:rsidRPr="00000000">
        <w:rPr>
          <w:rFonts w:ascii="Times New Roman" w:cs="Times New Roman" w:eastAsia="Times New Roman" w:hAnsi="Times New Roman"/>
          <w:b w:val="1"/>
          <w:bCs w:val="1"/>
          <w:sz w:val="20"/>
          <w:szCs w:val="20"/>
          <w:rtl w:val="0"/>
        </w:rPr>
        <w:t xml:space="preserve">small peptides</w:t>
      </w:r>
      <w:r w:rsidDel="00000000" w:rsidR="00000000" w:rsidRPr="00000000">
        <w:rPr>
          <w:rFonts w:ascii="Cardo" w:cs="Cardo" w:eastAsia="Cardo" w:hAnsi="Cardo"/>
          <w:sz w:val="20"/>
          <w:szCs w:val="20"/>
          <w:rtl w:val="0"/>
        </w:rPr>
        <w:t xml:space="preserve"> → easy absorption</w:t>
        <w:br w:type="textWrapping"/>
      </w:r>
    </w:p>
    <w:p w:rsidR="00000000" w:rsidDel="00000000" w:rsidP="00000000" w:rsidRDefault="00000000" w:rsidRPr="00000000" w14:paraId="00000946">
      <w:pPr>
        <w:numPr>
          <w:ilvl w:val="0"/>
          <w:numId w:val="265"/>
        </w:numPr>
        <w:spacing w:after="0" w:afterAutospacing="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Almost entirely </w:t>
      </w:r>
      <w:r w:rsidDel="00000000" w:rsidR="00000000" w:rsidRPr="00000000">
        <w:rPr>
          <w:rFonts w:ascii="Times New Roman" w:cs="Times New Roman" w:eastAsia="Times New Roman" w:hAnsi="Times New Roman"/>
          <w:b w:val="1"/>
          <w:bCs w:val="1"/>
          <w:sz w:val="20"/>
          <w:szCs w:val="20"/>
          <w:rtl w:val="0"/>
        </w:rPr>
        <w:t xml:space="preserve">protein</w:t>
      </w:r>
      <w:r w:rsidDel="00000000" w:rsidR="00000000" w:rsidRPr="00000000">
        <w:rPr>
          <w:rFonts w:ascii="Times New Roman" w:cs="Times New Roman" w:eastAsia="Times New Roman" w:hAnsi="Times New Roman"/>
          <w:sz w:val="20"/>
          <w:szCs w:val="20"/>
          <w:rtl w:val="0"/>
        </w:rPr>
        <w:t xml:space="preserve">, very low in fat and carbs</w:t>
        <w:br w:type="textWrapping"/>
      </w:r>
    </w:p>
    <w:p w:rsidR="00000000" w:rsidDel="00000000" w:rsidP="00000000" w:rsidRDefault="00000000" w:rsidRPr="00000000" w14:paraId="00000947">
      <w:pPr>
        <w:numPr>
          <w:ilvl w:val="0"/>
          <w:numId w:val="265"/>
        </w:numPr>
        <w:spacing w:after="24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Lacks </w:t>
      </w:r>
      <w:r w:rsidDel="00000000" w:rsidR="00000000" w:rsidRPr="00000000">
        <w:rPr>
          <w:rFonts w:ascii="Times New Roman" w:cs="Times New Roman" w:eastAsia="Times New Roman" w:hAnsi="Times New Roman"/>
          <w:b w:val="1"/>
          <w:bCs w:val="1"/>
          <w:sz w:val="20"/>
          <w:szCs w:val="20"/>
          <w:rtl w:val="0"/>
        </w:rPr>
        <w:t xml:space="preserve">complete amino acid profile for muscle protein synthesis</w:t>
      </w:r>
      <w:r w:rsidDel="00000000" w:rsidR="00000000" w:rsidRPr="00000000">
        <w:rPr>
          <w:rFonts w:ascii="Times New Roman" w:cs="Times New Roman" w:eastAsia="Times New Roman" w:hAnsi="Times New Roman"/>
          <w:sz w:val="20"/>
          <w:szCs w:val="20"/>
          <w:rtl w:val="0"/>
        </w:rPr>
        <w:t xml:space="preserve"> (low in tryptophan)</w:t>
        <w:br w:type="textWrapping"/>
      </w:r>
    </w:p>
    <w:p w:rsidR="00000000" w:rsidDel="00000000" w:rsidP="00000000" w:rsidRDefault="00000000" w:rsidRPr="00000000" w14:paraId="00000948">
      <w:pPr>
        <w:spacing w:after="240" w:before="24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It’s a </w:t>
      </w:r>
      <w:r w:rsidDel="00000000" w:rsidR="00000000" w:rsidRPr="00000000">
        <w:rPr>
          <w:rFonts w:ascii="Times New Roman" w:cs="Times New Roman" w:eastAsia="Times New Roman" w:hAnsi="Times New Roman"/>
          <w:b w:val="1"/>
          <w:bCs w:val="1"/>
          <w:sz w:val="20"/>
          <w:szCs w:val="20"/>
          <w:rtl w:val="0"/>
        </w:rPr>
        <w:t xml:space="preserve">structural protein</w:t>
      </w:r>
      <w:r w:rsidDel="00000000" w:rsidR="00000000" w:rsidRPr="00000000">
        <w:rPr>
          <w:rFonts w:ascii="Times New Roman" w:cs="Times New Roman" w:eastAsia="Times New Roman" w:hAnsi="Times New Roman"/>
          <w:sz w:val="20"/>
          <w:szCs w:val="20"/>
          <w:rtl w:val="0"/>
        </w:rPr>
        <w:t xml:space="preserve"> rather than a metabolic protein like whey or soy.</w:t>
      </w:r>
    </w:p>
    <w:p w:rsidR="00000000" w:rsidDel="00000000" w:rsidP="00000000" w:rsidRDefault="00000000" w:rsidRPr="00000000" w14:paraId="00000949">
      <w:pPr>
        <w:spacing w:after="200" w:line="276.0005454545455"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1v3hcu7imb7x" w:id="258"/>
      <w:bookmarkEnd w:id="258"/>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94B">
      <w:pPr>
        <w:numPr>
          <w:ilvl w:val="0"/>
          <w:numId w:val="913"/>
        </w:numPr>
        <w:spacing w:after="0" w:afterAutospacing="0" w:before="24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Popular in </w:t>
      </w:r>
      <w:r w:rsidDel="00000000" w:rsidR="00000000" w:rsidRPr="00000000">
        <w:rPr>
          <w:rFonts w:ascii="Times New Roman" w:cs="Times New Roman" w:eastAsia="Times New Roman" w:hAnsi="Times New Roman"/>
          <w:b w:val="1"/>
          <w:bCs w:val="1"/>
          <w:sz w:val="20"/>
          <w:szCs w:val="20"/>
          <w:rtl w:val="0"/>
        </w:rPr>
        <w:t xml:space="preserve">protein powders, bars, and beverages</w:t>
        <w:br w:type="textWrapping"/>
      </w:r>
    </w:p>
    <w:p w:rsidR="00000000" w:rsidDel="00000000" w:rsidP="00000000" w:rsidRDefault="00000000" w:rsidRPr="00000000" w14:paraId="0000094C">
      <w:pPr>
        <w:numPr>
          <w:ilvl w:val="0"/>
          <w:numId w:val="913"/>
        </w:numPr>
        <w:spacing w:after="0" w:afterAutospacing="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Promotes </w:t>
      </w:r>
      <w:r w:rsidDel="00000000" w:rsidR="00000000" w:rsidRPr="00000000">
        <w:rPr>
          <w:rFonts w:ascii="Times New Roman" w:cs="Times New Roman" w:eastAsia="Times New Roman" w:hAnsi="Times New Roman"/>
          <w:b w:val="1"/>
          <w:bCs w:val="1"/>
          <w:sz w:val="20"/>
          <w:szCs w:val="20"/>
          <w:rtl w:val="0"/>
        </w:rPr>
        <w:t xml:space="preserve">skin, hair, nail, joint, and gut health</w:t>
      </w:r>
      <w:r w:rsidDel="00000000" w:rsidR="00000000" w:rsidRPr="00000000">
        <w:rPr>
          <w:rFonts w:ascii="Times New Roman" w:cs="Times New Roman" w:eastAsia="Times New Roman" w:hAnsi="Times New Roman"/>
          <w:sz w:val="20"/>
          <w:szCs w:val="20"/>
          <w:rtl w:val="0"/>
        </w:rPr>
        <w:t xml:space="preserve"> in marketing</w:t>
        <w:br w:type="textWrapping"/>
      </w:r>
    </w:p>
    <w:p w:rsidR="00000000" w:rsidDel="00000000" w:rsidP="00000000" w:rsidRDefault="00000000" w:rsidRPr="00000000" w14:paraId="0000094D">
      <w:pPr>
        <w:numPr>
          <w:ilvl w:val="0"/>
          <w:numId w:val="913"/>
        </w:numPr>
        <w:spacing w:after="0" w:afterAutospacing="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 flavor, easy to blend</w:t>
        <w:br w:type="textWrapping"/>
      </w:r>
    </w:p>
    <w:p w:rsidR="00000000" w:rsidDel="00000000" w:rsidP="00000000" w:rsidRDefault="00000000" w:rsidRPr="00000000" w14:paraId="0000094E">
      <w:pPr>
        <w:numPr>
          <w:ilvl w:val="0"/>
          <w:numId w:val="913"/>
        </w:numPr>
        <w:spacing w:after="24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Highly digestible and </w:t>
      </w:r>
      <w:r w:rsidDel="00000000" w:rsidR="00000000" w:rsidRPr="00000000">
        <w:rPr>
          <w:rFonts w:ascii="Times New Roman" w:cs="Times New Roman" w:eastAsia="Times New Roman" w:hAnsi="Times New Roman"/>
          <w:b w:val="1"/>
          <w:bCs w:val="1"/>
          <w:sz w:val="20"/>
          <w:szCs w:val="20"/>
          <w:rtl w:val="0"/>
        </w:rPr>
        <w:t xml:space="preserve">shelf-stable</w:t>
        <w:br w:type="textWrapping"/>
      </w:r>
    </w:p>
    <w:p w:rsidR="00000000" w:rsidDel="00000000" w:rsidP="00000000" w:rsidRDefault="00000000" w:rsidRPr="00000000" w14:paraId="0000094F">
      <w:pPr>
        <w:spacing w:after="240" w:before="24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It’s a </w:t>
      </w:r>
      <w:r w:rsidDel="00000000" w:rsidR="00000000" w:rsidRPr="00000000">
        <w:rPr>
          <w:rFonts w:ascii="Times New Roman" w:cs="Times New Roman" w:eastAsia="Times New Roman" w:hAnsi="Times New Roman"/>
          <w:b w:val="1"/>
          <w:bCs w:val="1"/>
          <w:sz w:val="20"/>
          <w:szCs w:val="20"/>
          <w:rtl w:val="0"/>
        </w:rPr>
        <w:t xml:space="preserve">functional protein</w:t>
      </w:r>
      <w:r w:rsidDel="00000000" w:rsidR="00000000" w:rsidRPr="00000000">
        <w:rPr>
          <w:rFonts w:ascii="Times New Roman" w:cs="Times New Roman" w:eastAsia="Times New Roman" w:hAnsi="Times New Roman"/>
          <w:sz w:val="20"/>
          <w:szCs w:val="20"/>
          <w:rtl w:val="0"/>
        </w:rPr>
        <w:t xml:space="preserve"> more than a “muscle-building” protein.</w:t>
      </w:r>
    </w:p>
    <w:p w:rsidR="00000000" w:rsidDel="00000000" w:rsidP="00000000" w:rsidRDefault="00000000" w:rsidRPr="00000000" w14:paraId="00000950">
      <w:pPr>
        <w:spacing w:after="200" w:line="276.0005454545455"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ltgwmt9jzs0q" w:id="259"/>
      <w:bookmarkEnd w:id="259"/>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 it</w:t>
      </w:r>
    </w:p>
    <w:p w:rsidR="00000000" w:rsidDel="00000000" w:rsidP="00000000" w:rsidRDefault="00000000" w:rsidRPr="00000000" w14:paraId="00000952">
      <w:pPr>
        <w:numPr>
          <w:ilvl w:val="0"/>
          <w:numId w:val="259"/>
        </w:numPr>
        <w:spacing w:after="0" w:afterAutospacing="0" w:before="24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Mostly safe, but:</w:t>
        <w:br w:type="textWrapping"/>
      </w:r>
    </w:p>
    <w:p w:rsidR="00000000" w:rsidDel="00000000" w:rsidP="00000000" w:rsidRDefault="00000000" w:rsidRPr="00000000" w14:paraId="00000953">
      <w:pPr>
        <w:numPr>
          <w:ilvl w:val="1"/>
          <w:numId w:val="259"/>
        </w:numPr>
        <w:spacing w:after="0" w:afterAutospacing="0" w:before="0" w:beforeAutospacing="0" w:line="276.0005454545455"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Some patients with </w:t>
      </w:r>
      <w:r w:rsidDel="00000000" w:rsidR="00000000" w:rsidRPr="00000000">
        <w:rPr>
          <w:rFonts w:ascii="Times New Roman" w:cs="Times New Roman" w:eastAsia="Times New Roman" w:hAnsi="Times New Roman"/>
          <w:b w:val="1"/>
          <w:bCs w:val="1"/>
          <w:sz w:val="20"/>
          <w:szCs w:val="20"/>
          <w:rtl w:val="0"/>
        </w:rPr>
        <w:t xml:space="preserve">gout or high uric acid</w:t>
      </w:r>
      <w:r w:rsidDel="00000000" w:rsidR="00000000" w:rsidRPr="00000000">
        <w:rPr>
          <w:rFonts w:ascii="Times New Roman" w:cs="Times New Roman" w:eastAsia="Times New Roman" w:hAnsi="Times New Roman"/>
          <w:sz w:val="20"/>
          <w:szCs w:val="20"/>
          <w:rtl w:val="0"/>
        </w:rPr>
        <w:t xml:space="preserve"> may react</w:t>
        <w:br w:type="textWrapping"/>
      </w:r>
    </w:p>
    <w:p w:rsidR="00000000" w:rsidDel="00000000" w:rsidP="00000000" w:rsidRDefault="00000000" w:rsidRPr="00000000" w14:paraId="00000954">
      <w:pPr>
        <w:numPr>
          <w:ilvl w:val="1"/>
          <w:numId w:val="259"/>
        </w:numPr>
        <w:spacing w:after="0" w:afterAutospacing="0" w:before="0" w:beforeAutospacing="0" w:line="276.0005454545455"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People with </w:t>
      </w:r>
      <w:r w:rsidDel="00000000" w:rsidR="00000000" w:rsidRPr="00000000">
        <w:rPr>
          <w:rFonts w:ascii="Times New Roman" w:cs="Times New Roman" w:eastAsia="Times New Roman" w:hAnsi="Times New Roman"/>
          <w:b w:val="1"/>
          <w:bCs w:val="1"/>
          <w:sz w:val="20"/>
          <w:szCs w:val="20"/>
          <w:rtl w:val="0"/>
        </w:rPr>
        <w:t xml:space="preserve">fish or bovine allergies</w:t>
      </w:r>
      <w:r w:rsidDel="00000000" w:rsidR="00000000" w:rsidRPr="00000000">
        <w:rPr>
          <w:rFonts w:ascii="Times New Roman" w:cs="Times New Roman" w:eastAsia="Times New Roman" w:hAnsi="Times New Roman"/>
          <w:sz w:val="20"/>
          <w:szCs w:val="20"/>
          <w:rtl w:val="0"/>
        </w:rPr>
        <w:t xml:space="preserve"> need to avoid certain sources</w:t>
        <w:br w:type="textWrapping"/>
      </w:r>
    </w:p>
    <w:p w:rsidR="00000000" w:rsidDel="00000000" w:rsidP="00000000" w:rsidRDefault="00000000" w:rsidRPr="00000000" w14:paraId="00000955">
      <w:pPr>
        <w:numPr>
          <w:ilvl w:val="1"/>
          <w:numId w:val="259"/>
        </w:numPr>
        <w:spacing w:after="240" w:before="0" w:beforeAutospacing="0" w:line="276.0005454545455"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Often contains </w:t>
      </w:r>
      <w:r w:rsidDel="00000000" w:rsidR="00000000" w:rsidRPr="00000000">
        <w:rPr>
          <w:rFonts w:ascii="Times New Roman" w:cs="Times New Roman" w:eastAsia="Times New Roman" w:hAnsi="Times New Roman"/>
          <w:b w:val="1"/>
          <w:bCs w:val="1"/>
          <w:sz w:val="20"/>
          <w:szCs w:val="20"/>
          <w:rtl w:val="0"/>
        </w:rPr>
        <w:t xml:space="preserve">added flavors, sweeteners, or fillers</w:t>
      </w:r>
      <w:r w:rsidDel="00000000" w:rsidR="00000000" w:rsidRPr="00000000">
        <w:rPr>
          <w:rFonts w:ascii="Times New Roman" w:cs="Times New Roman" w:eastAsia="Times New Roman" w:hAnsi="Times New Roman"/>
          <w:sz w:val="20"/>
          <w:szCs w:val="20"/>
          <w:rtl w:val="0"/>
        </w:rPr>
        <w:t xml:space="preserve"> in commercial products</w:t>
        <w:br w:type="textWrapping"/>
      </w:r>
    </w:p>
    <w:p w:rsidR="00000000" w:rsidDel="00000000" w:rsidP="00000000" w:rsidRDefault="00000000" w:rsidRPr="00000000" w14:paraId="00000956">
      <w:pPr>
        <w:spacing w:after="240" w:before="24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Otherwise, low-risk for most patients.</w:t>
      </w:r>
    </w:p>
    <w:p w:rsidR="00000000" w:rsidDel="00000000" w:rsidP="00000000" w:rsidRDefault="00000000" w:rsidRPr="00000000" w14:paraId="00000957">
      <w:pPr>
        <w:spacing w:after="200" w:line="276.0005454545455"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tyaiseoz7p3i" w:id="260"/>
      <w:bookmarkEnd w:id="260"/>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959">
      <w:pPr>
        <w:numPr>
          <w:ilvl w:val="0"/>
          <w:numId w:val="277"/>
        </w:numPr>
        <w:spacing w:after="0" w:afterAutospacing="0" w:before="24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Rapidly absorbed as </w:t>
      </w:r>
      <w:r w:rsidDel="00000000" w:rsidR="00000000" w:rsidRPr="00000000">
        <w:rPr>
          <w:rFonts w:ascii="Times New Roman" w:cs="Times New Roman" w:eastAsia="Times New Roman" w:hAnsi="Times New Roman"/>
          <w:b w:val="1"/>
          <w:bCs w:val="1"/>
          <w:sz w:val="20"/>
          <w:szCs w:val="20"/>
          <w:rtl w:val="0"/>
        </w:rPr>
        <w:t xml:space="preserve">small peptides and amino acids</w:t>
        <w:br w:type="textWrapping"/>
      </w:r>
    </w:p>
    <w:p w:rsidR="00000000" w:rsidDel="00000000" w:rsidP="00000000" w:rsidRDefault="00000000" w:rsidRPr="00000000" w14:paraId="0000095A">
      <w:pPr>
        <w:numPr>
          <w:ilvl w:val="0"/>
          <w:numId w:val="277"/>
        </w:numPr>
        <w:spacing w:after="0" w:afterAutospacing="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in </w:t>
      </w:r>
      <w:r w:rsidDel="00000000" w:rsidR="00000000" w:rsidRPr="00000000">
        <w:rPr>
          <w:rFonts w:ascii="Times New Roman" w:cs="Times New Roman" w:eastAsia="Times New Roman" w:hAnsi="Times New Roman"/>
          <w:b w:val="1"/>
          <w:bCs w:val="1"/>
          <w:sz w:val="20"/>
          <w:szCs w:val="20"/>
          <w:rtl w:val="0"/>
        </w:rPr>
        <w:t xml:space="preserve">glycine, proline, hydroxyproline</w:t>
      </w:r>
      <w:r w:rsidDel="00000000" w:rsidR="00000000" w:rsidRPr="00000000">
        <w:rPr>
          <w:rFonts w:ascii="Cardo" w:cs="Cardo" w:eastAsia="Cardo" w:hAnsi="Cardo"/>
          <w:sz w:val="20"/>
          <w:szCs w:val="20"/>
          <w:rtl w:val="0"/>
        </w:rPr>
        <w:t xml:space="preserve"> → supports connective tissue, joints, and gut lining</w:t>
        <w:br w:type="textWrapping"/>
      </w:r>
    </w:p>
    <w:p w:rsidR="00000000" w:rsidDel="00000000" w:rsidP="00000000" w:rsidRDefault="00000000" w:rsidRPr="00000000" w14:paraId="0000095B">
      <w:pPr>
        <w:numPr>
          <w:ilvl w:val="0"/>
          <w:numId w:val="277"/>
        </w:numPr>
        <w:spacing w:after="0" w:afterAutospacing="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insulin response</w:t>
        <w:br w:type="textWrapping"/>
      </w:r>
    </w:p>
    <w:p w:rsidR="00000000" w:rsidDel="00000000" w:rsidP="00000000" w:rsidRDefault="00000000" w:rsidRPr="00000000" w14:paraId="0000095C">
      <w:pPr>
        <w:numPr>
          <w:ilvl w:val="0"/>
          <w:numId w:val="277"/>
        </w:numPr>
        <w:spacing w:after="24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Not a complete protein → should be paired with other protein sources for muscle synthesis</w:t>
        <w:br w:type="textWrapping"/>
      </w:r>
    </w:p>
    <w:p w:rsidR="00000000" w:rsidDel="00000000" w:rsidP="00000000" w:rsidRDefault="00000000" w:rsidRPr="00000000" w14:paraId="0000095D">
      <w:pPr>
        <w:spacing w:after="200" w:line="276.0005454545455"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cbawnv5cx51g" w:id="261"/>
      <w:bookmarkEnd w:id="261"/>
      <w:r w:rsidDel="00000000" w:rsidR="00000000" w:rsidRPr="00000000">
        <w:rPr>
          <w:rFonts w:ascii="Times New Roman" w:cs="Times New Roman" w:eastAsia="Times New Roman" w:hAnsi="Times New Roman"/>
          <w:b w:val="1"/>
          <w:bCs w:val="1"/>
          <w:color w:val="000000"/>
          <w:sz w:val="26"/>
          <w:szCs w:val="26"/>
          <w:rtl w:val="0"/>
        </w:rPr>
        <w:t xml:space="preserve">6. Chronic illness links (associations &amp; mechanisms)</w:t>
      </w:r>
    </w:p>
    <w:p w:rsidR="00000000" w:rsidDel="00000000" w:rsidP="00000000" w:rsidRDefault="00000000" w:rsidRPr="00000000" w14:paraId="0000095F">
      <w:pPr>
        <w:numPr>
          <w:ilvl w:val="0"/>
          <w:numId w:val="1149"/>
        </w:numPr>
        <w:spacing w:after="0" w:afterAutospacing="0" w:before="24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Generally </w:t>
      </w:r>
      <w:r w:rsidDel="00000000" w:rsidR="00000000" w:rsidRPr="00000000">
        <w:rPr>
          <w:rFonts w:ascii="Times New Roman" w:cs="Times New Roman" w:eastAsia="Times New Roman" w:hAnsi="Times New Roman"/>
          <w:b w:val="1"/>
          <w:bCs w:val="1"/>
          <w:sz w:val="20"/>
          <w:szCs w:val="20"/>
          <w:rtl w:val="0"/>
        </w:rPr>
        <w:t xml:space="preserve">beneficial</w:t>
      </w:r>
      <w:r w:rsidDel="00000000" w:rsidR="00000000" w:rsidRPr="00000000">
        <w:rPr>
          <w:rFonts w:ascii="Times New Roman" w:cs="Times New Roman" w:eastAsia="Times New Roman" w:hAnsi="Times New Roman"/>
          <w:sz w:val="20"/>
          <w:szCs w:val="20"/>
          <w:rtl w:val="0"/>
        </w:rPr>
        <w:t xml:space="preserve"> rather than harmful:</w:t>
        <w:br w:type="textWrapping"/>
      </w:r>
    </w:p>
    <w:p w:rsidR="00000000" w:rsidDel="00000000" w:rsidP="00000000" w:rsidRDefault="00000000" w:rsidRPr="00000000" w14:paraId="00000960">
      <w:pPr>
        <w:numPr>
          <w:ilvl w:val="1"/>
          <w:numId w:val="1149"/>
        </w:numPr>
        <w:spacing w:after="0" w:afterAutospacing="0" w:before="0" w:beforeAutospacing="0" w:line="276.0005454545455"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Supports </w:t>
      </w:r>
      <w:r w:rsidDel="00000000" w:rsidR="00000000" w:rsidRPr="00000000">
        <w:rPr>
          <w:rFonts w:ascii="Times New Roman" w:cs="Times New Roman" w:eastAsia="Times New Roman" w:hAnsi="Times New Roman"/>
          <w:b w:val="1"/>
          <w:bCs w:val="1"/>
          <w:sz w:val="20"/>
          <w:szCs w:val="20"/>
          <w:rtl w:val="0"/>
        </w:rPr>
        <w:t xml:space="preserve">joint, skin, and gut health</w:t>
        <w:br w:type="textWrapping"/>
      </w:r>
    </w:p>
    <w:p w:rsidR="00000000" w:rsidDel="00000000" w:rsidP="00000000" w:rsidRDefault="00000000" w:rsidRPr="00000000" w14:paraId="00000961">
      <w:pPr>
        <w:numPr>
          <w:ilvl w:val="1"/>
          <w:numId w:val="1149"/>
        </w:numPr>
        <w:spacing w:after="0" w:afterAutospacing="0" w:before="0" w:beforeAutospacing="0" w:line="276.0005454545455"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Anti-inflammatory properties via </w:t>
      </w:r>
      <w:r w:rsidDel="00000000" w:rsidR="00000000" w:rsidRPr="00000000">
        <w:rPr>
          <w:rFonts w:ascii="Times New Roman" w:cs="Times New Roman" w:eastAsia="Times New Roman" w:hAnsi="Times New Roman"/>
          <w:b w:val="1"/>
          <w:bCs w:val="1"/>
          <w:sz w:val="20"/>
          <w:szCs w:val="20"/>
          <w:rtl w:val="0"/>
        </w:rPr>
        <w:t xml:space="preserve">glycine</w:t>
        <w:br w:type="textWrapping"/>
      </w:r>
    </w:p>
    <w:p w:rsidR="00000000" w:rsidDel="00000000" w:rsidP="00000000" w:rsidRDefault="00000000" w:rsidRPr="00000000" w14:paraId="00000962">
      <w:pPr>
        <w:numPr>
          <w:ilvl w:val="0"/>
          <w:numId w:val="1149"/>
        </w:numPr>
        <w:spacing w:after="24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Rare reactions: allergies or uric acid elevation</w:t>
        <w:br w:type="textWrapping"/>
      </w:r>
    </w:p>
    <w:p w:rsidR="00000000" w:rsidDel="00000000" w:rsidP="00000000" w:rsidRDefault="00000000" w:rsidRPr="00000000" w14:paraId="00000963">
      <w:pPr>
        <w:spacing w:after="200" w:line="276.0005454545455"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64xi3hwbwiq4" w:id="262"/>
      <w:bookmarkEnd w:id="262"/>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965">
      <w:pPr>
        <w:numPr>
          <w:ilvl w:val="0"/>
          <w:numId w:val="394"/>
        </w:numPr>
        <w:spacing w:after="0" w:afterAutospacing="0" w:before="24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Collagen powder or peptides</w:t>
        <w:br w:type="textWrapping"/>
      </w:r>
    </w:p>
    <w:p w:rsidR="00000000" w:rsidDel="00000000" w:rsidP="00000000" w:rsidRDefault="00000000" w:rsidRPr="00000000" w14:paraId="00000966">
      <w:pPr>
        <w:numPr>
          <w:ilvl w:val="0"/>
          <w:numId w:val="394"/>
        </w:numPr>
        <w:spacing w:after="0" w:afterAutospacing="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Protein bars</w:t>
        <w:br w:type="textWrapping"/>
      </w:r>
    </w:p>
    <w:p w:rsidR="00000000" w:rsidDel="00000000" w:rsidP="00000000" w:rsidRDefault="00000000" w:rsidRPr="00000000" w14:paraId="00000967">
      <w:pPr>
        <w:numPr>
          <w:ilvl w:val="0"/>
          <w:numId w:val="394"/>
        </w:numPr>
        <w:spacing w:after="0" w:afterAutospacing="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Bone broth powders</w:t>
        <w:br w:type="textWrapping"/>
      </w:r>
    </w:p>
    <w:p w:rsidR="00000000" w:rsidDel="00000000" w:rsidP="00000000" w:rsidRDefault="00000000" w:rsidRPr="00000000" w14:paraId="00000968">
      <w:pPr>
        <w:numPr>
          <w:ilvl w:val="0"/>
          <w:numId w:val="394"/>
        </w:numPr>
        <w:spacing w:after="24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Functional beverages and “beauty drinks”</w:t>
        <w:br w:type="textWrapping"/>
      </w:r>
    </w:p>
    <w:p w:rsidR="00000000" w:rsidDel="00000000" w:rsidP="00000000" w:rsidRDefault="00000000" w:rsidRPr="00000000" w14:paraId="00000969">
      <w:pPr>
        <w:spacing w:after="240" w:before="24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Label aliases:</w:t>
      </w:r>
    </w:p>
    <w:p w:rsidR="00000000" w:rsidDel="00000000" w:rsidP="00000000" w:rsidRDefault="00000000" w:rsidRPr="00000000" w14:paraId="0000096A">
      <w:pPr>
        <w:numPr>
          <w:ilvl w:val="0"/>
          <w:numId w:val="411"/>
        </w:numPr>
        <w:spacing w:after="0" w:afterAutospacing="0" w:before="24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Collagen peptides</w:t>
        <w:br w:type="textWrapping"/>
      </w:r>
    </w:p>
    <w:p w:rsidR="00000000" w:rsidDel="00000000" w:rsidP="00000000" w:rsidRDefault="00000000" w:rsidRPr="00000000" w14:paraId="0000096B">
      <w:pPr>
        <w:numPr>
          <w:ilvl w:val="0"/>
          <w:numId w:val="411"/>
        </w:numPr>
        <w:spacing w:after="0" w:afterAutospacing="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Hydrolyzed collagen</w:t>
        <w:br w:type="textWrapping"/>
      </w:r>
    </w:p>
    <w:p w:rsidR="00000000" w:rsidDel="00000000" w:rsidP="00000000" w:rsidRDefault="00000000" w:rsidRPr="00000000" w14:paraId="0000096C">
      <w:pPr>
        <w:numPr>
          <w:ilvl w:val="0"/>
          <w:numId w:val="411"/>
        </w:numPr>
        <w:spacing w:after="0" w:afterAutospacing="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Collagen hydrolysate</w:t>
        <w:br w:type="textWrapping"/>
      </w:r>
    </w:p>
    <w:p w:rsidR="00000000" w:rsidDel="00000000" w:rsidP="00000000" w:rsidRDefault="00000000" w:rsidRPr="00000000" w14:paraId="0000096D">
      <w:pPr>
        <w:numPr>
          <w:ilvl w:val="0"/>
          <w:numId w:val="411"/>
        </w:numPr>
        <w:spacing w:after="24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Bovine/Marine collagen</w:t>
      </w:r>
    </w:p>
    <w:p w:rsidR="00000000" w:rsidDel="00000000" w:rsidP="00000000" w:rsidRDefault="00000000" w:rsidRPr="00000000" w14:paraId="0000096E">
      <w:pPr>
        <w:spacing w:after="200" w:line="276.0005454545455"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6F">
      <w:pPr>
        <w:pStyle w:val="Heading2"/>
        <w:keepNext w:val="0"/>
        <w:keepLines w:val="0"/>
        <w:spacing w:after="0" w:before="200" w:line="211.05847058823528" w:lineRule="auto"/>
        <w:rPr>
          <w:rFonts w:ascii="Calibri" w:cs="Calibri" w:eastAsia="Calibri" w:hAnsi="Calibri"/>
          <w:b w:val="1"/>
          <w:bCs w:val="1"/>
          <w:color w:val="0000ff"/>
          <w:sz w:val="40"/>
          <w:szCs w:val="40"/>
          <w:u w:val="single"/>
        </w:rPr>
      </w:pPr>
      <w:bookmarkStart w:colFirst="0" w:colLast="0" w:name="_5oqmzrypj2j7" w:id="263"/>
      <w:bookmarkEnd w:id="263"/>
      <w:r w:rsidDel="00000000" w:rsidR="00000000" w:rsidRPr="00000000">
        <w:rPr>
          <w:rFonts w:ascii="Calibri" w:cs="Calibri" w:eastAsia="Calibri" w:hAnsi="Calibri"/>
          <w:b w:val="1"/>
          <w:bCs w:val="1"/>
          <w:color w:val="0000ff"/>
          <w:sz w:val="40"/>
          <w:szCs w:val="40"/>
          <w:u w:val="single"/>
          <w:rtl w:val="0"/>
        </w:rPr>
        <w:t xml:space="preserve">Artificial &amp; Problematic Sweeteners</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Sucralose</w:t>
      </w:r>
    </w:p>
    <w:p w:rsidR="00000000" w:rsidDel="00000000" w:rsidP="00000000" w:rsidRDefault="00000000" w:rsidRPr="00000000" w14:paraId="0000097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7dzzlmxu6vfr" w:id="264"/>
      <w:bookmarkEnd w:id="264"/>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973">
      <w:pPr>
        <w:numPr>
          <w:ilvl w:val="0"/>
          <w:numId w:val="31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sweetener with </w:t>
      </w:r>
      <w:r w:rsidDel="00000000" w:rsidR="00000000" w:rsidRPr="00000000">
        <w:rPr>
          <w:rFonts w:ascii="Times New Roman" w:cs="Times New Roman" w:eastAsia="Times New Roman" w:hAnsi="Times New Roman"/>
          <w:b w:val="1"/>
          <w:bCs w:val="1"/>
          <w:rtl w:val="0"/>
        </w:rPr>
        <w:t xml:space="preserve">no nutritional value</w:t>
        <w:br w:type="textWrapping"/>
      </w:r>
    </w:p>
    <w:p w:rsidR="00000000" w:rsidDel="00000000" w:rsidP="00000000" w:rsidRDefault="00000000" w:rsidRPr="00000000" w14:paraId="00000974">
      <w:pPr>
        <w:numPr>
          <w:ilvl w:val="0"/>
          <w:numId w:val="31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Disrupts gut microbiome</w:t>
      </w:r>
      <w:r w:rsidDel="00000000" w:rsidR="00000000" w:rsidRPr="00000000">
        <w:rPr>
          <w:rFonts w:ascii="Times New Roman" w:cs="Times New Roman" w:eastAsia="Times New Roman" w:hAnsi="Times New Roman"/>
          <w:rtl w:val="0"/>
        </w:rPr>
        <w:t xml:space="preserve"> (even at low doses)</w:t>
        <w:br w:type="textWrapping"/>
      </w:r>
    </w:p>
    <w:p w:rsidR="00000000" w:rsidDel="00000000" w:rsidP="00000000" w:rsidRDefault="00000000" w:rsidRPr="00000000" w14:paraId="00000975">
      <w:pPr>
        <w:numPr>
          <w:ilvl w:val="0"/>
          <w:numId w:val="31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worsen </w:t>
      </w:r>
      <w:r w:rsidDel="00000000" w:rsidR="00000000" w:rsidRPr="00000000">
        <w:rPr>
          <w:rFonts w:ascii="Times New Roman" w:cs="Times New Roman" w:eastAsia="Times New Roman" w:hAnsi="Times New Roman"/>
          <w:b w:val="1"/>
          <w:bCs w:val="1"/>
          <w:rtl w:val="0"/>
        </w:rPr>
        <w:t xml:space="preserve">insulin resistance despite being “calorie-free”</w:t>
        <w:br w:type="textWrapping"/>
      </w:r>
    </w:p>
    <w:p w:rsidR="00000000" w:rsidDel="00000000" w:rsidP="00000000" w:rsidRDefault="00000000" w:rsidRPr="00000000" w14:paraId="00000976">
      <w:pPr>
        <w:numPr>
          <w:ilvl w:val="0"/>
          <w:numId w:val="31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trigger for </w:t>
      </w:r>
      <w:r w:rsidDel="00000000" w:rsidR="00000000" w:rsidRPr="00000000">
        <w:rPr>
          <w:rFonts w:ascii="Times New Roman" w:cs="Times New Roman" w:eastAsia="Times New Roman" w:hAnsi="Times New Roman"/>
          <w:b w:val="1"/>
          <w:bCs w:val="1"/>
          <w:rtl w:val="0"/>
        </w:rPr>
        <w:t xml:space="preserve">bloating, diarrhea, headaches</w:t>
        <w:br w:type="textWrapping"/>
      </w:r>
    </w:p>
    <w:p w:rsidR="00000000" w:rsidDel="00000000" w:rsidP="00000000" w:rsidRDefault="00000000" w:rsidRPr="00000000" w14:paraId="00000977">
      <w:pPr>
        <w:numPr>
          <w:ilvl w:val="0"/>
          <w:numId w:val="31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 in foods marketed as “healthy,” “keto,” or “diabetic-friendly”</w:t>
        <w:br w:type="textWrapping"/>
      </w:r>
    </w:p>
    <w:p w:rsidR="00000000" w:rsidDel="00000000" w:rsidP="00000000" w:rsidRDefault="00000000" w:rsidRPr="00000000" w14:paraId="00000978">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one of the </w:t>
      </w:r>
      <w:r w:rsidDel="00000000" w:rsidR="00000000" w:rsidRPr="00000000">
        <w:rPr>
          <w:rFonts w:ascii="Times New Roman" w:cs="Times New Roman" w:eastAsia="Times New Roman" w:hAnsi="Times New Roman"/>
          <w:b w:val="1"/>
          <w:bCs w:val="1"/>
          <w:rtl w:val="0"/>
        </w:rPr>
        <w:t xml:space="preserve">top red-flag sweeteners</w:t>
      </w:r>
      <w:r w:rsidDel="00000000" w:rsidR="00000000" w:rsidRPr="00000000">
        <w:rPr>
          <w:rFonts w:ascii="Times New Roman" w:cs="Times New Roman" w:eastAsia="Times New Roman" w:hAnsi="Times New Roman"/>
          <w:rtl w:val="0"/>
        </w:rPr>
        <w:t xml:space="preserve"> in functional medicine.</w:t>
      </w:r>
    </w:p>
    <w:p w:rsidR="00000000" w:rsidDel="00000000" w:rsidP="00000000" w:rsidRDefault="00000000" w:rsidRPr="00000000" w14:paraId="0000097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kjxmlv6l4sx6" w:id="265"/>
      <w:bookmarkEnd w:id="265"/>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97B">
      <w:pPr>
        <w:numPr>
          <w:ilvl w:val="0"/>
          <w:numId w:val="103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chlorinated artificial sweetener</w:t>
      </w:r>
      <w:r w:rsidDel="00000000" w:rsidR="00000000" w:rsidRPr="00000000">
        <w:rPr>
          <w:rFonts w:ascii="Times New Roman" w:cs="Times New Roman" w:eastAsia="Times New Roman" w:hAnsi="Times New Roman"/>
          <w:rtl w:val="0"/>
        </w:rPr>
        <w:t xml:space="preserve"> derived from sucrose</w:t>
        <w:br w:type="textWrapping"/>
      </w:r>
    </w:p>
    <w:p w:rsidR="00000000" w:rsidDel="00000000" w:rsidP="00000000" w:rsidRDefault="00000000" w:rsidRPr="00000000" w14:paraId="0000097C">
      <w:pPr>
        <w:numPr>
          <w:ilvl w:val="0"/>
          <w:numId w:val="103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Chlorine atoms replace hydroxyl groups → makes it:</w:t>
        <w:br w:type="textWrapping"/>
      </w:r>
    </w:p>
    <w:p w:rsidR="00000000" w:rsidDel="00000000" w:rsidP="00000000" w:rsidRDefault="00000000" w:rsidRPr="00000000" w14:paraId="0000097D">
      <w:pPr>
        <w:numPr>
          <w:ilvl w:val="1"/>
          <w:numId w:val="1032"/>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~600x sweeter than sugar</w:t>
        <w:br w:type="textWrapping"/>
      </w:r>
    </w:p>
    <w:p w:rsidR="00000000" w:rsidDel="00000000" w:rsidP="00000000" w:rsidRDefault="00000000" w:rsidRPr="00000000" w14:paraId="0000097E">
      <w:pPr>
        <w:numPr>
          <w:ilvl w:val="1"/>
          <w:numId w:val="1032"/>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Largely indigestible</w:t>
        <w:br w:type="textWrapping"/>
      </w:r>
    </w:p>
    <w:p w:rsidR="00000000" w:rsidDel="00000000" w:rsidP="00000000" w:rsidRDefault="00000000" w:rsidRPr="00000000" w14:paraId="0000097F">
      <w:pPr>
        <w:numPr>
          <w:ilvl w:val="0"/>
          <w:numId w:val="103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~85–90% passes through the gut unchanged</w:t>
        <w:br w:type="textWrapping"/>
      </w:r>
    </w:p>
    <w:p w:rsidR="00000000" w:rsidDel="00000000" w:rsidP="00000000" w:rsidRDefault="00000000" w:rsidRPr="00000000" w14:paraId="00000980">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 nuance: </w:t>
      </w:r>
      <w:r w:rsidDel="00000000" w:rsidR="00000000" w:rsidRPr="00000000">
        <w:rPr>
          <w:rFonts w:ascii="Gungsuh" w:cs="Gungsuh" w:eastAsia="Gungsuh" w:hAnsi="Gungsuh"/>
          <w:i w:val="1"/>
          <w:iCs w:val="1"/>
          <w:rtl w:val="0"/>
        </w:rPr>
        <w:t xml:space="preserve">chlorine ≠ table salt</w:t>
      </w:r>
      <w:r w:rsidDel="00000000" w:rsidR="00000000" w:rsidRPr="00000000">
        <w:rPr>
          <w:rFonts w:ascii="Times New Roman" w:cs="Times New Roman" w:eastAsia="Times New Roman" w:hAnsi="Times New Roman"/>
          <w:rtl w:val="0"/>
        </w:rPr>
        <w:t xml:space="preserve"> — this is </w:t>
      </w:r>
      <w:r w:rsidDel="00000000" w:rsidR="00000000" w:rsidRPr="00000000">
        <w:rPr>
          <w:rFonts w:ascii="Times New Roman" w:cs="Times New Roman" w:eastAsia="Times New Roman" w:hAnsi="Times New Roman"/>
          <w:b w:val="1"/>
          <w:bCs w:val="1"/>
          <w:rtl w:val="0"/>
        </w:rPr>
        <w:t xml:space="preserve">organically bound chlorine</w:t>
      </w:r>
      <w:r w:rsidDel="00000000" w:rsidR="00000000" w:rsidRPr="00000000">
        <w:rPr>
          <w:rFonts w:ascii="Times New Roman" w:cs="Times New Roman" w:eastAsia="Times New Roman" w:hAnsi="Times New Roman"/>
          <w:rtl w:val="0"/>
        </w:rPr>
        <w:t xml:space="preserve">, not benign.</w:t>
      </w:r>
    </w:p>
    <w:p w:rsidR="00000000" w:rsidDel="00000000" w:rsidP="00000000" w:rsidRDefault="00000000" w:rsidRPr="00000000" w14:paraId="0000098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f0ery52vki29" w:id="266"/>
      <w:bookmarkEnd w:id="266"/>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983">
      <w:pPr>
        <w:numPr>
          <w:ilvl w:val="0"/>
          <w:numId w:val="74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Zero calories → “no sugar” marketing</w:t>
        <w:br w:type="textWrapping"/>
      </w:r>
    </w:p>
    <w:p w:rsidR="00000000" w:rsidDel="00000000" w:rsidP="00000000" w:rsidRDefault="00000000" w:rsidRPr="00000000" w14:paraId="00000984">
      <w:pPr>
        <w:numPr>
          <w:ilvl w:val="0"/>
          <w:numId w:val="74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Extremely sweet → tiny amounts needed</w:t>
        <w:br w:type="textWrapping"/>
      </w:r>
    </w:p>
    <w:p w:rsidR="00000000" w:rsidDel="00000000" w:rsidP="00000000" w:rsidRDefault="00000000" w:rsidRPr="00000000" w14:paraId="00000985">
      <w:pPr>
        <w:numPr>
          <w:ilvl w:val="0"/>
          <w:numId w:val="74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Heat-stable (can be baked or cooked)</w:t>
        <w:br w:type="textWrapping"/>
      </w:r>
    </w:p>
    <w:p w:rsidR="00000000" w:rsidDel="00000000" w:rsidP="00000000" w:rsidRDefault="00000000" w:rsidRPr="00000000" w14:paraId="00000986">
      <w:pPr>
        <w:numPr>
          <w:ilvl w:val="0"/>
          <w:numId w:val="74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Cheap and long shelf life</w:t>
        <w:br w:type="textWrapping"/>
      </w:r>
    </w:p>
    <w:p w:rsidR="00000000" w:rsidDel="00000000" w:rsidP="00000000" w:rsidRDefault="00000000" w:rsidRPr="00000000" w14:paraId="00000987">
      <w:pPr>
        <w:numPr>
          <w:ilvl w:val="0"/>
          <w:numId w:val="74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Doesn’t raise glucose </w:t>
      </w:r>
      <w:r w:rsidDel="00000000" w:rsidR="00000000" w:rsidRPr="00000000">
        <w:rPr>
          <w:rFonts w:ascii="Times New Roman" w:cs="Times New Roman" w:eastAsia="Times New Roman" w:hAnsi="Times New Roman"/>
          <w:b w:val="1"/>
          <w:bCs w:val="1"/>
          <w:rtl w:val="0"/>
        </w:rPr>
        <w:t xml:space="preserve">immediately</w:t>
        <w:br w:type="textWrapping"/>
      </w:r>
    </w:p>
    <w:p w:rsidR="00000000" w:rsidDel="00000000" w:rsidP="00000000" w:rsidRDefault="00000000" w:rsidRPr="00000000" w14:paraId="00000988">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sells the illusion of “sweet without consequences.”</w:t>
      </w:r>
    </w:p>
    <w:p w:rsidR="00000000" w:rsidDel="00000000" w:rsidP="00000000" w:rsidRDefault="00000000" w:rsidRPr="00000000" w14:paraId="0000098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e5rf56jcrkv8" w:id="267"/>
      <w:bookmarkEnd w:id="267"/>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avoiding it</w:t>
      </w:r>
    </w:p>
    <w:p w:rsidR="00000000" w:rsidDel="00000000" w:rsidP="00000000" w:rsidRDefault="00000000" w:rsidRPr="00000000" w14:paraId="0000098B">
      <w:pPr>
        <w:numPr>
          <w:ilvl w:val="0"/>
          <w:numId w:val="3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Alters gut bacteria composition (↓ beneficial species)</w:t>
        <w:br w:type="textWrapping"/>
      </w:r>
    </w:p>
    <w:p w:rsidR="00000000" w:rsidDel="00000000" w:rsidP="00000000" w:rsidRDefault="00000000" w:rsidRPr="00000000" w14:paraId="0000098C">
      <w:pPr>
        <w:numPr>
          <w:ilvl w:val="0"/>
          <w:numId w:val="3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Increases </w:t>
      </w:r>
      <w:r w:rsidDel="00000000" w:rsidR="00000000" w:rsidRPr="00000000">
        <w:rPr>
          <w:rFonts w:ascii="Times New Roman" w:cs="Times New Roman" w:eastAsia="Times New Roman" w:hAnsi="Times New Roman"/>
          <w:b w:val="1"/>
          <w:bCs w:val="1"/>
          <w:rtl w:val="0"/>
        </w:rPr>
        <w:t xml:space="preserve">gut permeability</w:t>
        <w:br w:type="textWrapping"/>
      </w:r>
    </w:p>
    <w:p w:rsidR="00000000" w:rsidDel="00000000" w:rsidP="00000000" w:rsidRDefault="00000000" w:rsidRPr="00000000" w14:paraId="0000098D">
      <w:pPr>
        <w:numPr>
          <w:ilvl w:val="0"/>
          <w:numId w:val="3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worsen </w:t>
      </w:r>
      <w:r w:rsidDel="00000000" w:rsidR="00000000" w:rsidRPr="00000000">
        <w:rPr>
          <w:rFonts w:ascii="Times New Roman" w:cs="Times New Roman" w:eastAsia="Times New Roman" w:hAnsi="Times New Roman"/>
          <w:b w:val="1"/>
          <w:bCs w:val="1"/>
          <w:rtl w:val="0"/>
        </w:rPr>
        <w:t xml:space="preserve">glucose intolerance over time</w:t>
        <w:br w:type="textWrapping"/>
      </w:r>
    </w:p>
    <w:p w:rsidR="00000000" w:rsidDel="00000000" w:rsidP="00000000" w:rsidRDefault="00000000" w:rsidRPr="00000000" w14:paraId="0000098E">
      <w:pPr>
        <w:numPr>
          <w:ilvl w:val="0"/>
          <w:numId w:val="3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Stimulates sweet taste receptors → </w:t>
      </w:r>
      <w:r w:rsidDel="00000000" w:rsidR="00000000" w:rsidRPr="00000000">
        <w:rPr>
          <w:rFonts w:ascii="Times New Roman" w:cs="Times New Roman" w:eastAsia="Times New Roman" w:hAnsi="Times New Roman"/>
          <w:b w:val="1"/>
          <w:bCs w:val="1"/>
          <w:rtl w:val="0"/>
        </w:rPr>
        <w:t xml:space="preserve">cravings persist</w:t>
        <w:br w:type="textWrapping"/>
      </w:r>
    </w:p>
    <w:p w:rsidR="00000000" w:rsidDel="00000000" w:rsidP="00000000" w:rsidRDefault="00000000" w:rsidRPr="00000000" w14:paraId="0000098F">
      <w:pPr>
        <w:numPr>
          <w:ilvl w:val="0"/>
          <w:numId w:val="3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combined with other gut-disrupting additives (gums, fibers)</w:t>
        <w:br w:type="textWrapping"/>
      </w:r>
    </w:p>
    <w:p w:rsidR="00000000" w:rsidDel="00000000" w:rsidP="00000000" w:rsidRDefault="00000000" w:rsidRPr="00000000" w14:paraId="00000990">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removing sucralose often improves </w:t>
      </w:r>
      <w:r w:rsidDel="00000000" w:rsidR="00000000" w:rsidRPr="00000000">
        <w:rPr>
          <w:rFonts w:ascii="Times New Roman" w:cs="Times New Roman" w:eastAsia="Times New Roman" w:hAnsi="Times New Roman"/>
          <w:b w:val="1"/>
          <w:bCs w:val="1"/>
          <w:rtl w:val="0"/>
        </w:rPr>
        <w:t xml:space="preserve">GI symptoms within weeks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9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uer7m4riz41j" w:id="268"/>
      <w:bookmarkEnd w:id="268"/>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993">
      <w:pPr>
        <w:numPr>
          <w:ilvl w:val="0"/>
          <w:numId w:val="111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Not fully absorbed → lingers in the gut</w:t>
        <w:br w:type="textWrapping"/>
      </w:r>
    </w:p>
    <w:p w:rsidR="00000000" w:rsidDel="00000000" w:rsidP="00000000" w:rsidRDefault="00000000" w:rsidRPr="00000000" w14:paraId="00000994">
      <w:pPr>
        <w:numPr>
          <w:ilvl w:val="0"/>
          <w:numId w:val="111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Disrupts microbial signaling and enzyme activity</w:t>
        <w:br w:type="textWrapping"/>
      </w:r>
    </w:p>
    <w:p w:rsidR="00000000" w:rsidDel="00000000" w:rsidP="00000000" w:rsidRDefault="00000000" w:rsidRPr="00000000" w14:paraId="00000995">
      <w:pPr>
        <w:numPr>
          <w:ilvl w:val="0"/>
          <w:numId w:val="111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Alters </w:t>
      </w:r>
      <w:r w:rsidDel="00000000" w:rsidR="00000000" w:rsidRPr="00000000">
        <w:rPr>
          <w:rFonts w:ascii="Times New Roman" w:cs="Times New Roman" w:eastAsia="Times New Roman" w:hAnsi="Times New Roman"/>
          <w:b w:val="1"/>
          <w:bCs w:val="1"/>
          <w:rtl w:val="0"/>
        </w:rPr>
        <w:t xml:space="preserve">GLP-1 and insulin signaling</w:t>
        <w:br w:type="textWrapping"/>
      </w:r>
    </w:p>
    <w:p w:rsidR="00000000" w:rsidDel="00000000" w:rsidP="00000000" w:rsidRDefault="00000000" w:rsidRPr="00000000" w14:paraId="00000996">
      <w:pPr>
        <w:numPr>
          <w:ilvl w:val="0"/>
          <w:numId w:val="111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increase intestinal inflammation</w:t>
        <w:br w:type="textWrapping"/>
      </w:r>
    </w:p>
    <w:p w:rsidR="00000000" w:rsidDel="00000000" w:rsidP="00000000" w:rsidRDefault="00000000" w:rsidRPr="00000000" w14:paraId="00000997">
      <w:pPr>
        <w:numPr>
          <w:ilvl w:val="0"/>
          <w:numId w:val="111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increase appetite and sweet cravings paradoxically</w:t>
        <w:br w:type="textWrapping"/>
      </w:r>
    </w:p>
    <w:p w:rsidR="00000000" w:rsidDel="00000000" w:rsidP="00000000" w:rsidRDefault="00000000" w:rsidRPr="00000000" w14:paraId="00000998">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w:t>
      </w:r>
      <w:r w:rsidDel="00000000" w:rsidR="00000000" w:rsidRPr="00000000">
        <w:rPr>
          <w:rFonts w:ascii="Times New Roman" w:cs="Times New Roman" w:eastAsia="Times New Roman" w:hAnsi="Times New Roman"/>
          <w:b w:val="1"/>
          <w:bCs w:val="1"/>
          <w:rtl w:val="0"/>
        </w:rPr>
        <w:t xml:space="preserve">metabolic disruptor</w:t>
      </w:r>
      <w:r w:rsidDel="00000000" w:rsidR="00000000" w:rsidRPr="00000000">
        <w:rPr>
          <w:rFonts w:ascii="Times New Roman" w:cs="Times New Roman" w:eastAsia="Times New Roman" w:hAnsi="Times New Roman"/>
          <w:rtl w:val="0"/>
        </w:rPr>
        <w:t xml:space="preserve">, not a neutral sugar substitute.</w:t>
      </w:r>
    </w:p>
    <w:p w:rsidR="00000000" w:rsidDel="00000000" w:rsidP="00000000" w:rsidRDefault="00000000" w:rsidRPr="00000000" w14:paraId="0000099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6tfltl270el1" w:id="269"/>
      <w:bookmarkEnd w:id="269"/>
      <w:r w:rsidDel="00000000" w:rsidR="00000000" w:rsidRPr="00000000">
        <w:rPr>
          <w:rFonts w:ascii="Times New Roman" w:cs="Times New Roman" w:eastAsia="Times New Roman" w:hAnsi="Times New Roman"/>
          <w:b w:val="1"/>
          <w:bCs w:val="1"/>
          <w:color w:val="000000"/>
          <w:sz w:val="26"/>
          <w:szCs w:val="26"/>
          <w:rtl w:val="0"/>
        </w:rPr>
        <w:t xml:space="preserve">6. Chronic illness links (associations &amp; mechanisms)</w:t>
      </w:r>
    </w:p>
    <w:p w:rsidR="00000000" w:rsidDel="00000000" w:rsidP="00000000" w:rsidRDefault="00000000" w:rsidRPr="00000000" w14:paraId="0000099B">
      <w:pPr>
        <w:numPr>
          <w:ilvl w:val="0"/>
          <w:numId w:val="72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 / bloating / diarrhea</w:t>
        <w:br w:type="textWrapping"/>
      </w:r>
    </w:p>
    <w:p w:rsidR="00000000" w:rsidDel="00000000" w:rsidP="00000000" w:rsidRDefault="00000000" w:rsidRPr="00000000" w14:paraId="0000099C">
      <w:pPr>
        <w:numPr>
          <w:ilvl w:val="0"/>
          <w:numId w:val="72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Dysbiosis</w:t>
        <w:br w:type="textWrapping"/>
      </w:r>
    </w:p>
    <w:p w:rsidR="00000000" w:rsidDel="00000000" w:rsidP="00000000" w:rsidRDefault="00000000" w:rsidRPr="00000000" w14:paraId="0000099D">
      <w:pPr>
        <w:numPr>
          <w:ilvl w:val="0"/>
          <w:numId w:val="72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Insulin resistance &amp; metabolic syndrome</w:t>
        <w:br w:type="textWrapping"/>
      </w:r>
    </w:p>
    <w:p w:rsidR="00000000" w:rsidDel="00000000" w:rsidP="00000000" w:rsidRDefault="00000000" w:rsidRPr="00000000" w14:paraId="0000099E">
      <w:pPr>
        <w:numPr>
          <w:ilvl w:val="0"/>
          <w:numId w:val="72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 gain (paradoxical)</w:t>
        <w:br w:type="textWrapping"/>
      </w:r>
    </w:p>
    <w:p w:rsidR="00000000" w:rsidDel="00000000" w:rsidP="00000000" w:rsidRDefault="00000000" w:rsidRPr="00000000" w14:paraId="0000099F">
      <w:pPr>
        <w:numPr>
          <w:ilvl w:val="0"/>
          <w:numId w:val="72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Migraines / headaches</w:t>
        <w:br w:type="textWrapping"/>
      </w:r>
    </w:p>
    <w:p w:rsidR="00000000" w:rsidDel="00000000" w:rsidP="00000000" w:rsidRDefault="00000000" w:rsidRPr="00000000" w14:paraId="000009A0">
      <w:pPr>
        <w:numPr>
          <w:ilvl w:val="0"/>
          <w:numId w:val="72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worsening of </w:t>
      </w:r>
      <w:r w:rsidDel="00000000" w:rsidR="00000000" w:rsidRPr="00000000">
        <w:rPr>
          <w:rFonts w:ascii="Times New Roman" w:cs="Times New Roman" w:eastAsia="Times New Roman" w:hAnsi="Times New Roman"/>
          <w:b w:val="1"/>
          <w:bCs w:val="1"/>
          <w:rtl w:val="0"/>
        </w:rPr>
        <w:t xml:space="preserve">autoimmune and inflammatory conditions</w:t>
        <w:br w:type="textWrapping"/>
      </w:r>
    </w:p>
    <w:p w:rsidR="00000000" w:rsidDel="00000000" w:rsidP="00000000" w:rsidRDefault="00000000" w:rsidRPr="00000000" w14:paraId="000009A1">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because it’s “toxic” — but because it </w:t>
      </w:r>
      <w:r w:rsidDel="00000000" w:rsidR="00000000" w:rsidRPr="00000000">
        <w:rPr>
          <w:rFonts w:ascii="Times New Roman" w:cs="Times New Roman" w:eastAsia="Times New Roman" w:hAnsi="Times New Roman"/>
          <w:b w:val="1"/>
          <w:bCs w:val="1"/>
          <w:rtl w:val="0"/>
        </w:rPr>
        <w:t xml:space="preserve">confuses physiology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A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lwl438m2zzok" w:id="270"/>
      <w:bookmarkEnd w:id="270"/>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9A4">
      <w:pPr>
        <w:numPr>
          <w:ilvl w:val="0"/>
          <w:numId w:val="105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powders and bars</w:t>
        <w:br w:type="textWrapping"/>
      </w:r>
    </w:p>
    <w:p w:rsidR="00000000" w:rsidDel="00000000" w:rsidP="00000000" w:rsidRDefault="00000000" w:rsidRPr="00000000" w14:paraId="000009A5">
      <w:pPr>
        <w:numPr>
          <w:ilvl w:val="0"/>
          <w:numId w:val="105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“Sugar-free” drinks and sodas</w:t>
        <w:br w:type="textWrapping"/>
      </w:r>
    </w:p>
    <w:p w:rsidR="00000000" w:rsidDel="00000000" w:rsidP="00000000" w:rsidRDefault="00000000" w:rsidRPr="00000000" w14:paraId="000009A6">
      <w:pPr>
        <w:numPr>
          <w:ilvl w:val="0"/>
          <w:numId w:val="105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Keto and diabetic foods</w:t>
        <w:br w:type="textWrapping"/>
      </w:r>
    </w:p>
    <w:p w:rsidR="00000000" w:rsidDel="00000000" w:rsidP="00000000" w:rsidRDefault="00000000" w:rsidRPr="00000000" w14:paraId="000009A7">
      <w:pPr>
        <w:numPr>
          <w:ilvl w:val="0"/>
          <w:numId w:val="105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Flavored yogurts</w:t>
        <w:br w:type="textWrapping"/>
      </w:r>
    </w:p>
    <w:p w:rsidR="00000000" w:rsidDel="00000000" w:rsidP="00000000" w:rsidRDefault="00000000" w:rsidRPr="00000000" w14:paraId="000009A8">
      <w:pPr>
        <w:numPr>
          <w:ilvl w:val="0"/>
          <w:numId w:val="105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Supplements, electrolytes, chewables</w:t>
        <w:br w:type="textWrapping"/>
      </w:r>
    </w:p>
    <w:p w:rsidR="00000000" w:rsidDel="00000000" w:rsidP="00000000" w:rsidRDefault="00000000" w:rsidRPr="00000000" w14:paraId="000009A9">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9AA">
      <w:pPr>
        <w:numPr>
          <w:ilvl w:val="0"/>
          <w:numId w:val="24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Sucralose</w:t>
        <w:br w:type="textWrapping"/>
      </w:r>
    </w:p>
    <w:p w:rsidR="00000000" w:rsidDel="00000000" w:rsidP="00000000" w:rsidRDefault="00000000" w:rsidRPr="00000000" w14:paraId="000009AB">
      <w:pPr>
        <w:numPr>
          <w:ilvl w:val="0"/>
          <w:numId w:val="24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Splenda</w:t>
      </w:r>
    </w:p>
    <w:p w:rsidR="00000000" w:rsidDel="00000000" w:rsidP="00000000" w:rsidRDefault="00000000" w:rsidRPr="00000000" w14:paraId="000009AC">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Aspartame</w:t>
      </w:r>
    </w:p>
    <w:p w:rsidR="00000000" w:rsidDel="00000000" w:rsidP="00000000" w:rsidRDefault="00000000" w:rsidRPr="00000000" w14:paraId="000009A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wyf430u12ptf" w:id="271"/>
      <w:bookmarkEnd w:id="271"/>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9AE">
      <w:pPr>
        <w:numPr>
          <w:ilvl w:val="0"/>
          <w:numId w:val="112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Artificial sweetener</w:t>
      </w:r>
      <w:r w:rsidDel="00000000" w:rsidR="00000000" w:rsidRPr="00000000">
        <w:rPr>
          <w:rFonts w:ascii="Times New Roman" w:cs="Times New Roman" w:eastAsia="Times New Roman" w:hAnsi="Times New Roman"/>
          <w:rtl w:val="0"/>
        </w:rPr>
        <w:t xml:space="preserve"> with direct neurological activity</w:t>
        <w:br w:type="textWrapping"/>
      </w:r>
    </w:p>
    <w:p w:rsidR="00000000" w:rsidDel="00000000" w:rsidP="00000000" w:rsidRDefault="00000000" w:rsidRPr="00000000" w14:paraId="000009AF">
      <w:pPr>
        <w:numPr>
          <w:ilvl w:val="0"/>
          <w:numId w:val="112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Breaks down into compounds that can affect the brain</w:t>
        <w:br w:type="textWrapping"/>
      </w:r>
    </w:p>
    <w:p w:rsidR="00000000" w:rsidDel="00000000" w:rsidP="00000000" w:rsidRDefault="00000000" w:rsidRPr="00000000" w14:paraId="000009B0">
      <w:pPr>
        <w:numPr>
          <w:ilvl w:val="0"/>
          <w:numId w:val="112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trigger for </w:t>
      </w:r>
      <w:r w:rsidDel="00000000" w:rsidR="00000000" w:rsidRPr="00000000">
        <w:rPr>
          <w:rFonts w:ascii="Times New Roman" w:cs="Times New Roman" w:eastAsia="Times New Roman" w:hAnsi="Times New Roman"/>
          <w:b w:val="1"/>
          <w:bCs w:val="1"/>
          <w:rtl w:val="0"/>
        </w:rPr>
        <w:t xml:space="preserve">headaches, migraines, dizziness</w:t>
        <w:br w:type="textWrapping"/>
      </w:r>
    </w:p>
    <w:p w:rsidR="00000000" w:rsidDel="00000000" w:rsidP="00000000" w:rsidRDefault="00000000" w:rsidRPr="00000000" w14:paraId="000009B1">
      <w:pPr>
        <w:numPr>
          <w:ilvl w:val="0"/>
          <w:numId w:val="112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Frequently worsens </w:t>
      </w:r>
      <w:r w:rsidDel="00000000" w:rsidR="00000000" w:rsidRPr="00000000">
        <w:rPr>
          <w:rFonts w:ascii="Times New Roman" w:cs="Times New Roman" w:eastAsia="Times New Roman" w:hAnsi="Times New Roman"/>
          <w:b w:val="1"/>
          <w:bCs w:val="1"/>
          <w:rtl w:val="0"/>
        </w:rPr>
        <w:t xml:space="preserve">mood and cognitive symptoms</w:t>
        <w:br w:type="textWrapping"/>
      </w:r>
    </w:p>
    <w:p w:rsidR="00000000" w:rsidDel="00000000" w:rsidP="00000000" w:rsidRDefault="00000000" w:rsidRPr="00000000" w14:paraId="000009B2">
      <w:pPr>
        <w:numPr>
          <w:ilvl w:val="0"/>
          <w:numId w:val="112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Widely used in “diet” and “sugar-free” products</w:t>
        <w:br w:type="textWrapping"/>
      </w:r>
    </w:p>
    <w:p w:rsidR="00000000" w:rsidDel="00000000" w:rsidP="00000000" w:rsidRDefault="00000000" w:rsidRPr="00000000" w14:paraId="000009B3">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one of the </w:t>
      </w:r>
      <w:r w:rsidDel="00000000" w:rsidR="00000000" w:rsidRPr="00000000">
        <w:rPr>
          <w:rFonts w:ascii="Times New Roman" w:cs="Times New Roman" w:eastAsia="Times New Roman" w:hAnsi="Times New Roman"/>
          <w:b w:val="1"/>
          <w:bCs w:val="1"/>
          <w:rtl w:val="0"/>
        </w:rPr>
        <w:t xml:space="preserve">most consistently reactive ingredients</w:t>
      </w:r>
      <w:r w:rsidDel="00000000" w:rsidR="00000000" w:rsidRPr="00000000">
        <w:rPr>
          <w:rFonts w:ascii="Times New Roman" w:cs="Times New Roman" w:eastAsia="Times New Roman" w:hAnsi="Times New Roman"/>
          <w:rtl w:val="0"/>
        </w:rPr>
        <w:t xml:space="preserve"> reported by patients.</w:t>
      </w:r>
    </w:p>
    <w:p w:rsidR="00000000" w:rsidDel="00000000" w:rsidP="00000000" w:rsidRDefault="00000000" w:rsidRPr="00000000" w14:paraId="000009B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epmqd9jh3wo" w:id="272"/>
      <w:bookmarkEnd w:id="272"/>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9B6">
      <w:pPr>
        <w:numPr>
          <w:ilvl w:val="0"/>
          <w:numId w:val="10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synthetic dipeptide</w:t>
      </w:r>
      <w:r w:rsidDel="00000000" w:rsidR="00000000" w:rsidRPr="00000000">
        <w:rPr>
          <w:rFonts w:ascii="Times New Roman" w:cs="Times New Roman" w:eastAsia="Times New Roman" w:hAnsi="Times New Roman"/>
          <w:rtl w:val="0"/>
        </w:rPr>
        <w:t xml:space="preserve"> made from:</w:t>
        <w:br w:type="textWrapping"/>
      </w:r>
    </w:p>
    <w:p w:rsidR="00000000" w:rsidDel="00000000" w:rsidP="00000000" w:rsidRDefault="00000000" w:rsidRPr="00000000" w14:paraId="000009B7">
      <w:pPr>
        <w:numPr>
          <w:ilvl w:val="1"/>
          <w:numId w:val="10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Aspartic acid</w:t>
        <w:br w:type="textWrapping"/>
      </w:r>
    </w:p>
    <w:p w:rsidR="00000000" w:rsidDel="00000000" w:rsidP="00000000" w:rsidRDefault="00000000" w:rsidRPr="00000000" w14:paraId="000009B8">
      <w:pPr>
        <w:numPr>
          <w:ilvl w:val="1"/>
          <w:numId w:val="10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Phenylalanine</w:t>
        <w:br w:type="textWrapping"/>
      </w:r>
    </w:p>
    <w:p w:rsidR="00000000" w:rsidDel="00000000" w:rsidP="00000000" w:rsidRDefault="00000000" w:rsidRPr="00000000" w14:paraId="000009B9">
      <w:pPr>
        <w:numPr>
          <w:ilvl w:val="0"/>
          <w:numId w:val="10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~200x sweeter than sugar</w:t>
        <w:br w:type="textWrapping"/>
      </w:r>
    </w:p>
    <w:p w:rsidR="00000000" w:rsidDel="00000000" w:rsidP="00000000" w:rsidRDefault="00000000" w:rsidRPr="00000000" w14:paraId="000009BA">
      <w:pPr>
        <w:numPr>
          <w:ilvl w:val="0"/>
          <w:numId w:val="10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Broken down during digestion into:</w:t>
        <w:br w:type="textWrapping"/>
      </w:r>
    </w:p>
    <w:p w:rsidR="00000000" w:rsidDel="00000000" w:rsidP="00000000" w:rsidRDefault="00000000" w:rsidRPr="00000000" w14:paraId="000009BB">
      <w:pPr>
        <w:numPr>
          <w:ilvl w:val="1"/>
          <w:numId w:val="10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Aspartate</w:t>
      </w:r>
      <w:r w:rsidDel="00000000" w:rsidR="00000000" w:rsidRPr="00000000">
        <w:rPr>
          <w:rFonts w:ascii="Times New Roman" w:cs="Times New Roman" w:eastAsia="Times New Roman" w:hAnsi="Times New Roman"/>
          <w:rtl w:val="0"/>
        </w:rPr>
        <w:t xml:space="preserve"> (excitatory neurotransmitter)</w:t>
        <w:br w:type="textWrapping"/>
      </w:r>
    </w:p>
    <w:p w:rsidR="00000000" w:rsidDel="00000000" w:rsidP="00000000" w:rsidRDefault="00000000" w:rsidRPr="00000000" w14:paraId="000009BC">
      <w:pPr>
        <w:numPr>
          <w:ilvl w:val="1"/>
          <w:numId w:val="10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Phenylalanine</w:t>
      </w:r>
      <w:r w:rsidDel="00000000" w:rsidR="00000000" w:rsidRPr="00000000">
        <w:rPr>
          <w:rFonts w:ascii="Times New Roman" w:cs="Times New Roman" w:eastAsia="Times New Roman" w:hAnsi="Times New Roman"/>
          <w:rtl w:val="0"/>
        </w:rPr>
        <w:t xml:space="preserve"> (affects dopamine/serotonin balance)</w:t>
        <w:br w:type="textWrapping"/>
      </w:r>
    </w:p>
    <w:p w:rsidR="00000000" w:rsidDel="00000000" w:rsidP="00000000" w:rsidRDefault="00000000" w:rsidRPr="00000000" w14:paraId="000009BD">
      <w:pPr>
        <w:numPr>
          <w:ilvl w:val="1"/>
          <w:numId w:val="109"/>
        </w:numPr>
        <w:spacing w:after="24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Methanol</w:t>
      </w:r>
      <w:r w:rsidDel="00000000" w:rsidR="00000000" w:rsidRPr="00000000">
        <w:rPr>
          <w:rFonts w:ascii="Cardo" w:cs="Cardo" w:eastAsia="Cardo" w:hAnsi="Cardo"/>
          <w:rtl w:val="0"/>
        </w:rPr>
        <w:t xml:space="preserve"> (small amounts → formaldehyde/formic acid)</w:t>
        <w:br w:type="textWrapping"/>
      </w:r>
    </w:p>
    <w:p w:rsidR="00000000" w:rsidDel="00000000" w:rsidP="00000000" w:rsidRDefault="00000000" w:rsidRPr="00000000" w14:paraId="000009BE">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t>
      </w:r>
      <w:r w:rsidDel="00000000" w:rsidR="00000000" w:rsidRPr="00000000">
        <w:rPr>
          <w:rFonts w:ascii="Times New Roman" w:cs="Times New Roman" w:eastAsia="Times New Roman" w:hAnsi="Times New Roman"/>
          <w:b w:val="1"/>
          <w:bCs w:val="1"/>
          <w:rtl w:val="0"/>
        </w:rPr>
        <w:t xml:space="preserve">biochemically active</w:t>
      </w:r>
      <w:r w:rsidDel="00000000" w:rsidR="00000000" w:rsidRPr="00000000">
        <w:rPr>
          <w:rFonts w:ascii="Times New Roman" w:cs="Times New Roman" w:eastAsia="Times New Roman" w:hAnsi="Times New Roman"/>
          <w:rtl w:val="0"/>
        </w:rPr>
        <w:t xml:space="preserve">, not inert.</w:t>
      </w:r>
    </w:p>
    <w:p w:rsidR="00000000" w:rsidDel="00000000" w:rsidP="00000000" w:rsidRDefault="00000000" w:rsidRPr="00000000" w14:paraId="000009B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m8w9458b7kdz" w:id="273"/>
      <w:bookmarkEnd w:id="273"/>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9C1">
      <w:pPr>
        <w:numPr>
          <w:ilvl w:val="0"/>
          <w:numId w:val="66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Zero calories → diet marketing</w:t>
        <w:br w:type="textWrapping"/>
      </w:r>
    </w:p>
    <w:p w:rsidR="00000000" w:rsidDel="00000000" w:rsidP="00000000" w:rsidRDefault="00000000" w:rsidRPr="00000000" w14:paraId="000009C2">
      <w:pPr>
        <w:numPr>
          <w:ilvl w:val="0"/>
          <w:numId w:val="66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Cheap and extremely sweet</w:t>
        <w:br w:type="textWrapping"/>
      </w:r>
    </w:p>
    <w:p w:rsidR="00000000" w:rsidDel="00000000" w:rsidP="00000000" w:rsidRDefault="00000000" w:rsidRPr="00000000" w14:paraId="000009C3">
      <w:pPr>
        <w:numPr>
          <w:ilvl w:val="0"/>
          <w:numId w:val="66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well in beverages and gums</w:t>
        <w:br w:type="textWrapping"/>
      </w:r>
    </w:p>
    <w:p w:rsidR="00000000" w:rsidDel="00000000" w:rsidP="00000000" w:rsidRDefault="00000000" w:rsidRPr="00000000" w14:paraId="000009C4">
      <w:pPr>
        <w:numPr>
          <w:ilvl w:val="0"/>
          <w:numId w:val="66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Synergizes with other sweeteners</w:t>
        <w:br w:type="textWrapping"/>
      </w:r>
    </w:p>
    <w:p w:rsidR="00000000" w:rsidDel="00000000" w:rsidP="00000000" w:rsidRDefault="00000000" w:rsidRPr="00000000" w14:paraId="000009C5">
      <w:pPr>
        <w:numPr>
          <w:ilvl w:val="0"/>
          <w:numId w:val="66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Approved decades ago → grandfathered into use</w:t>
        <w:br w:type="textWrapping"/>
      </w:r>
    </w:p>
    <w:p w:rsidR="00000000" w:rsidDel="00000000" w:rsidP="00000000" w:rsidRDefault="00000000" w:rsidRPr="00000000" w14:paraId="000009C6">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a </w:t>
      </w:r>
      <w:r w:rsidDel="00000000" w:rsidR="00000000" w:rsidRPr="00000000">
        <w:rPr>
          <w:rFonts w:ascii="Times New Roman" w:cs="Times New Roman" w:eastAsia="Times New Roman" w:hAnsi="Times New Roman"/>
          <w:b w:val="1"/>
          <w:bCs w:val="1"/>
          <w:rtl w:val="0"/>
        </w:rPr>
        <w:t xml:space="preserve">label-friendly shortcut</w:t>
      </w:r>
      <w:r w:rsidDel="00000000" w:rsidR="00000000" w:rsidRPr="00000000">
        <w:rPr>
          <w:rFonts w:ascii="Times New Roman" w:cs="Times New Roman" w:eastAsia="Times New Roman" w:hAnsi="Times New Roman"/>
          <w:rtl w:val="0"/>
        </w:rPr>
        <w:t xml:space="preserve">, not a health ingredient.</w:t>
      </w:r>
    </w:p>
    <w:p w:rsidR="00000000" w:rsidDel="00000000" w:rsidP="00000000" w:rsidRDefault="00000000" w:rsidRPr="00000000" w14:paraId="000009C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i1m5e0r51quf" w:id="274"/>
      <w:bookmarkEnd w:id="274"/>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avoiding it</w:t>
      </w:r>
    </w:p>
    <w:p w:rsidR="00000000" w:rsidDel="00000000" w:rsidP="00000000" w:rsidRDefault="00000000" w:rsidRPr="00000000" w14:paraId="000009C9">
      <w:pPr>
        <w:numPr>
          <w:ilvl w:val="0"/>
          <w:numId w:val="98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act as an </w:t>
      </w:r>
      <w:r w:rsidDel="00000000" w:rsidR="00000000" w:rsidRPr="00000000">
        <w:rPr>
          <w:rFonts w:ascii="Times New Roman" w:cs="Times New Roman" w:eastAsia="Times New Roman" w:hAnsi="Times New Roman"/>
          <w:b w:val="1"/>
          <w:bCs w:val="1"/>
          <w:rtl w:val="0"/>
        </w:rPr>
        <w:t xml:space="preserve">excitotoxin</w:t>
      </w:r>
      <w:r w:rsidDel="00000000" w:rsidR="00000000" w:rsidRPr="00000000">
        <w:rPr>
          <w:rFonts w:ascii="Times New Roman" w:cs="Times New Roman" w:eastAsia="Times New Roman" w:hAnsi="Times New Roman"/>
          <w:rtl w:val="0"/>
        </w:rPr>
        <w:t xml:space="preserve"> in the nervous system</w:t>
        <w:br w:type="textWrapping"/>
      </w:r>
    </w:p>
    <w:p w:rsidR="00000000" w:rsidDel="00000000" w:rsidP="00000000" w:rsidRDefault="00000000" w:rsidRPr="00000000" w14:paraId="000009CA">
      <w:pPr>
        <w:numPr>
          <w:ilvl w:val="0"/>
          <w:numId w:val="98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worsen </w:t>
      </w:r>
      <w:r w:rsidDel="00000000" w:rsidR="00000000" w:rsidRPr="00000000">
        <w:rPr>
          <w:rFonts w:ascii="Times New Roman" w:cs="Times New Roman" w:eastAsia="Times New Roman" w:hAnsi="Times New Roman"/>
          <w:b w:val="1"/>
          <w:bCs w:val="1"/>
          <w:rtl w:val="0"/>
        </w:rPr>
        <w:t xml:space="preserve">anxiety, depression, and sleep issues</w:t>
        <w:br w:type="textWrapping"/>
      </w:r>
    </w:p>
    <w:p w:rsidR="00000000" w:rsidDel="00000000" w:rsidP="00000000" w:rsidRDefault="00000000" w:rsidRPr="00000000" w14:paraId="000009CB">
      <w:pPr>
        <w:numPr>
          <w:ilvl w:val="0"/>
          <w:numId w:val="98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 headaches and migraines</w:t>
        <w:br w:type="textWrapping"/>
      </w:r>
    </w:p>
    <w:p w:rsidR="00000000" w:rsidDel="00000000" w:rsidP="00000000" w:rsidRDefault="00000000" w:rsidRPr="00000000" w14:paraId="000009CC">
      <w:pPr>
        <w:numPr>
          <w:ilvl w:val="0"/>
          <w:numId w:val="98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Alters neurotransmitter balance</w:t>
        <w:br w:type="textWrapping"/>
      </w:r>
    </w:p>
    <w:p w:rsidR="00000000" w:rsidDel="00000000" w:rsidP="00000000" w:rsidRDefault="00000000" w:rsidRPr="00000000" w14:paraId="000009CD">
      <w:pPr>
        <w:numPr>
          <w:ilvl w:val="0"/>
          <w:numId w:val="98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nutritional benefit, only risk</w:t>
        <w:br w:type="textWrapping"/>
      </w:r>
    </w:p>
    <w:p w:rsidR="00000000" w:rsidDel="00000000" w:rsidP="00000000" w:rsidRDefault="00000000" w:rsidRPr="00000000" w14:paraId="000009CE">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practice, removing aspartame can lead to </w:t>
      </w:r>
      <w:r w:rsidDel="00000000" w:rsidR="00000000" w:rsidRPr="00000000">
        <w:rPr>
          <w:rFonts w:ascii="Times New Roman" w:cs="Times New Roman" w:eastAsia="Times New Roman" w:hAnsi="Times New Roman"/>
          <w:b w:val="1"/>
          <w:bCs w:val="1"/>
          <w:rtl w:val="0"/>
        </w:rPr>
        <w:t xml:space="preserve">rapid symptom improvement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C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grfvuuyc5gp" w:id="275"/>
      <w:bookmarkEnd w:id="275"/>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9D1">
      <w:pPr>
        <w:numPr>
          <w:ilvl w:val="0"/>
          <w:numId w:val="78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Rapidly broken into its components</w:t>
        <w:br w:type="textWrapping"/>
      </w:r>
    </w:p>
    <w:p w:rsidR="00000000" w:rsidDel="00000000" w:rsidP="00000000" w:rsidRDefault="00000000" w:rsidRPr="00000000" w14:paraId="000009D2">
      <w:pPr>
        <w:numPr>
          <w:ilvl w:val="0"/>
          <w:numId w:val="78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Aspartate stimulates NMDA receptors → </w:t>
      </w:r>
      <w:r w:rsidDel="00000000" w:rsidR="00000000" w:rsidRPr="00000000">
        <w:rPr>
          <w:rFonts w:ascii="Times New Roman" w:cs="Times New Roman" w:eastAsia="Times New Roman" w:hAnsi="Times New Roman"/>
          <w:b w:val="1"/>
          <w:bCs w:val="1"/>
          <w:rtl w:val="0"/>
        </w:rPr>
        <w:t xml:space="preserve">neuronal excitation</w:t>
        <w:br w:type="textWrapping"/>
      </w:r>
    </w:p>
    <w:p w:rsidR="00000000" w:rsidDel="00000000" w:rsidP="00000000" w:rsidRDefault="00000000" w:rsidRPr="00000000" w14:paraId="000009D3">
      <w:pPr>
        <w:numPr>
          <w:ilvl w:val="0"/>
          <w:numId w:val="78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Phenylalanine interferes with neurotransmitter synthesis</w:t>
        <w:br w:type="textWrapping"/>
      </w:r>
    </w:p>
    <w:p w:rsidR="00000000" w:rsidDel="00000000" w:rsidP="00000000" w:rsidRDefault="00000000" w:rsidRPr="00000000" w14:paraId="000009D4">
      <w:pPr>
        <w:numPr>
          <w:ilvl w:val="0"/>
          <w:numId w:val="78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Methanol metabolism increases oxidative stress</w:t>
        <w:br w:type="textWrapping"/>
      </w:r>
    </w:p>
    <w:p w:rsidR="00000000" w:rsidDel="00000000" w:rsidP="00000000" w:rsidRDefault="00000000" w:rsidRPr="00000000" w14:paraId="000009D5">
      <w:pPr>
        <w:numPr>
          <w:ilvl w:val="0"/>
          <w:numId w:val="78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cross the </w:t>
      </w:r>
      <w:r w:rsidDel="00000000" w:rsidR="00000000" w:rsidRPr="00000000">
        <w:rPr>
          <w:rFonts w:ascii="Times New Roman" w:cs="Times New Roman" w:eastAsia="Times New Roman" w:hAnsi="Times New Roman"/>
          <w:b w:val="1"/>
          <w:bCs w:val="1"/>
          <w:rtl w:val="0"/>
        </w:rPr>
        <w:t xml:space="preserve">blood–brain barrier</w:t>
        <w:br w:type="textWrapping"/>
      </w:r>
    </w:p>
    <w:p w:rsidR="00000000" w:rsidDel="00000000" w:rsidP="00000000" w:rsidRDefault="00000000" w:rsidRPr="00000000" w14:paraId="000009D6">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t>
      </w:r>
      <w:r w:rsidDel="00000000" w:rsidR="00000000" w:rsidRPr="00000000">
        <w:rPr>
          <w:rFonts w:ascii="Times New Roman" w:cs="Times New Roman" w:eastAsia="Times New Roman" w:hAnsi="Times New Roman"/>
          <w:b w:val="1"/>
          <w:bCs w:val="1"/>
          <w:rtl w:val="0"/>
        </w:rPr>
        <w:t xml:space="preserve">direct neurochemical interference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D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hfjmep656yy9" w:id="276"/>
      <w:bookmarkEnd w:id="276"/>
      <w:r w:rsidDel="00000000" w:rsidR="00000000" w:rsidRPr="00000000">
        <w:rPr>
          <w:rFonts w:ascii="Times New Roman" w:cs="Times New Roman" w:eastAsia="Times New Roman" w:hAnsi="Times New Roman"/>
          <w:b w:val="1"/>
          <w:bCs w:val="1"/>
          <w:color w:val="000000"/>
          <w:sz w:val="26"/>
          <w:szCs w:val="26"/>
          <w:rtl w:val="0"/>
        </w:rPr>
        <w:t xml:space="preserve">6. Chronic illness links (associations &amp; mechanisms)</w:t>
      </w:r>
    </w:p>
    <w:p w:rsidR="00000000" w:rsidDel="00000000" w:rsidP="00000000" w:rsidRDefault="00000000" w:rsidRPr="00000000" w14:paraId="000009D9">
      <w:pPr>
        <w:numPr>
          <w:ilvl w:val="0"/>
          <w:numId w:val="15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Migraines and chronic headaches</w:t>
        <w:br w:type="textWrapping"/>
      </w:r>
    </w:p>
    <w:p w:rsidR="00000000" w:rsidDel="00000000" w:rsidP="00000000" w:rsidRDefault="00000000" w:rsidRPr="00000000" w14:paraId="000009DA">
      <w:pPr>
        <w:numPr>
          <w:ilvl w:val="0"/>
          <w:numId w:val="15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Anxiety, depression, mood instability</w:t>
        <w:br w:type="textWrapping"/>
      </w:r>
    </w:p>
    <w:p w:rsidR="00000000" w:rsidDel="00000000" w:rsidP="00000000" w:rsidRDefault="00000000" w:rsidRPr="00000000" w14:paraId="000009DB">
      <w:pPr>
        <w:numPr>
          <w:ilvl w:val="0"/>
          <w:numId w:val="15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Brain fog and cognitive dysfunction</w:t>
        <w:br w:type="textWrapping"/>
      </w:r>
    </w:p>
    <w:p w:rsidR="00000000" w:rsidDel="00000000" w:rsidP="00000000" w:rsidRDefault="00000000" w:rsidRPr="00000000" w14:paraId="000009DC">
      <w:pPr>
        <w:numPr>
          <w:ilvl w:val="0"/>
          <w:numId w:val="15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Seizure disorders</w:t>
      </w:r>
      <w:r w:rsidDel="00000000" w:rsidR="00000000" w:rsidRPr="00000000">
        <w:rPr>
          <w:rFonts w:ascii="Times New Roman" w:cs="Times New Roman" w:eastAsia="Times New Roman" w:hAnsi="Times New Roman"/>
          <w:rtl w:val="0"/>
        </w:rPr>
        <w:t xml:space="preserve"> (contraindicated)</w:t>
        <w:br w:type="textWrapping"/>
      </w:r>
    </w:p>
    <w:p w:rsidR="00000000" w:rsidDel="00000000" w:rsidP="00000000" w:rsidRDefault="00000000" w:rsidRPr="00000000" w14:paraId="000009DD">
      <w:pPr>
        <w:numPr>
          <w:ilvl w:val="0"/>
          <w:numId w:val="15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Fibromyalgia-like symptoms</w:t>
        <w:br w:type="textWrapping"/>
      </w:r>
    </w:p>
    <w:p w:rsidR="00000000" w:rsidDel="00000000" w:rsidP="00000000" w:rsidRDefault="00000000" w:rsidRPr="00000000" w14:paraId="000009DE">
      <w:pPr>
        <w:numPr>
          <w:ilvl w:val="0"/>
          <w:numId w:val="15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PKU (phenylketonuria) — absolute avoidance required</w:t>
        <w:br w:type="textWrapping"/>
      </w:r>
    </w:p>
    <w:p w:rsidR="00000000" w:rsidDel="00000000" w:rsidP="00000000" w:rsidRDefault="00000000" w:rsidRPr="00000000" w14:paraId="000009DF">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Aspartame disproportionately affects </w:t>
      </w:r>
      <w:r w:rsidDel="00000000" w:rsidR="00000000" w:rsidRPr="00000000">
        <w:rPr>
          <w:rFonts w:ascii="Times New Roman" w:cs="Times New Roman" w:eastAsia="Times New Roman" w:hAnsi="Times New Roman"/>
          <w:b w:val="1"/>
          <w:bCs w:val="1"/>
          <w:rtl w:val="0"/>
        </w:rPr>
        <w:t xml:space="preserve">neurologically sensitive patients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E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o76zqrxaf17" w:id="277"/>
      <w:bookmarkEnd w:id="277"/>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9E2">
      <w:pPr>
        <w:numPr>
          <w:ilvl w:val="0"/>
          <w:numId w:val="95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Diet sodas</w:t>
        <w:br w:type="textWrapping"/>
      </w:r>
    </w:p>
    <w:p w:rsidR="00000000" w:rsidDel="00000000" w:rsidP="00000000" w:rsidRDefault="00000000" w:rsidRPr="00000000" w14:paraId="000009E3">
      <w:pPr>
        <w:numPr>
          <w:ilvl w:val="0"/>
          <w:numId w:val="95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Sugar-free gum and candy</w:t>
        <w:br w:type="textWrapping"/>
      </w:r>
    </w:p>
    <w:p w:rsidR="00000000" w:rsidDel="00000000" w:rsidP="00000000" w:rsidRDefault="00000000" w:rsidRPr="00000000" w14:paraId="000009E4">
      <w:pPr>
        <w:numPr>
          <w:ilvl w:val="0"/>
          <w:numId w:val="95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 yogurts and desserts</w:t>
        <w:br w:type="textWrapping"/>
      </w:r>
    </w:p>
    <w:p w:rsidR="00000000" w:rsidDel="00000000" w:rsidP="00000000" w:rsidRDefault="00000000" w:rsidRPr="00000000" w14:paraId="000009E5">
      <w:pPr>
        <w:numPr>
          <w:ilvl w:val="0"/>
          <w:numId w:val="95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protein powders and drink mixes</w:t>
        <w:br w:type="textWrapping"/>
      </w:r>
    </w:p>
    <w:p w:rsidR="00000000" w:rsidDel="00000000" w:rsidP="00000000" w:rsidRDefault="00000000" w:rsidRPr="00000000" w14:paraId="000009E6">
      <w:pPr>
        <w:numPr>
          <w:ilvl w:val="0"/>
          <w:numId w:val="95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Chewable vitamins and medications</w:t>
        <w:br w:type="textWrapping"/>
      </w:r>
    </w:p>
    <w:p w:rsidR="00000000" w:rsidDel="00000000" w:rsidP="00000000" w:rsidRDefault="00000000" w:rsidRPr="00000000" w14:paraId="000009E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9E8">
      <w:pPr>
        <w:numPr>
          <w:ilvl w:val="0"/>
          <w:numId w:val="17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Aspartame</w:t>
        <w:br w:type="textWrapping"/>
      </w:r>
    </w:p>
    <w:p w:rsidR="00000000" w:rsidDel="00000000" w:rsidP="00000000" w:rsidRDefault="00000000" w:rsidRPr="00000000" w14:paraId="000009E9">
      <w:pPr>
        <w:numPr>
          <w:ilvl w:val="0"/>
          <w:numId w:val="17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NutraSweet®</w:t>
        <w:br w:type="textWrapping"/>
      </w:r>
    </w:p>
    <w:p w:rsidR="00000000" w:rsidDel="00000000" w:rsidP="00000000" w:rsidRDefault="00000000" w:rsidRPr="00000000" w14:paraId="000009EA">
      <w:pPr>
        <w:numPr>
          <w:ilvl w:val="0"/>
          <w:numId w:val="17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Equal</w:t>
      </w:r>
    </w:p>
    <w:p w:rsidR="00000000" w:rsidDel="00000000" w:rsidP="00000000" w:rsidRDefault="00000000" w:rsidRPr="00000000" w14:paraId="000009EB">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Acesulfame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ff0000"/>
          <w:sz w:val="30"/>
          <w:szCs w:val="30"/>
          <w:u w:val="single"/>
          <w:rtl w:val="0"/>
        </w:rPr>
        <w:t xml:space="preserve">potassium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ff0000"/>
          <w:sz w:val="30"/>
          <w:szCs w:val="30"/>
          <w:u w:val="single"/>
          <w:rtl w:val="0"/>
        </w:rPr>
        <w:t xml:space="preserve">(Ace-K)</w:t>
      </w:r>
    </w:p>
    <w:p w:rsidR="00000000" w:rsidDel="00000000" w:rsidP="00000000" w:rsidRDefault="00000000" w:rsidRPr="00000000" w14:paraId="000009E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qes7jmpdetrj" w:id="278"/>
      <w:bookmarkEnd w:id="278"/>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9ED">
      <w:pPr>
        <w:numPr>
          <w:ilvl w:val="0"/>
          <w:numId w:val="40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sweetener that </w:t>
      </w:r>
      <w:r w:rsidDel="00000000" w:rsidR="00000000" w:rsidRPr="00000000">
        <w:rPr>
          <w:rFonts w:ascii="Times New Roman" w:cs="Times New Roman" w:eastAsia="Times New Roman" w:hAnsi="Times New Roman"/>
          <w:b w:val="1"/>
          <w:bCs w:val="1"/>
          <w:rtl w:val="0"/>
        </w:rPr>
        <w:t xml:space="preserve">disrupts insulin signaling</w:t>
        <w:br w:type="textWrapping"/>
      </w:r>
    </w:p>
    <w:p w:rsidR="00000000" w:rsidDel="00000000" w:rsidP="00000000" w:rsidRDefault="00000000" w:rsidRPr="00000000" w14:paraId="000009EE">
      <w:pPr>
        <w:numPr>
          <w:ilvl w:val="0"/>
          <w:numId w:val="40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Alters </w:t>
      </w:r>
      <w:r w:rsidDel="00000000" w:rsidR="00000000" w:rsidRPr="00000000">
        <w:rPr>
          <w:rFonts w:ascii="Times New Roman" w:cs="Times New Roman" w:eastAsia="Times New Roman" w:hAnsi="Times New Roman"/>
          <w:b w:val="1"/>
          <w:bCs w:val="1"/>
          <w:rtl w:val="0"/>
        </w:rPr>
        <w:t xml:space="preserve">gut microbiome composition</w:t>
        <w:br w:type="textWrapping"/>
      </w:r>
    </w:p>
    <w:p w:rsidR="00000000" w:rsidDel="00000000" w:rsidP="00000000" w:rsidRDefault="00000000" w:rsidRPr="00000000" w14:paraId="000009EF">
      <w:pPr>
        <w:numPr>
          <w:ilvl w:val="0"/>
          <w:numId w:val="40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combined with </w:t>
      </w:r>
      <w:r w:rsidDel="00000000" w:rsidR="00000000" w:rsidRPr="00000000">
        <w:rPr>
          <w:rFonts w:ascii="Times New Roman" w:cs="Times New Roman" w:eastAsia="Times New Roman" w:hAnsi="Times New Roman"/>
          <w:b w:val="1"/>
          <w:bCs w:val="1"/>
          <w:rtl w:val="0"/>
        </w:rPr>
        <w:t xml:space="preserve">sucralose or aspartame</w:t>
      </w:r>
      <w:r w:rsidDel="00000000" w:rsidR="00000000" w:rsidRPr="00000000">
        <w:rPr>
          <w:rFonts w:ascii="Cardo" w:cs="Cardo" w:eastAsia="Cardo" w:hAnsi="Cardo"/>
          <w:rtl w:val="0"/>
        </w:rPr>
        <w:t xml:space="preserve"> → amplified effects</w:t>
        <w:br w:type="textWrapping"/>
      </w:r>
    </w:p>
    <w:p w:rsidR="00000000" w:rsidDel="00000000" w:rsidP="00000000" w:rsidRDefault="00000000" w:rsidRPr="00000000" w14:paraId="000009F0">
      <w:pPr>
        <w:numPr>
          <w:ilvl w:val="0"/>
          <w:numId w:val="40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 </w:t>
      </w:r>
      <w:r w:rsidDel="00000000" w:rsidR="00000000" w:rsidRPr="00000000">
        <w:rPr>
          <w:rFonts w:ascii="Times New Roman" w:cs="Times New Roman" w:eastAsia="Times New Roman" w:hAnsi="Times New Roman"/>
          <w:b w:val="1"/>
          <w:bCs w:val="1"/>
          <w:rtl w:val="0"/>
        </w:rPr>
        <w:t xml:space="preserve">cravings, bloating, headaches</w:t>
      </w:r>
      <w:r w:rsidDel="00000000" w:rsidR="00000000" w:rsidRPr="00000000">
        <w:rPr>
          <w:rFonts w:ascii="Times New Roman" w:cs="Times New Roman" w:eastAsia="Times New Roman" w:hAnsi="Times New Roman"/>
          <w:rtl w:val="0"/>
        </w:rPr>
        <w:t xml:space="preserve"> in sensitive patients</w:t>
        <w:br w:type="textWrapping"/>
      </w:r>
    </w:p>
    <w:p w:rsidR="00000000" w:rsidDel="00000000" w:rsidP="00000000" w:rsidRDefault="00000000" w:rsidRPr="00000000" w14:paraId="000009F1">
      <w:pPr>
        <w:numPr>
          <w:ilvl w:val="0"/>
          <w:numId w:val="40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in many “clean-label” sugar-free foods</w:t>
        <w:br w:type="textWrapping"/>
      </w:r>
    </w:p>
    <w:p w:rsidR="00000000" w:rsidDel="00000000" w:rsidP="00000000" w:rsidRDefault="00000000" w:rsidRPr="00000000" w14:paraId="000009F2">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w:t>
      </w:r>
      <w:r w:rsidDel="00000000" w:rsidR="00000000" w:rsidRPr="00000000">
        <w:rPr>
          <w:rFonts w:ascii="Times New Roman" w:cs="Times New Roman" w:eastAsia="Times New Roman" w:hAnsi="Times New Roman"/>
          <w:b w:val="1"/>
          <w:bCs w:val="1"/>
          <w:rtl w:val="0"/>
        </w:rPr>
        <w:t xml:space="preserve">metabolic disruptor masquerading as neutral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F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5307a8shrmym" w:id="279"/>
      <w:bookmarkEnd w:id="279"/>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9F5">
      <w:pPr>
        <w:numPr>
          <w:ilvl w:val="0"/>
          <w:numId w:val="53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synthetic potassium salt</w:t>
      </w:r>
      <w:r w:rsidDel="00000000" w:rsidR="00000000" w:rsidRPr="00000000">
        <w:rPr>
          <w:rFonts w:ascii="Times New Roman" w:cs="Times New Roman" w:eastAsia="Times New Roman" w:hAnsi="Times New Roman"/>
          <w:rtl w:val="0"/>
        </w:rPr>
        <w:t xml:space="preserve"> of an organic acid</w:t>
        <w:br w:type="textWrapping"/>
      </w:r>
    </w:p>
    <w:p w:rsidR="00000000" w:rsidDel="00000000" w:rsidP="00000000" w:rsidRDefault="00000000" w:rsidRPr="00000000" w14:paraId="000009F6">
      <w:pPr>
        <w:numPr>
          <w:ilvl w:val="0"/>
          <w:numId w:val="53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~200x sweeter than sugar</w:t>
        <w:br w:type="textWrapping"/>
      </w:r>
    </w:p>
    <w:p w:rsidR="00000000" w:rsidDel="00000000" w:rsidP="00000000" w:rsidRDefault="00000000" w:rsidRPr="00000000" w14:paraId="000009F7">
      <w:pPr>
        <w:numPr>
          <w:ilvl w:val="0"/>
          <w:numId w:val="53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Heat-stable and non-caloric</w:t>
        <w:br w:type="textWrapping"/>
      </w:r>
    </w:p>
    <w:p w:rsidR="00000000" w:rsidDel="00000000" w:rsidP="00000000" w:rsidRDefault="00000000" w:rsidRPr="00000000" w14:paraId="000009F8">
      <w:pPr>
        <w:numPr>
          <w:ilvl w:val="0"/>
          <w:numId w:val="53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Passes largely unchanged through the body</w:t>
        <w:br w:type="textWrapping"/>
      </w:r>
    </w:p>
    <w:p w:rsidR="00000000" w:rsidDel="00000000" w:rsidP="00000000" w:rsidRDefault="00000000" w:rsidRPr="00000000" w14:paraId="000009F9">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containing potassium, it </w:t>
      </w:r>
      <w:r w:rsidDel="00000000" w:rsidR="00000000" w:rsidRPr="00000000">
        <w:rPr>
          <w:rFonts w:ascii="Times New Roman" w:cs="Times New Roman" w:eastAsia="Times New Roman" w:hAnsi="Times New Roman"/>
          <w:b w:val="1"/>
          <w:bCs w:val="1"/>
          <w:rtl w:val="0"/>
        </w:rPr>
        <w:t xml:space="preserve">does not provide nutritional potassium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F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p3hfjdbqozes" w:id="280"/>
      <w:bookmarkEnd w:id="280"/>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9FC">
      <w:pPr>
        <w:numPr>
          <w:ilvl w:val="0"/>
          <w:numId w:val="35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Extremely sweet → very small amounts needed</w:t>
        <w:br w:type="textWrapping"/>
      </w:r>
    </w:p>
    <w:p w:rsidR="00000000" w:rsidDel="00000000" w:rsidP="00000000" w:rsidRDefault="00000000" w:rsidRPr="00000000" w14:paraId="000009FD">
      <w:pPr>
        <w:numPr>
          <w:ilvl w:val="0"/>
          <w:numId w:val="35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Synergizes with other sweeteners (smooths bitterness)</w:t>
        <w:br w:type="textWrapping"/>
      </w:r>
    </w:p>
    <w:p w:rsidR="00000000" w:rsidDel="00000000" w:rsidP="00000000" w:rsidRDefault="00000000" w:rsidRPr="00000000" w14:paraId="000009FE">
      <w:pPr>
        <w:numPr>
          <w:ilvl w:val="0"/>
          <w:numId w:val="35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Heat-stable → good for baking and beverages</w:t>
        <w:br w:type="textWrapping"/>
      </w:r>
    </w:p>
    <w:p w:rsidR="00000000" w:rsidDel="00000000" w:rsidP="00000000" w:rsidRDefault="00000000" w:rsidRPr="00000000" w14:paraId="000009FF">
      <w:pPr>
        <w:numPr>
          <w:ilvl w:val="0"/>
          <w:numId w:val="35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Zero calories → diet marketing</w:t>
        <w:br w:type="textWrapping"/>
      </w:r>
    </w:p>
    <w:p w:rsidR="00000000" w:rsidDel="00000000" w:rsidP="00000000" w:rsidRDefault="00000000" w:rsidRPr="00000000" w14:paraId="00000A00">
      <w:pPr>
        <w:numPr>
          <w:ilvl w:val="0"/>
          <w:numId w:val="35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Extends shelf life</w:t>
        <w:br w:type="textWrapping"/>
      </w:r>
    </w:p>
    <w:p w:rsidR="00000000" w:rsidDel="00000000" w:rsidP="00000000" w:rsidRDefault="00000000" w:rsidRPr="00000000" w14:paraId="00000A01">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Ace-K is often used as a </w:t>
      </w:r>
      <w:r w:rsidDel="00000000" w:rsidR="00000000" w:rsidRPr="00000000">
        <w:rPr>
          <w:rFonts w:ascii="Times New Roman" w:cs="Times New Roman" w:eastAsia="Times New Roman" w:hAnsi="Times New Roman"/>
          <w:b w:val="1"/>
          <w:bCs w:val="1"/>
          <w:rtl w:val="0"/>
        </w:rPr>
        <w:t xml:space="preserve">sweetness amplifier</w:t>
      </w:r>
      <w:r w:rsidDel="00000000" w:rsidR="00000000" w:rsidRPr="00000000">
        <w:rPr>
          <w:rFonts w:ascii="Times New Roman" w:cs="Times New Roman" w:eastAsia="Times New Roman" w:hAnsi="Times New Roman"/>
          <w:rtl w:val="0"/>
        </w:rPr>
        <w:t xml:space="preserve">, not the main sweetener.</w:t>
      </w:r>
    </w:p>
    <w:p w:rsidR="00000000" w:rsidDel="00000000" w:rsidP="00000000" w:rsidRDefault="00000000" w:rsidRPr="00000000" w14:paraId="00000A0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p5slm0njjbkr" w:id="281"/>
      <w:bookmarkEnd w:id="281"/>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avoiding it</w:t>
      </w:r>
    </w:p>
    <w:p w:rsidR="00000000" w:rsidDel="00000000" w:rsidP="00000000" w:rsidRDefault="00000000" w:rsidRPr="00000000" w14:paraId="00000A04">
      <w:pPr>
        <w:numPr>
          <w:ilvl w:val="0"/>
          <w:numId w:val="108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stimulate </w:t>
      </w:r>
      <w:r w:rsidDel="00000000" w:rsidR="00000000" w:rsidRPr="00000000">
        <w:rPr>
          <w:rFonts w:ascii="Times New Roman" w:cs="Times New Roman" w:eastAsia="Times New Roman" w:hAnsi="Times New Roman"/>
          <w:b w:val="1"/>
          <w:bCs w:val="1"/>
          <w:rtl w:val="0"/>
        </w:rPr>
        <w:t xml:space="preserve">insulin release without glucose</w:t>
        <w:br w:type="textWrapping"/>
      </w:r>
    </w:p>
    <w:p w:rsidR="00000000" w:rsidDel="00000000" w:rsidP="00000000" w:rsidRDefault="00000000" w:rsidRPr="00000000" w14:paraId="00000A05">
      <w:pPr>
        <w:numPr>
          <w:ilvl w:val="0"/>
          <w:numId w:val="108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Promotes </w:t>
      </w:r>
      <w:r w:rsidDel="00000000" w:rsidR="00000000" w:rsidRPr="00000000">
        <w:rPr>
          <w:rFonts w:ascii="Times New Roman" w:cs="Times New Roman" w:eastAsia="Times New Roman" w:hAnsi="Times New Roman"/>
          <w:b w:val="1"/>
          <w:bCs w:val="1"/>
          <w:rtl w:val="0"/>
        </w:rPr>
        <w:t xml:space="preserve">sweet taste receptor overactivation</w:t>
        <w:br w:type="textWrapping"/>
      </w:r>
    </w:p>
    <w:p w:rsidR="00000000" w:rsidDel="00000000" w:rsidP="00000000" w:rsidRDefault="00000000" w:rsidRPr="00000000" w14:paraId="00000A06">
      <w:pPr>
        <w:numPr>
          <w:ilvl w:val="0"/>
          <w:numId w:val="108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Disrupts gut bacteria and intestinal signaling</w:t>
        <w:br w:type="textWrapping"/>
      </w:r>
    </w:p>
    <w:p w:rsidR="00000000" w:rsidDel="00000000" w:rsidP="00000000" w:rsidRDefault="00000000" w:rsidRPr="00000000" w14:paraId="00000A07">
      <w:pPr>
        <w:numPr>
          <w:ilvl w:val="0"/>
          <w:numId w:val="108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Worsens cravings and metabolic instability</w:t>
        <w:br w:type="textWrapping"/>
      </w:r>
    </w:p>
    <w:p w:rsidR="00000000" w:rsidDel="00000000" w:rsidP="00000000" w:rsidRDefault="00000000" w:rsidRPr="00000000" w14:paraId="00000A08">
      <w:pPr>
        <w:numPr>
          <w:ilvl w:val="0"/>
          <w:numId w:val="108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nutritional upside</w:t>
        <w:br w:type="textWrapping"/>
      </w:r>
    </w:p>
    <w:p w:rsidR="00000000" w:rsidDel="00000000" w:rsidP="00000000" w:rsidRDefault="00000000" w:rsidRPr="00000000" w14:paraId="00000A09">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patients often feel better once </w:t>
      </w:r>
      <w:r w:rsidDel="00000000" w:rsidR="00000000" w:rsidRPr="00000000">
        <w:rPr>
          <w:rFonts w:ascii="Times New Roman" w:cs="Times New Roman" w:eastAsia="Times New Roman" w:hAnsi="Times New Roman"/>
          <w:b w:val="1"/>
          <w:bCs w:val="1"/>
          <w:rtl w:val="0"/>
        </w:rPr>
        <w:t xml:space="preserve">Ace-K-containing blends</w:t>
      </w:r>
      <w:r w:rsidDel="00000000" w:rsidR="00000000" w:rsidRPr="00000000">
        <w:rPr>
          <w:rFonts w:ascii="Times New Roman" w:cs="Times New Roman" w:eastAsia="Times New Roman" w:hAnsi="Times New Roman"/>
          <w:rtl w:val="0"/>
        </w:rPr>
        <w:t xml:space="preserve"> are removed.</w:t>
      </w:r>
    </w:p>
    <w:p w:rsidR="00000000" w:rsidDel="00000000" w:rsidP="00000000" w:rsidRDefault="00000000" w:rsidRPr="00000000" w14:paraId="00000A0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detdihd5nenz" w:id="282"/>
      <w:bookmarkEnd w:id="282"/>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A0C">
      <w:pPr>
        <w:numPr>
          <w:ilvl w:val="0"/>
          <w:numId w:val="43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Activates sweet taste receptors in gut and pancreas</w:t>
        <w:br w:type="textWrapping"/>
      </w:r>
    </w:p>
    <w:p w:rsidR="00000000" w:rsidDel="00000000" w:rsidP="00000000" w:rsidRDefault="00000000" w:rsidRPr="00000000" w14:paraId="00000A0D">
      <w:pPr>
        <w:numPr>
          <w:ilvl w:val="0"/>
          <w:numId w:val="43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stimulate </w:t>
      </w:r>
      <w:r w:rsidDel="00000000" w:rsidR="00000000" w:rsidRPr="00000000">
        <w:rPr>
          <w:rFonts w:ascii="Times New Roman" w:cs="Times New Roman" w:eastAsia="Times New Roman" w:hAnsi="Times New Roman"/>
          <w:b w:val="1"/>
          <w:bCs w:val="1"/>
          <w:rtl w:val="0"/>
        </w:rPr>
        <w:t xml:space="preserve">insulin secretion independent of glucose</w:t>
        <w:br w:type="textWrapping"/>
      </w:r>
    </w:p>
    <w:p w:rsidR="00000000" w:rsidDel="00000000" w:rsidP="00000000" w:rsidRDefault="00000000" w:rsidRPr="00000000" w14:paraId="00000A0E">
      <w:pPr>
        <w:numPr>
          <w:ilvl w:val="0"/>
          <w:numId w:val="43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Alters microbiota and gut hormone signaling (GLP-1, PYY)</w:t>
        <w:br w:type="textWrapping"/>
      </w:r>
    </w:p>
    <w:p w:rsidR="00000000" w:rsidDel="00000000" w:rsidP="00000000" w:rsidRDefault="00000000" w:rsidRPr="00000000" w14:paraId="00000A0F">
      <w:pPr>
        <w:numPr>
          <w:ilvl w:val="0"/>
          <w:numId w:val="43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Passes through kidneys largely unmetabolized</w:t>
        <w:br w:type="textWrapping"/>
      </w:r>
    </w:p>
    <w:p w:rsidR="00000000" w:rsidDel="00000000" w:rsidP="00000000" w:rsidRDefault="00000000" w:rsidRPr="00000000" w14:paraId="00000A10">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creates </w:t>
      </w:r>
      <w:r w:rsidDel="00000000" w:rsidR="00000000" w:rsidRPr="00000000">
        <w:rPr>
          <w:rFonts w:ascii="Times New Roman" w:cs="Times New Roman" w:eastAsia="Times New Roman" w:hAnsi="Times New Roman"/>
          <w:b w:val="1"/>
          <w:bCs w:val="1"/>
          <w:rtl w:val="0"/>
        </w:rPr>
        <w:t xml:space="preserve">metabolic confusion</w:t>
      </w:r>
      <w:r w:rsidDel="00000000" w:rsidR="00000000" w:rsidRPr="00000000">
        <w:rPr>
          <w:rFonts w:ascii="Times New Roman" w:cs="Times New Roman" w:eastAsia="Times New Roman" w:hAnsi="Times New Roman"/>
          <w:rtl w:val="0"/>
        </w:rPr>
        <w:t xml:space="preserve">, not balance.</w:t>
      </w:r>
    </w:p>
    <w:p w:rsidR="00000000" w:rsidDel="00000000" w:rsidP="00000000" w:rsidRDefault="00000000" w:rsidRPr="00000000" w14:paraId="00000A1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z17ymh1pmw4c" w:id="283"/>
      <w:bookmarkEnd w:id="283"/>
      <w:r w:rsidDel="00000000" w:rsidR="00000000" w:rsidRPr="00000000">
        <w:rPr>
          <w:rFonts w:ascii="Times New Roman" w:cs="Times New Roman" w:eastAsia="Times New Roman" w:hAnsi="Times New Roman"/>
          <w:b w:val="1"/>
          <w:bCs w:val="1"/>
          <w:color w:val="000000"/>
          <w:sz w:val="26"/>
          <w:szCs w:val="26"/>
          <w:rtl w:val="0"/>
        </w:rPr>
        <w:t xml:space="preserve">6. Chronic illness links (associations &amp; mechanisms)</w:t>
      </w:r>
    </w:p>
    <w:p w:rsidR="00000000" w:rsidDel="00000000" w:rsidP="00000000" w:rsidRDefault="00000000" w:rsidRPr="00000000" w14:paraId="00000A13">
      <w:pPr>
        <w:numPr>
          <w:ilvl w:val="0"/>
          <w:numId w:val="85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Insulin resistance</w:t>
        <w:br w:type="textWrapping"/>
      </w:r>
    </w:p>
    <w:p w:rsidR="00000000" w:rsidDel="00000000" w:rsidP="00000000" w:rsidRDefault="00000000" w:rsidRPr="00000000" w14:paraId="00000A14">
      <w:pPr>
        <w:numPr>
          <w:ilvl w:val="0"/>
          <w:numId w:val="85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2 diabetes risk</w:t>
        <w:br w:type="textWrapping"/>
      </w:r>
    </w:p>
    <w:p w:rsidR="00000000" w:rsidDel="00000000" w:rsidP="00000000" w:rsidRDefault="00000000" w:rsidRPr="00000000" w14:paraId="00000A15">
      <w:pPr>
        <w:numPr>
          <w:ilvl w:val="0"/>
          <w:numId w:val="85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 gain (paradoxical)</w:t>
        <w:br w:type="textWrapping"/>
      </w:r>
    </w:p>
    <w:p w:rsidR="00000000" w:rsidDel="00000000" w:rsidP="00000000" w:rsidRDefault="00000000" w:rsidRPr="00000000" w14:paraId="00000A16">
      <w:pPr>
        <w:numPr>
          <w:ilvl w:val="0"/>
          <w:numId w:val="85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 / dysbiosis</w:t>
        <w:br w:type="textWrapping"/>
      </w:r>
    </w:p>
    <w:p w:rsidR="00000000" w:rsidDel="00000000" w:rsidP="00000000" w:rsidRDefault="00000000" w:rsidRPr="00000000" w14:paraId="00000A17">
      <w:pPr>
        <w:numPr>
          <w:ilvl w:val="0"/>
          <w:numId w:val="85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Headaches and migraines</w:t>
        <w:br w:type="textWrapping"/>
      </w:r>
    </w:p>
    <w:p w:rsidR="00000000" w:rsidDel="00000000" w:rsidP="00000000" w:rsidRDefault="00000000" w:rsidRPr="00000000" w14:paraId="00000A18">
      <w:pPr>
        <w:numPr>
          <w:ilvl w:val="0"/>
          <w:numId w:val="85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exacerbation of </w:t>
      </w:r>
      <w:r w:rsidDel="00000000" w:rsidR="00000000" w:rsidRPr="00000000">
        <w:rPr>
          <w:rFonts w:ascii="Times New Roman" w:cs="Times New Roman" w:eastAsia="Times New Roman" w:hAnsi="Times New Roman"/>
          <w:b w:val="1"/>
          <w:bCs w:val="1"/>
          <w:rtl w:val="0"/>
        </w:rPr>
        <w:t xml:space="preserve">metabolic syndrome</w:t>
        <w:br w:type="textWrapping"/>
      </w:r>
    </w:p>
    <w:p w:rsidR="00000000" w:rsidDel="00000000" w:rsidP="00000000" w:rsidRDefault="00000000" w:rsidRPr="00000000" w14:paraId="00000A19">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Ace-K often flies under the radar because it’s rarely alone.</w:t>
      </w:r>
    </w:p>
    <w:p w:rsidR="00000000" w:rsidDel="00000000" w:rsidP="00000000" w:rsidRDefault="00000000" w:rsidRPr="00000000" w14:paraId="00000A1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ijkz0nfow0f8" w:id="284"/>
      <w:bookmarkEnd w:id="284"/>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A1C">
      <w:pPr>
        <w:numPr>
          <w:ilvl w:val="0"/>
          <w:numId w:val="75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Diet sodas and energy drinks</w:t>
        <w:br w:type="textWrapping"/>
      </w:r>
    </w:p>
    <w:p w:rsidR="00000000" w:rsidDel="00000000" w:rsidP="00000000" w:rsidRDefault="00000000" w:rsidRPr="00000000" w14:paraId="00000A1D">
      <w:pPr>
        <w:numPr>
          <w:ilvl w:val="0"/>
          <w:numId w:val="75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powders and bars</w:t>
        <w:br w:type="textWrapping"/>
      </w:r>
    </w:p>
    <w:p w:rsidR="00000000" w:rsidDel="00000000" w:rsidP="00000000" w:rsidRDefault="00000000" w:rsidRPr="00000000" w14:paraId="00000A1E">
      <w:pPr>
        <w:numPr>
          <w:ilvl w:val="0"/>
          <w:numId w:val="75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Sugar-free yogurts and desserts</w:t>
        <w:br w:type="textWrapping"/>
      </w:r>
    </w:p>
    <w:p w:rsidR="00000000" w:rsidDel="00000000" w:rsidP="00000000" w:rsidRDefault="00000000" w:rsidRPr="00000000" w14:paraId="00000A1F">
      <w:pPr>
        <w:numPr>
          <w:ilvl w:val="0"/>
          <w:numId w:val="75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Electrolyte mixes</w:t>
        <w:br w:type="textWrapping"/>
      </w:r>
    </w:p>
    <w:p w:rsidR="00000000" w:rsidDel="00000000" w:rsidP="00000000" w:rsidRDefault="00000000" w:rsidRPr="00000000" w14:paraId="00000A20">
      <w:pPr>
        <w:numPr>
          <w:ilvl w:val="0"/>
          <w:numId w:val="75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Supplements and chewables</w:t>
        <w:br w:type="textWrapping"/>
      </w:r>
    </w:p>
    <w:p w:rsidR="00000000" w:rsidDel="00000000" w:rsidP="00000000" w:rsidRDefault="00000000" w:rsidRPr="00000000" w14:paraId="00000A21">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A22">
      <w:pPr>
        <w:numPr>
          <w:ilvl w:val="0"/>
          <w:numId w:val="55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Acesulfame potassium</w:t>
        <w:br w:type="textWrapping"/>
      </w:r>
    </w:p>
    <w:p w:rsidR="00000000" w:rsidDel="00000000" w:rsidP="00000000" w:rsidRDefault="00000000" w:rsidRPr="00000000" w14:paraId="00000A23">
      <w:pPr>
        <w:numPr>
          <w:ilvl w:val="0"/>
          <w:numId w:val="55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Acesulfame K</w:t>
        <w:br w:type="textWrapping"/>
      </w:r>
    </w:p>
    <w:p w:rsidR="00000000" w:rsidDel="00000000" w:rsidP="00000000" w:rsidRDefault="00000000" w:rsidRPr="00000000" w14:paraId="00000A24">
      <w:pPr>
        <w:numPr>
          <w:ilvl w:val="0"/>
          <w:numId w:val="55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Ace-K</w:t>
      </w:r>
    </w:p>
    <w:p w:rsidR="00000000" w:rsidDel="00000000" w:rsidP="00000000" w:rsidRDefault="00000000" w:rsidRPr="00000000" w14:paraId="00000A25">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Saccharin</w:t>
      </w:r>
    </w:p>
    <w:p w:rsidR="00000000" w:rsidDel="00000000" w:rsidP="00000000" w:rsidRDefault="00000000" w:rsidRPr="00000000" w14:paraId="00000A2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idu9ar17wdz5" w:id="285"/>
      <w:bookmarkEnd w:id="285"/>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A27">
      <w:pPr>
        <w:numPr>
          <w:ilvl w:val="0"/>
          <w:numId w:val="88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sweetener with </w:t>
      </w:r>
      <w:r w:rsidDel="00000000" w:rsidR="00000000" w:rsidRPr="00000000">
        <w:rPr>
          <w:rFonts w:ascii="Times New Roman" w:cs="Times New Roman" w:eastAsia="Times New Roman" w:hAnsi="Times New Roman"/>
          <w:b w:val="1"/>
          <w:bCs w:val="1"/>
          <w:rtl w:val="0"/>
        </w:rPr>
        <w:t xml:space="preserve">strong effects on gut bacteria</w:t>
        <w:br w:type="textWrapping"/>
      </w:r>
    </w:p>
    <w:p w:rsidR="00000000" w:rsidDel="00000000" w:rsidP="00000000" w:rsidRDefault="00000000" w:rsidRPr="00000000" w14:paraId="00000A28">
      <w:pPr>
        <w:numPr>
          <w:ilvl w:val="0"/>
          <w:numId w:val="88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worsen </w:t>
      </w:r>
      <w:r w:rsidDel="00000000" w:rsidR="00000000" w:rsidRPr="00000000">
        <w:rPr>
          <w:rFonts w:ascii="Times New Roman" w:cs="Times New Roman" w:eastAsia="Times New Roman" w:hAnsi="Times New Roman"/>
          <w:b w:val="1"/>
          <w:bCs w:val="1"/>
          <w:rtl w:val="0"/>
        </w:rPr>
        <w:t xml:space="preserve">glucose intolerance</w:t>
      </w:r>
      <w:r w:rsidDel="00000000" w:rsidR="00000000" w:rsidRPr="00000000">
        <w:rPr>
          <w:rFonts w:ascii="Times New Roman" w:cs="Times New Roman" w:eastAsia="Times New Roman" w:hAnsi="Times New Roman"/>
          <w:rtl w:val="0"/>
        </w:rPr>
        <w:t xml:space="preserve"> over time</w:t>
        <w:br w:type="textWrapping"/>
      </w:r>
    </w:p>
    <w:p w:rsidR="00000000" w:rsidDel="00000000" w:rsidP="00000000" w:rsidRDefault="00000000" w:rsidRPr="00000000" w14:paraId="00000A29">
      <w:pPr>
        <w:numPr>
          <w:ilvl w:val="0"/>
          <w:numId w:val="88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 </w:t>
      </w:r>
      <w:r w:rsidDel="00000000" w:rsidR="00000000" w:rsidRPr="00000000">
        <w:rPr>
          <w:rFonts w:ascii="Times New Roman" w:cs="Times New Roman" w:eastAsia="Times New Roman" w:hAnsi="Times New Roman"/>
          <w:b w:val="1"/>
          <w:bCs w:val="1"/>
          <w:rtl w:val="0"/>
        </w:rPr>
        <w:t xml:space="preserve">headaches, nausea, bladder irritation</w:t>
      </w:r>
      <w:r w:rsidDel="00000000" w:rsidR="00000000" w:rsidRPr="00000000">
        <w:rPr>
          <w:rFonts w:ascii="Times New Roman" w:cs="Times New Roman" w:eastAsia="Times New Roman" w:hAnsi="Times New Roman"/>
          <w:rtl w:val="0"/>
        </w:rPr>
        <w:t xml:space="preserve"> in some patients</w:t>
        <w:br w:type="textWrapping"/>
      </w:r>
    </w:p>
    <w:p w:rsidR="00000000" w:rsidDel="00000000" w:rsidP="00000000" w:rsidRDefault="00000000" w:rsidRPr="00000000" w14:paraId="00000A2A">
      <w:pPr>
        <w:numPr>
          <w:ilvl w:val="0"/>
          <w:numId w:val="88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Frequently combined with other artificial sweeteners</w:t>
        <w:br w:type="textWrapping"/>
      </w:r>
    </w:p>
    <w:p w:rsidR="00000000" w:rsidDel="00000000" w:rsidP="00000000" w:rsidRDefault="00000000" w:rsidRPr="00000000" w14:paraId="00000A2B">
      <w:pPr>
        <w:numPr>
          <w:ilvl w:val="0"/>
          <w:numId w:val="88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nutritional benefit</w:t>
        <w:br w:type="textWrapping"/>
      </w:r>
    </w:p>
    <w:p w:rsidR="00000000" w:rsidDel="00000000" w:rsidP="00000000" w:rsidRDefault="00000000" w:rsidRPr="00000000" w14:paraId="00000A2C">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Saccharin is flagged more for </w:t>
      </w:r>
      <w:r w:rsidDel="00000000" w:rsidR="00000000" w:rsidRPr="00000000">
        <w:rPr>
          <w:rFonts w:ascii="Times New Roman" w:cs="Times New Roman" w:eastAsia="Times New Roman" w:hAnsi="Times New Roman"/>
          <w:b w:val="1"/>
          <w:bCs w:val="1"/>
          <w:rtl w:val="0"/>
        </w:rPr>
        <w:t xml:space="preserve">microbiome disruption</w:t>
      </w:r>
      <w:r w:rsidDel="00000000" w:rsidR="00000000" w:rsidRPr="00000000">
        <w:rPr>
          <w:rFonts w:ascii="Times New Roman" w:cs="Times New Roman" w:eastAsia="Times New Roman" w:hAnsi="Times New Roman"/>
          <w:rtl w:val="0"/>
        </w:rPr>
        <w:t xml:space="preserve"> than acute symptoms.</w:t>
      </w:r>
    </w:p>
    <w:p w:rsidR="00000000" w:rsidDel="00000000" w:rsidP="00000000" w:rsidRDefault="00000000" w:rsidRPr="00000000" w14:paraId="00000A2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nswnd1np4xjh" w:id="286"/>
      <w:bookmarkEnd w:id="286"/>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A2F">
      <w:pPr>
        <w:numPr>
          <w:ilvl w:val="0"/>
          <w:numId w:val="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synthetic sulfonamide compound</w:t>
        <w:br w:type="textWrapping"/>
      </w:r>
    </w:p>
    <w:p w:rsidR="00000000" w:rsidDel="00000000" w:rsidP="00000000" w:rsidRDefault="00000000" w:rsidRPr="00000000" w14:paraId="00000A30">
      <w:pPr>
        <w:numPr>
          <w:ilvl w:val="0"/>
          <w:numId w:val="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~300–400× sweeter than sugar</w:t>
        <w:br w:type="textWrapping"/>
      </w:r>
    </w:p>
    <w:p w:rsidR="00000000" w:rsidDel="00000000" w:rsidP="00000000" w:rsidRDefault="00000000" w:rsidRPr="00000000" w14:paraId="00000A31">
      <w:pPr>
        <w:numPr>
          <w:ilvl w:val="0"/>
          <w:numId w:val="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Not metabolized → passes through the body largely unchanged</w:t>
        <w:br w:type="textWrapping"/>
      </w:r>
    </w:p>
    <w:p w:rsidR="00000000" w:rsidDel="00000000" w:rsidP="00000000" w:rsidRDefault="00000000" w:rsidRPr="00000000" w14:paraId="00000A32">
      <w:pPr>
        <w:numPr>
          <w:ilvl w:val="0"/>
          <w:numId w:val="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earliest non-caloric sweeteners on the market</w:t>
        <w:br w:type="textWrapping"/>
      </w:r>
    </w:p>
    <w:p w:rsidR="00000000" w:rsidDel="00000000" w:rsidP="00000000" w:rsidRDefault="00000000" w:rsidRPr="00000000" w14:paraId="00000A33">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w:t>
      </w:r>
      <w:r w:rsidDel="00000000" w:rsidR="00000000" w:rsidRPr="00000000">
        <w:rPr>
          <w:rFonts w:ascii="Times New Roman" w:cs="Times New Roman" w:eastAsia="Times New Roman" w:hAnsi="Times New Roman"/>
          <w:b w:val="1"/>
          <w:bCs w:val="1"/>
          <w:rtl w:val="0"/>
        </w:rPr>
        <w:t xml:space="preserve">chemically foreign</w:t>
      </w:r>
      <w:r w:rsidDel="00000000" w:rsidR="00000000" w:rsidRPr="00000000">
        <w:rPr>
          <w:rFonts w:ascii="Times New Roman" w:cs="Times New Roman" w:eastAsia="Times New Roman" w:hAnsi="Times New Roman"/>
          <w:rtl w:val="0"/>
        </w:rPr>
        <w:t xml:space="preserve"> to human metabolism.</w:t>
      </w:r>
    </w:p>
    <w:p w:rsidR="00000000" w:rsidDel="00000000" w:rsidP="00000000" w:rsidRDefault="00000000" w:rsidRPr="00000000" w14:paraId="00000A3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nb4qdhrdrutp" w:id="287"/>
      <w:bookmarkEnd w:id="287"/>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A36">
      <w:pPr>
        <w:numPr>
          <w:ilvl w:val="0"/>
          <w:numId w:val="116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Extremely cheap</w:t>
        <w:br w:type="textWrapping"/>
      </w:r>
    </w:p>
    <w:p w:rsidR="00000000" w:rsidDel="00000000" w:rsidP="00000000" w:rsidRDefault="00000000" w:rsidRPr="00000000" w14:paraId="00000A37">
      <w:pPr>
        <w:numPr>
          <w:ilvl w:val="0"/>
          <w:numId w:val="116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shelf-stable</w:t>
        <w:br w:type="textWrapping"/>
      </w:r>
    </w:p>
    <w:p w:rsidR="00000000" w:rsidDel="00000000" w:rsidP="00000000" w:rsidRDefault="00000000" w:rsidRPr="00000000" w14:paraId="00000A38">
      <w:pPr>
        <w:numPr>
          <w:ilvl w:val="0"/>
          <w:numId w:val="116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 calories</w:t>
        <w:br w:type="textWrapping"/>
      </w:r>
    </w:p>
    <w:p w:rsidR="00000000" w:rsidDel="00000000" w:rsidP="00000000" w:rsidRDefault="00000000" w:rsidRPr="00000000" w14:paraId="00000A39">
      <w:pPr>
        <w:numPr>
          <w:ilvl w:val="0"/>
          <w:numId w:val="116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well in tabletop sweeteners and beverages</w:t>
        <w:br w:type="textWrapping"/>
      </w:r>
    </w:p>
    <w:p w:rsidR="00000000" w:rsidDel="00000000" w:rsidP="00000000" w:rsidRDefault="00000000" w:rsidRPr="00000000" w14:paraId="00000A3A">
      <w:pPr>
        <w:numPr>
          <w:ilvl w:val="0"/>
          <w:numId w:val="116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Regulatory approval keeps it widely available</w:t>
        <w:br w:type="textWrapping"/>
      </w:r>
    </w:p>
    <w:p w:rsidR="00000000" w:rsidDel="00000000" w:rsidP="00000000" w:rsidRDefault="00000000" w:rsidRPr="00000000" w14:paraId="00000A3B">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persists because it’s </w:t>
      </w:r>
      <w:r w:rsidDel="00000000" w:rsidR="00000000" w:rsidRPr="00000000">
        <w:rPr>
          <w:rFonts w:ascii="Times New Roman" w:cs="Times New Roman" w:eastAsia="Times New Roman" w:hAnsi="Times New Roman"/>
          <w:b w:val="1"/>
          <w:bCs w:val="1"/>
          <w:rtl w:val="0"/>
        </w:rPr>
        <w:t xml:space="preserve">cost-effective</w:t>
      </w:r>
      <w:r w:rsidDel="00000000" w:rsidR="00000000" w:rsidRPr="00000000">
        <w:rPr>
          <w:rFonts w:ascii="Times New Roman" w:cs="Times New Roman" w:eastAsia="Times New Roman" w:hAnsi="Times New Roman"/>
          <w:rtl w:val="0"/>
        </w:rPr>
        <w:t xml:space="preserve">, not because it’s beneficial.</w:t>
      </w:r>
    </w:p>
    <w:p w:rsidR="00000000" w:rsidDel="00000000" w:rsidP="00000000" w:rsidRDefault="00000000" w:rsidRPr="00000000" w14:paraId="00000A3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a58fzjq1fcw1" w:id="288"/>
      <w:bookmarkEnd w:id="288"/>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avoiding it</w:t>
      </w:r>
    </w:p>
    <w:p w:rsidR="00000000" w:rsidDel="00000000" w:rsidP="00000000" w:rsidRDefault="00000000" w:rsidRPr="00000000" w14:paraId="00000A3E">
      <w:pPr>
        <w:numPr>
          <w:ilvl w:val="0"/>
          <w:numId w:val="10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Alters gut microbiota composition</w:t>
        <w:br w:type="textWrapping"/>
      </w:r>
    </w:p>
    <w:p w:rsidR="00000000" w:rsidDel="00000000" w:rsidP="00000000" w:rsidRDefault="00000000" w:rsidRPr="00000000" w14:paraId="00000A3F">
      <w:pPr>
        <w:numPr>
          <w:ilvl w:val="0"/>
          <w:numId w:val="10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worsen </w:t>
      </w:r>
      <w:r w:rsidDel="00000000" w:rsidR="00000000" w:rsidRPr="00000000">
        <w:rPr>
          <w:rFonts w:ascii="Times New Roman" w:cs="Times New Roman" w:eastAsia="Times New Roman" w:hAnsi="Times New Roman"/>
          <w:b w:val="1"/>
          <w:bCs w:val="1"/>
          <w:rtl w:val="0"/>
        </w:rPr>
        <w:t xml:space="preserve">insulin resistance</w:t>
        <w:br w:type="textWrapping"/>
      </w:r>
    </w:p>
    <w:p w:rsidR="00000000" w:rsidDel="00000000" w:rsidP="00000000" w:rsidRDefault="00000000" w:rsidRPr="00000000" w14:paraId="00000A40">
      <w:pPr>
        <w:numPr>
          <w:ilvl w:val="0"/>
          <w:numId w:val="10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Linked to </w:t>
      </w:r>
      <w:r w:rsidDel="00000000" w:rsidR="00000000" w:rsidRPr="00000000">
        <w:rPr>
          <w:rFonts w:ascii="Times New Roman" w:cs="Times New Roman" w:eastAsia="Times New Roman" w:hAnsi="Times New Roman"/>
          <w:b w:val="1"/>
          <w:bCs w:val="1"/>
          <w:rtl w:val="0"/>
        </w:rPr>
        <w:t xml:space="preserve">bladder irritation</w:t>
      </w:r>
      <w:r w:rsidDel="00000000" w:rsidR="00000000" w:rsidRPr="00000000">
        <w:rPr>
          <w:rFonts w:ascii="Times New Roman" w:cs="Times New Roman" w:eastAsia="Times New Roman" w:hAnsi="Times New Roman"/>
          <w:rtl w:val="0"/>
        </w:rPr>
        <w:t xml:space="preserve"> in susceptible individuals</w:t>
        <w:br w:type="textWrapping"/>
      </w:r>
    </w:p>
    <w:p w:rsidR="00000000" w:rsidDel="00000000" w:rsidP="00000000" w:rsidRDefault="00000000" w:rsidRPr="00000000" w14:paraId="00000A41">
      <w:pPr>
        <w:numPr>
          <w:ilvl w:val="0"/>
          <w:numId w:val="10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 no nutritional value</w:t>
        <w:br w:type="textWrapping"/>
      </w:r>
    </w:p>
    <w:p w:rsidR="00000000" w:rsidDel="00000000" w:rsidP="00000000" w:rsidRDefault="00000000" w:rsidRPr="00000000" w14:paraId="00000A42">
      <w:pPr>
        <w:numPr>
          <w:ilvl w:val="0"/>
          <w:numId w:val="10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Often paired with other artificial sweeteners → compounded effects</w:t>
        <w:br w:type="textWrapping"/>
      </w:r>
    </w:p>
    <w:p w:rsidR="00000000" w:rsidDel="00000000" w:rsidP="00000000" w:rsidRDefault="00000000" w:rsidRPr="00000000" w14:paraId="00000A43">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removing saccharin often improves </w:t>
      </w:r>
      <w:r w:rsidDel="00000000" w:rsidR="00000000" w:rsidRPr="00000000">
        <w:rPr>
          <w:rFonts w:ascii="Times New Roman" w:cs="Times New Roman" w:eastAsia="Times New Roman" w:hAnsi="Times New Roman"/>
          <w:b w:val="1"/>
          <w:bCs w:val="1"/>
          <w:rtl w:val="0"/>
        </w:rPr>
        <w:t xml:space="preserve">GI tolerance and metabolic markers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4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myg9z9mewvmf" w:id="289"/>
      <w:bookmarkEnd w:id="289"/>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A46">
      <w:pPr>
        <w:numPr>
          <w:ilvl w:val="0"/>
          <w:numId w:val="18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Absorbed minimally; most passes through GI tract</w:t>
        <w:br w:type="textWrapping"/>
      </w:r>
    </w:p>
    <w:p w:rsidR="00000000" w:rsidDel="00000000" w:rsidP="00000000" w:rsidRDefault="00000000" w:rsidRPr="00000000" w14:paraId="00000A47">
      <w:pPr>
        <w:numPr>
          <w:ilvl w:val="0"/>
          <w:numId w:val="18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Disrupts microbial signaling and enzyme activity</w:t>
        <w:br w:type="textWrapping"/>
      </w:r>
    </w:p>
    <w:p w:rsidR="00000000" w:rsidDel="00000000" w:rsidP="00000000" w:rsidRDefault="00000000" w:rsidRPr="00000000" w14:paraId="00000A48">
      <w:pPr>
        <w:numPr>
          <w:ilvl w:val="0"/>
          <w:numId w:val="18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alter glucose handling via microbiome changes</w:t>
        <w:br w:type="textWrapping"/>
      </w:r>
    </w:p>
    <w:p w:rsidR="00000000" w:rsidDel="00000000" w:rsidP="00000000" w:rsidRDefault="00000000" w:rsidRPr="00000000" w14:paraId="00000A49">
      <w:pPr>
        <w:numPr>
          <w:ilvl w:val="0"/>
          <w:numId w:val="18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Excreted via kidneys → potential bladder irritation</w:t>
        <w:br w:type="textWrapping"/>
      </w:r>
    </w:p>
    <w:p w:rsidR="00000000" w:rsidDel="00000000" w:rsidP="00000000" w:rsidRDefault="00000000" w:rsidRPr="00000000" w14:paraId="00000A4A">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t>
      </w:r>
      <w:r w:rsidDel="00000000" w:rsidR="00000000" w:rsidRPr="00000000">
        <w:rPr>
          <w:rFonts w:ascii="Times New Roman" w:cs="Times New Roman" w:eastAsia="Times New Roman" w:hAnsi="Times New Roman"/>
          <w:b w:val="1"/>
          <w:bCs w:val="1"/>
          <w:rtl w:val="0"/>
        </w:rPr>
        <w:t xml:space="preserve">chronic low-grade disruption</w:t>
      </w:r>
      <w:r w:rsidDel="00000000" w:rsidR="00000000" w:rsidRPr="00000000">
        <w:rPr>
          <w:rFonts w:ascii="Times New Roman" w:cs="Times New Roman" w:eastAsia="Times New Roman" w:hAnsi="Times New Roman"/>
          <w:rtl w:val="0"/>
        </w:rPr>
        <w:t xml:space="preserve">, not acute toxicity.</w:t>
      </w:r>
    </w:p>
    <w:p w:rsidR="00000000" w:rsidDel="00000000" w:rsidP="00000000" w:rsidRDefault="00000000" w:rsidRPr="00000000" w14:paraId="00000A4B">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w4tp8egk57ir" w:id="290"/>
      <w:bookmarkEnd w:id="290"/>
      <w:r w:rsidDel="00000000" w:rsidR="00000000" w:rsidRPr="00000000">
        <w:rPr>
          <w:rFonts w:ascii="Times New Roman" w:cs="Times New Roman" w:eastAsia="Times New Roman" w:hAnsi="Times New Roman"/>
          <w:b w:val="1"/>
          <w:bCs w:val="1"/>
          <w:color w:val="000000"/>
          <w:sz w:val="26"/>
          <w:szCs w:val="26"/>
          <w:rtl w:val="0"/>
        </w:rPr>
        <w:t xml:space="preserve">6. Chronic illness links (associations &amp; mechanisms)</w:t>
      </w:r>
    </w:p>
    <w:p w:rsidR="00000000" w:rsidDel="00000000" w:rsidP="00000000" w:rsidRDefault="00000000" w:rsidRPr="00000000" w14:paraId="00000A4D">
      <w:pPr>
        <w:numPr>
          <w:ilvl w:val="0"/>
          <w:numId w:val="16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Dysbiosis</w:t>
        <w:br w:type="textWrapping"/>
      </w:r>
    </w:p>
    <w:p w:rsidR="00000000" w:rsidDel="00000000" w:rsidP="00000000" w:rsidRDefault="00000000" w:rsidRPr="00000000" w14:paraId="00000A4E">
      <w:pPr>
        <w:numPr>
          <w:ilvl w:val="0"/>
          <w:numId w:val="16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Insulin resistance</w:t>
        <w:br w:type="textWrapping"/>
      </w:r>
    </w:p>
    <w:p w:rsidR="00000000" w:rsidDel="00000000" w:rsidP="00000000" w:rsidRDefault="00000000" w:rsidRPr="00000000" w14:paraId="00000A4F">
      <w:pPr>
        <w:numPr>
          <w:ilvl w:val="0"/>
          <w:numId w:val="16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2 diabetes risk</w:t>
        <w:br w:type="textWrapping"/>
      </w:r>
    </w:p>
    <w:p w:rsidR="00000000" w:rsidDel="00000000" w:rsidP="00000000" w:rsidRDefault="00000000" w:rsidRPr="00000000" w14:paraId="00000A50">
      <w:pPr>
        <w:numPr>
          <w:ilvl w:val="0"/>
          <w:numId w:val="16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 symptoms</w:t>
        <w:br w:type="textWrapping"/>
      </w:r>
    </w:p>
    <w:p w:rsidR="00000000" w:rsidDel="00000000" w:rsidP="00000000" w:rsidRDefault="00000000" w:rsidRPr="00000000" w14:paraId="00000A51">
      <w:pPr>
        <w:numPr>
          <w:ilvl w:val="0"/>
          <w:numId w:val="16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Bladder irritation / interstitial cystitis flares</w:t>
        <w:br w:type="textWrapping"/>
      </w:r>
    </w:p>
    <w:p w:rsidR="00000000" w:rsidDel="00000000" w:rsidP="00000000" w:rsidRDefault="00000000" w:rsidRPr="00000000" w14:paraId="00000A52">
      <w:pPr>
        <w:numPr>
          <w:ilvl w:val="0"/>
          <w:numId w:val="16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Headaches in sensitive individuals</w:t>
        <w:br w:type="textWrapping"/>
      </w:r>
    </w:p>
    <w:p w:rsidR="00000000" w:rsidDel="00000000" w:rsidP="00000000" w:rsidRDefault="00000000" w:rsidRPr="00000000" w14:paraId="00000A53">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Saccharin’s biggest issue is </w:t>
      </w:r>
      <w:r w:rsidDel="00000000" w:rsidR="00000000" w:rsidRPr="00000000">
        <w:rPr>
          <w:rFonts w:ascii="Times New Roman" w:cs="Times New Roman" w:eastAsia="Times New Roman" w:hAnsi="Times New Roman"/>
          <w:b w:val="1"/>
          <w:bCs w:val="1"/>
          <w:rtl w:val="0"/>
        </w:rPr>
        <w:t xml:space="preserve">long-term microbiome damage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5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2e3kdt1fu8lg" w:id="291"/>
      <w:bookmarkEnd w:id="291"/>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A56">
      <w:pPr>
        <w:numPr>
          <w:ilvl w:val="0"/>
          <w:numId w:val="76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Tabletop sweeteners (Sweet’N Low®)</w:t>
        <w:br w:type="textWrapping"/>
      </w:r>
    </w:p>
    <w:p w:rsidR="00000000" w:rsidDel="00000000" w:rsidP="00000000" w:rsidRDefault="00000000" w:rsidRPr="00000000" w14:paraId="00000A57">
      <w:pPr>
        <w:numPr>
          <w:ilvl w:val="0"/>
          <w:numId w:val="76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Diet beverages</w:t>
        <w:br w:type="textWrapping"/>
      </w:r>
    </w:p>
    <w:p w:rsidR="00000000" w:rsidDel="00000000" w:rsidP="00000000" w:rsidRDefault="00000000" w:rsidRPr="00000000" w14:paraId="00000A58">
      <w:pPr>
        <w:numPr>
          <w:ilvl w:val="0"/>
          <w:numId w:val="76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Sugar-free jams and desserts</w:t>
        <w:br w:type="textWrapping"/>
      </w:r>
    </w:p>
    <w:p w:rsidR="00000000" w:rsidDel="00000000" w:rsidP="00000000" w:rsidRDefault="00000000" w:rsidRPr="00000000" w14:paraId="00000A59">
      <w:pPr>
        <w:numPr>
          <w:ilvl w:val="0"/>
          <w:numId w:val="76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medications and supplements</w:t>
        <w:br w:type="textWrapping"/>
      </w:r>
    </w:p>
    <w:p w:rsidR="00000000" w:rsidDel="00000000" w:rsidP="00000000" w:rsidRDefault="00000000" w:rsidRPr="00000000" w14:paraId="00000A5A">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A5B">
      <w:pPr>
        <w:numPr>
          <w:ilvl w:val="0"/>
          <w:numId w:val="64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Saccharin</w:t>
        <w:br w:type="textWrapping"/>
      </w:r>
    </w:p>
    <w:p w:rsidR="00000000" w:rsidDel="00000000" w:rsidP="00000000" w:rsidRDefault="00000000" w:rsidRPr="00000000" w14:paraId="00000A5C">
      <w:pPr>
        <w:numPr>
          <w:ilvl w:val="0"/>
          <w:numId w:val="64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Saccharin sodium</w:t>
        <w:br w:type="textWrapping"/>
      </w:r>
    </w:p>
    <w:p w:rsidR="00000000" w:rsidDel="00000000" w:rsidP="00000000" w:rsidRDefault="00000000" w:rsidRPr="00000000" w14:paraId="00000A5D">
      <w:pPr>
        <w:numPr>
          <w:ilvl w:val="0"/>
          <w:numId w:val="64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Sweet’N Low®</w:t>
      </w:r>
    </w:p>
    <w:p w:rsidR="00000000" w:rsidDel="00000000" w:rsidP="00000000" w:rsidRDefault="00000000" w:rsidRPr="00000000" w14:paraId="00000A5E">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F">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Neotame</w:t>
      </w:r>
    </w:p>
    <w:p w:rsidR="00000000" w:rsidDel="00000000" w:rsidP="00000000" w:rsidRDefault="00000000" w:rsidRPr="00000000" w14:paraId="00000A6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j3mzx8t5svde" w:id="292"/>
      <w:bookmarkEnd w:id="292"/>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A61">
      <w:pPr>
        <w:numPr>
          <w:ilvl w:val="0"/>
          <w:numId w:val="77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Ultra-potent artificial sweetener</w:t>
      </w:r>
      <w:r w:rsidDel="00000000" w:rsidR="00000000" w:rsidRPr="00000000">
        <w:rPr>
          <w:rFonts w:ascii="Times New Roman" w:cs="Times New Roman" w:eastAsia="Times New Roman" w:hAnsi="Times New Roman"/>
          <w:rtl w:val="0"/>
        </w:rPr>
        <w:t xml:space="preserve"> (7,000–13,000× sweeter than sugar)</w:t>
        <w:br w:type="textWrapping"/>
      </w:r>
    </w:p>
    <w:p w:rsidR="00000000" w:rsidDel="00000000" w:rsidP="00000000" w:rsidRDefault="00000000" w:rsidRPr="00000000" w14:paraId="00000A62">
      <w:pPr>
        <w:numPr>
          <w:ilvl w:val="0"/>
          <w:numId w:val="77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Structurally related to </w:t>
      </w:r>
      <w:r w:rsidDel="00000000" w:rsidR="00000000" w:rsidRPr="00000000">
        <w:rPr>
          <w:rFonts w:ascii="Times New Roman" w:cs="Times New Roman" w:eastAsia="Times New Roman" w:hAnsi="Times New Roman"/>
          <w:b w:val="1"/>
          <w:bCs w:val="1"/>
          <w:rtl w:val="0"/>
        </w:rPr>
        <w:t xml:space="preserve">aspartame</w:t>
        <w:br w:type="textWrapping"/>
      </w:r>
    </w:p>
    <w:p w:rsidR="00000000" w:rsidDel="00000000" w:rsidP="00000000" w:rsidRDefault="00000000" w:rsidRPr="00000000" w14:paraId="00000A63">
      <w:pPr>
        <w:numPr>
          <w:ilvl w:val="0"/>
          <w:numId w:val="77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Neurologically and metabolically active</w:t>
        <w:br w:type="textWrapping"/>
      </w:r>
    </w:p>
    <w:p w:rsidR="00000000" w:rsidDel="00000000" w:rsidP="00000000" w:rsidRDefault="00000000" w:rsidRPr="00000000" w14:paraId="00000A64">
      <w:pPr>
        <w:numPr>
          <w:ilvl w:val="0"/>
          <w:numId w:val="77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w:t>
      </w:r>
      <w:r w:rsidDel="00000000" w:rsidR="00000000" w:rsidRPr="00000000">
        <w:rPr>
          <w:rFonts w:ascii="Times New Roman" w:cs="Times New Roman" w:eastAsia="Times New Roman" w:hAnsi="Times New Roman"/>
          <w:b w:val="1"/>
          <w:bCs w:val="1"/>
          <w:rtl w:val="0"/>
        </w:rPr>
        <w:t xml:space="preserve">not noticed by patients</w:t>
      </w:r>
      <w:r w:rsidDel="00000000" w:rsidR="00000000" w:rsidRPr="00000000">
        <w:rPr>
          <w:rFonts w:ascii="Times New Roman" w:cs="Times New Roman" w:eastAsia="Times New Roman" w:hAnsi="Times New Roman"/>
          <w:rtl w:val="0"/>
        </w:rPr>
        <w:t xml:space="preserve"> because it’s used in micro-quantities</w:t>
        <w:br w:type="textWrapping"/>
      </w:r>
    </w:p>
    <w:p w:rsidR="00000000" w:rsidDel="00000000" w:rsidP="00000000" w:rsidRDefault="00000000" w:rsidRPr="00000000" w14:paraId="00000A65">
      <w:pPr>
        <w:numPr>
          <w:ilvl w:val="0"/>
          <w:numId w:val="77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in “no sugar added” and shelf-stable foods</w:t>
        <w:br w:type="textWrapping"/>
      </w:r>
    </w:p>
    <w:p w:rsidR="00000000" w:rsidDel="00000000" w:rsidP="00000000" w:rsidRDefault="00000000" w:rsidRPr="00000000" w14:paraId="00000A66">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for </w:t>
      </w:r>
      <w:r w:rsidDel="00000000" w:rsidR="00000000" w:rsidRPr="00000000">
        <w:rPr>
          <w:rFonts w:ascii="Times New Roman" w:cs="Times New Roman" w:eastAsia="Times New Roman" w:hAnsi="Times New Roman"/>
          <w:b w:val="1"/>
          <w:bCs w:val="1"/>
          <w:rtl w:val="0"/>
        </w:rPr>
        <w:t xml:space="preserve">neuro-metabolic disruption</w:t>
      </w:r>
      <w:r w:rsidDel="00000000" w:rsidR="00000000" w:rsidRPr="00000000">
        <w:rPr>
          <w:rFonts w:ascii="Times New Roman" w:cs="Times New Roman" w:eastAsia="Times New Roman" w:hAnsi="Times New Roman"/>
          <w:rtl w:val="0"/>
        </w:rPr>
        <w:t xml:space="preserve">, not calories.</w:t>
      </w:r>
    </w:p>
    <w:p w:rsidR="00000000" w:rsidDel="00000000" w:rsidP="00000000" w:rsidRDefault="00000000" w:rsidRPr="00000000" w14:paraId="00000A6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jtr6pa3kezrr" w:id="293"/>
      <w:bookmarkEnd w:id="293"/>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A69">
      <w:pPr>
        <w:numPr>
          <w:ilvl w:val="0"/>
          <w:numId w:val="103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chemically modified derivative of aspartame</w:t>
        <w:br w:type="textWrapping"/>
      </w:r>
    </w:p>
    <w:p w:rsidR="00000000" w:rsidDel="00000000" w:rsidP="00000000" w:rsidRDefault="00000000" w:rsidRPr="00000000" w14:paraId="00000A6A">
      <w:pPr>
        <w:numPr>
          <w:ilvl w:val="0"/>
          <w:numId w:val="103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Modified to:</w:t>
        <w:br w:type="textWrapping"/>
      </w:r>
    </w:p>
    <w:p w:rsidR="00000000" w:rsidDel="00000000" w:rsidP="00000000" w:rsidRDefault="00000000" w:rsidRPr="00000000" w14:paraId="00000A6B">
      <w:pPr>
        <w:numPr>
          <w:ilvl w:val="1"/>
          <w:numId w:val="1030"/>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sweetness dramatically</w:t>
        <w:br w:type="textWrapping"/>
      </w:r>
    </w:p>
    <w:p w:rsidR="00000000" w:rsidDel="00000000" w:rsidP="00000000" w:rsidRDefault="00000000" w:rsidRPr="00000000" w14:paraId="00000A6C">
      <w:pPr>
        <w:numPr>
          <w:ilvl w:val="1"/>
          <w:numId w:val="1030"/>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heat stability</w:t>
        <w:br w:type="textWrapping"/>
      </w:r>
    </w:p>
    <w:p w:rsidR="00000000" w:rsidDel="00000000" w:rsidP="00000000" w:rsidRDefault="00000000" w:rsidRPr="00000000" w14:paraId="00000A6D">
      <w:pPr>
        <w:numPr>
          <w:ilvl w:val="0"/>
          <w:numId w:val="103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w:t>
      </w:r>
      <w:r w:rsidDel="00000000" w:rsidR="00000000" w:rsidRPr="00000000">
        <w:rPr>
          <w:rFonts w:ascii="Times New Roman" w:cs="Times New Roman" w:eastAsia="Times New Roman" w:hAnsi="Times New Roman"/>
          <w:b w:val="1"/>
          <w:bCs w:val="1"/>
          <w:rtl w:val="0"/>
        </w:rPr>
        <w:t xml:space="preserve">not require a PKU warning</w:t>
      </w:r>
      <w:r w:rsidDel="00000000" w:rsidR="00000000" w:rsidRPr="00000000">
        <w:rPr>
          <w:rFonts w:ascii="Times New Roman" w:cs="Times New Roman" w:eastAsia="Times New Roman" w:hAnsi="Times New Roman"/>
          <w:rtl w:val="0"/>
        </w:rPr>
        <w:t xml:space="preserve">, but still affects neurotransmitter pathways</w:t>
        <w:br w:type="textWrapping"/>
      </w:r>
    </w:p>
    <w:p w:rsidR="00000000" w:rsidDel="00000000" w:rsidP="00000000" w:rsidRDefault="00000000" w:rsidRPr="00000000" w14:paraId="00000A6E">
      <w:pPr>
        <w:numPr>
          <w:ilvl w:val="0"/>
          <w:numId w:val="103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Metabolized differently, but still </w:t>
      </w:r>
      <w:r w:rsidDel="00000000" w:rsidR="00000000" w:rsidRPr="00000000">
        <w:rPr>
          <w:rFonts w:ascii="Times New Roman" w:cs="Times New Roman" w:eastAsia="Times New Roman" w:hAnsi="Times New Roman"/>
          <w:b w:val="1"/>
          <w:bCs w:val="1"/>
          <w:rtl w:val="0"/>
        </w:rPr>
        <w:t xml:space="preserve">biologically active</w:t>
        <w:br w:type="textWrapping"/>
      </w:r>
    </w:p>
    <w:p w:rsidR="00000000" w:rsidDel="00000000" w:rsidP="00000000" w:rsidRDefault="00000000" w:rsidRPr="00000000" w14:paraId="00000A6F">
      <w:pPr>
        <w:spacing w:after="240" w:before="240" w:line="276.0005454545455"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Key point: </w:t>
      </w:r>
      <w:r w:rsidDel="00000000" w:rsidR="00000000" w:rsidRPr="00000000">
        <w:rPr>
          <w:rFonts w:ascii="Gungsuh" w:cs="Gungsuh" w:eastAsia="Gungsuh" w:hAnsi="Gungsuh"/>
          <w:i w:val="1"/>
          <w:iCs w:val="1"/>
          <w:rtl w:val="0"/>
        </w:rPr>
        <w:t xml:space="preserve">“Smaller dose” ≠ “biologically neutral.”</w:t>
      </w:r>
    </w:p>
    <w:p w:rsidR="00000000" w:rsidDel="00000000" w:rsidP="00000000" w:rsidRDefault="00000000" w:rsidRPr="00000000" w14:paraId="00000A7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r4fyyef3tfeb" w:id="294"/>
      <w:bookmarkEnd w:id="294"/>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A72">
      <w:pPr>
        <w:numPr>
          <w:ilvl w:val="0"/>
          <w:numId w:val="117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Extremely potent → </w:t>
      </w:r>
      <w:r w:rsidDel="00000000" w:rsidR="00000000" w:rsidRPr="00000000">
        <w:rPr>
          <w:rFonts w:ascii="Times New Roman" w:cs="Times New Roman" w:eastAsia="Times New Roman" w:hAnsi="Times New Roman"/>
          <w:b w:val="1"/>
          <w:bCs w:val="1"/>
          <w:rtl w:val="0"/>
        </w:rPr>
        <w:t xml:space="preserve">very cheap per serving</w:t>
        <w:br w:type="textWrapping"/>
      </w:r>
    </w:p>
    <w:p w:rsidR="00000000" w:rsidDel="00000000" w:rsidP="00000000" w:rsidRDefault="00000000" w:rsidRPr="00000000" w14:paraId="00000A73">
      <w:pPr>
        <w:numPr>
          <w:ilvl w:val="0"/>
          <w:numId w:val="117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Heat-stable (unlike aspartame)</w:t>
        <w:br w:type="textWrapping"/>
      </w:r>
    </w:p>
    <w:p w:rsidR="00000000" w:rsidDel="00000000" w:rsidP="00000000" w:rsidRDefault="00000000" w:rsidRPr="00000000" w14:paraId="00000A74">
      <w:pPr>
        <w:numPr>
          <w:ilvl w:val="0"/>
          <w:numId w:val="117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shelf life</w:t>
        <w:br w:type="textWrapping"/>
      </w:r>
    </w:p>
    <w:p w:rsidR="00000000" w:rsidDel="00000000" w:rsidP="00000000" w:rsidRDefault="00000000" w:rsidRPr="00000000" w14:paraId="00000A75">
      <w:pPr>
        <w:numPr>
          <w:ilvl w:val="0"/>
          <w:numId w:val="117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Masks bitterness of other ingredients</w:t>
        <w:br w:type="textWrapping"/>
      </w:r>
    </w:p>
    <w:p w:rsidR="00000000" w:rsidDel="00000000" w:rsidP="00000000" w:rsidRDefault="00000000" w:rsidRPr="00000000" w14:paraId="00000A76">
      <w:pPr>
        <w:numPr>
          <w:ilvl w:val="0"/>
          <w:numId w:val="117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No PKU labeling requirement → less consumer resistance</w:t>
        <w:br w:type="textWrapping"/>
      </w:r>
    </w:p>
    <w:p w:rsidR="00000000" w:rsidDel="00000000" w:rsidP="00000000" w:rsidRDefault="00000000" w:rsidRPr="00000000" w14:paraId="00000A7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w:t>
      </w:r>
      <w:r w:rsidDel="00000000" w:rsidR="00000000" w:rsidRPr="00000000">
        <w:rPr>
          <w:rFonts w:ascii="Times New Roman" w:cs="Times New Roman" w:eastAsia="Times New Roman" w:hAnsi="Times New Roman"/>
          <w:b w:val="1"/>
          <w:bCs w:val="1"/>
          <w:rtl w:val="0"/>
        </w:rPr>
        <w:t xml:space="preserve">label-convenience sweetener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7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aq26oebhrnf9" w:id="295"/>
      <w:bookmarkEnd w:id="295"/>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avoiding it</w:t>
      </w:r>
    </w:p>
    <w:p w:rsidR="00000000" w:rsidDel="00000000" w:rsidP="00000000" w:rsidRDefault="00000000" w:rsidRPr="00000000" w14:paraId="00000A7A">
      <w:pPr>
        <w:numPr>
          <w:ilvl w:val="0"/>
          <w:numId w:val="82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stimulate </w:t>
      </w:r>
      <w:r w:rsidDel="00000000" w:rsidR="00000000" w:rsidRPr="00000000">
        <w:rPr>
          <w:rFonts w:ascii="Times New Roman" w:cs="Times New Roman" w:eastAsia="Times New Roman" w:hAnsi="Times New Roman"/>
          <w:b w:val="1"/>
          <w:bCs w:val="1"/>
          <w:rtl w:val="0"/>
        </w:rPr>
        <w:t xml:space="preserve">sweet taste receptors excessively</w:t>
        <w:br w:type="textWrapping"/>
      </w:r>
    </w:p>
    <w:p w:rsidR="00000000" w:rsidDel="00000000" w:rsidP="00000000" w:rsidRDefault="00000000" w:rsidRPr="00000000" w14:paraId="00000A7B">
      <w:pPr>
        <w:numPr>
          <w:ilvl w:val="0"/>
          <w:numId w:val="82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disrupt </w:t>
      </w:r>
      <w:r w:rsidDel="00000000" w:rsidR="00000000" w:rsidRPr="00000000">
        <w:rPr>
          <w:rFonts w:ascii="Times New Roman" w:cs="Times New Roman" w:eastAsia="Times New Roman" w:hAnsi="Times New Roman"/>
          <w:b w:val="1"/>
          <w:bCs w:val="1"/>
          <w:rtl w:val="0"/>
        </w:rPr>
        <w:t xml:space="preserve">insulin signaling and appetite regulation</w:t>
        <w:br w:type="textWrapping"/>
      </w:r>
    </w:p>
    <w:p w:rsidR="00000000" w:rsidDel="00000000" w:rsidP="00000000" w:rsidRDefault="00000000" w:rsidRPr="00000000" w14:paraId="00000A7C">
      <w:pPr>
        <w:numPr>
          <w:ilvl w:val="0"/>
          <w:numId w:val="82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neurological effects similar to aspartame</w:t>
        <w:br w:type="textWrapping"/>
      </w:r>
    </w:p>
    <w:p w:rsidR="00000000" w:rsidDel="00000000" w:rsidP="00000000" w:rsidRDefault="00000000" w:rsidRPr="00000000" w14:paraId="00000A7D">
      <w:pPr>
        <w:numPr>
          <w:ilvl w:val="0"/>
          <w:numId w:val="82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nutritional upside</w:t>
        <w:br w:type="textWrapping"/>
      </w:r>
    </w:p>
    <w:p w:rsidR="00000000" w:rsidDel="00000000" w:rsidP="00000000" w:rsidRDefault="00000000" w:rsidRPr="00000000" w14:paraId="00000A7E">
      <w:pPr>
        <w:numPr>
          <w:ilvl w:val="0"/>
          <w:numId w:val="82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 to track exposure due to low-dose use</w:t>
        <w:br w:type="textWrapping"/>
      </w:r>
    </w:p>
    <w:p w:rsidR="00000000" w:rsidDel="00000000" w:rsidP="00000000" w:rsidRDefault="00000000" w:rsidRPr="00000000" w14:paraId="00000A7F">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it’s often overlooked but </w:t>
      </w:r>
      <w:r w:rsidDel="00000000" w:rsidR="00000000" w:rsidRPr="00000000">
        <w:rPr>
          <w:rFonts w:ascii="Times New Roman" w:cs="Times New Roman" w:eastAsia="Times New Roman" w:hAnsi="Times New Roman"/>
          <w:b w:val="1"/>
          <w:bCs w:val="1"/>
          <w:rtl w:val="0"/>
        </w:rPr>
        <w:t xml:space="preserve">adds to sweetener load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8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2221xoip5agj" w:id="296"/>
      <w:bookmarkEnd w:id="296"/>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A82">
      <w:pPr>
        <w:numPr>
          <w:ilvl w:val="0"/>
          <w:numId w:val="10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Activates sweet taste receptors in gut and pancreas</w:t>
        <w:br w:type="textWrapping"/>
      </w:r>
    </w:p>
    <w:p w:rsidR="00000000" w:rsidDel="00000000" w:rsidP="00000000" w:rsidRDefault="00000000" w:rsidRPr="00000000" w14:paraId="00000A83">
      <w:pPr>
        <w:numPr>
          <w:ilvl w:val="0"/>
          <w:numId w:val="10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alter </w:t>
      </w:r>
      <w:r w:rsidDel="00000000" w:rsidR="00000000" w:rsidRPr="00000000">
        <w:rPr>
          <w:rFonts w:ascii="Times New Roman" w:cs="Times New Roman" w:eastAsia="Times New Roman" w:hAnsi="Times New Roman"/>
          <w:b w:val="1"/>
          <w:bCs w:val="1"/>
          <w:rtl w:val="0"/>
        </w:rPr>
        <w:t xml:space="preserve">GLP-1 and insulin response</w:t>
        <w:br w:type="textWrapping"/>
      </w:r>
    </w:p>
    <w:p w:rsidR="00000000" w:rsidDel="00000000" w:rsidP="00000000" w:rsidRDefault="00000000" w:rsidRPr="00000000" w14:paraId="00000A84">
      <w:pPr>
        <w:numPr>
          <w:ilvl w:val="0"/>
          <w:numId w:val="10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Cross-talk with neurotransmitter pathways</w:t>
        <w:br w:type="textWrapping"/>
      </w:r>
    </w:p>
    <w:p w:rsidR="00000000" w:rsidDel="00000000" w:rsidP="00000000" w:rsidRDefault="00000000" w:rsidRPr="00000000" w14:paraId="00000A85">
      <w:pPr>
        <w:numPr>
          <w:ilvl w:val="0"/>
          <w:numId w:val="10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Rapid clearance but </w:t>
      </w:r>
      <w:r w:rsidDel="00000000" w:rsidR="00000000" w:rsidRPr="00000000">
        <w:rPr>
          <w:rFonts w:ascii="Times New Roman" w:cs="Times New Roman" w:eastAsia="Times New Roman" w:hAnsi="Times New Roman"/>
          <w:b w:val="1"/>
          <w:bCs w:val="1"/>
          <w:rtl w:val="0"/>
        </w:rPr>
        <w:t xml:space="preserve">disproportionate biological signaling</w:t>
        <w:br w:type="textWrapping"/>
      </w:r>
    </w:p>
    <w:p w:rsidR="00000000" w:rsidDel="00000000" w:rsidP="00000000" w:rsidRDefault="00000000" w:rsidRPr="00000000" w14:paraId="00000A86">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creates </w:t>
      </w:r>
      <w:r w:rsidDel="00000000" w:rsidR="00000000" w:rsidRPr="00000000">
        <w:rPr>
          <w:rFonts w:ascii="Times New Roman" w:cs="Times New Roman" w:eastAsia="Times New Roman" w:hAnsi="Times New Roman"/>
          <w:b w:val="1"/>
          <w:bCs w:val="1"/>
          <w:rtl w:val="0"/>
        </w:rPr>
        <w:t xml:space="preserve">sensory and metabolic confusion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8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jjvilfx770bw" w:id="297"/>
      <w:bookmarkEnd w:id="297"/>
      <w:r w:rsidDel="00000000" w:rsidR="00000000" w:rsidRPr="00000000">
        <w:rPr>
          <w:rFonts w:ascii="Times New Roman" w:cs="Times New Roman" w:eastAsia="Times New Roman" w:hAnsi="Times New Roman"/>
          <w:b w:val="1"/>
          <w:bCs w:val="1"/>
          <w:color w:val="000000"/>
          <w:sz w:val="26"/>
          <w:szCs w:val="26"/>
          <w:rtl w:val="0"/>
        </w:rPr>
        <w:t xml:space="preserve">6. Chronic illness links (associations &amp; mechanisms)</w:t>
      </w:r>
    </w:p>
    <w:p w:rsidR="00000000" w:rsidDel="00000000" w:rsidP="00000000" w:rsidRDefault="00000000" w:rsidRPr="00000000" w14:paraId="00000A89">
      <w:pPr>
        <w:numPr>
          <w:ilvl w:val="0"/>
          <w:numId w:val="54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Headaches / migraines</w:t>
        <w:br w:type="textWrapping"/>
      </w:r>
    </w:p>
    <w:p w:rsidR="00000000" w:rsidDel="00000000" w:rsidP="00000000" w:rsidRDefault="00000000" w:rsidRPr="00000000" w14:paraId="00000A8A">
      <w:pPr>
        <w:numPr>
          <w:ilvl w:val="0"/>
          <w:numId w:val="54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Neurological sensitivity</w:t>
        <w:br w:type="textWrapping"/>
      </w:r>
    </w:p>
    <w:p w:rsidR="00000000" w:rsidDel="00000000" w:rsidP="00000000" w:rsidRDefault="00000000" w:rsidRPr="00000000" w14:paraId="00000A8B">
      <w:pPr>
        <w:numPr>
          <w:ilvl w:val="0"/>
          <w:numId w:val="54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Insulin resistance</w:t>
        <w:br w:type="textWrapping"/>
      </w:r>
    </w:p>
    <w:p w:rsidR="00000000" w:rsidDel="00000000" w:rsidP="00000000" w:rsidRDefault="00000000" w:rsidRPr="00000000" w14:paraId="00000A8C">
      <w:pPr>
        <w:numPr>
          <w:ilvl w:val="0"/>
          <w:numId w:val="54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 gain paradox</w:t>
        <w:br w:type="textWrapping"/>
      </w:r>
    </w:p>
    <w:p w:rsidR="00000000" w:rsidDel="00000000" w:rsidP="00000000" w:rsidRDefault="00000000" w:rsidRPr="00000000" w14:paraId="00000A8D">
      <w:pPr>
        <w:numPr>
          <w:ilvl w:val="0"/>
          <w:numId w:val="54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Gut dysbiosis</w:t>
        <w:br w:type="textWrapping"/>
      </w:r>
    </w:p>
    <w:p w:rsidR="00000000" w:rsidDel="00000000" w:rsidP="00000000" w:rsidRDefault="00000000" w:rsidRPr="00000000" w14:paraId="00000A8E">
      <w:pPr>
        <w:numPr>
          <w:ilvl w:val="0"/>
          <w:numId w:val="54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exacerbation of </w:t>
      </w:r>
      <w:r w:rsidDel="00000000" w:rsidR="00000000" w:rsidRPr="00000000">
        <w:rPr>
          <w:rFonts w:ascii="Times New Roman" w:cs="Times New Roman" w:eastAsia="Times New Roman" w:hAnsi="Times New Roman"/>
          <w:b w:val="1"/>
          <w:bCs w:val="1"/>
          <w:rtl w:val="0"/>
        </w:rPr>
        <w:t xml:space="preserve">autoimmune or inflammatory conditions</w:t>
        <w:br w:type="textWrapping"/>
      </w:r>
    </w:p>
    <w:p w:rsidR="00000000" w:rsidDel="00000000" w:rsidP="00000000" w:rsidRDefault="00000000" w:rsidRPr="00000000" w14:paraId="00000A8F">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is more limited due to newer use, but mechanisms overlap with other artificial sweeteners.</w:t>
      </w:r>
    </w:p>
    <w:p w:rsidR="00000000" w:rsidDel="00000000" w:rsidP="00000000" w:rsidRDefault="00000000" w:rsidRPr="00000000" w14:paraId="00000A9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5jsnv1toci6s" w:id="298"/>
      <w:bookmarkEnd w:id="298"/>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A92">
      <w:pPr>
        <w:numPr>
          <w:ilvl w:val="0"/>
          <w:numId w:val="94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Diet sodas and beverages</w:t>
        <w:br w:type="textWrapping"/>
      </w:r>
    </w:p>
    <w:p w:rsidR="00000000" w:rsidDel="00000000" w:rsidP="00000000" w:rsidRDefault="00000000" w:rsidRPr="00000000" w14:paraId="00000A93">
      <w:pPr>
        <w:numPr>
          <w:ilvl w:val="0"/>
          <w:numId w:val="94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Sugar-free baked goods</w:t>
        <w:br w:type="textWrapping"/>
      </w:r>
    </w:p>
    <w:p w:rsidR="00000000" w:rsidDel="00000000" w:rsidP="00000000" w:rsidRDefault="00000000" w:rsidRPr="00000000" w14:paraId="00000A94">
      <w:pPr>
        <w:numPr>
          <w:ilvl w:val="0"/>
          <w:numId w:val="94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Packaged desserts</w:t>
        <w:br w:type="textWrapping"/>
      </w:r>
    </w:p>
    <w:p w:rsidR="00000000" w:rsidDel="00000000" w:rsidP="00000000" w:rsidRDefault="00000000" w:rsidRPr="00000000" w14:paraId="00000A95">
      <w:pPr>
        <w:numPr>
          <w:ilvl w:val="0"/>
          <w:numId w:val="94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Processed foods with “no sugar added”</w:t>
        <w:br w:type="textWrapping"/>
      </w:r>
    </w:p>
    <w:p w:rsidR="00000000" w:rsidDel="00000000" w:rsidP="00000000" w:rsidRDefault="00000000" w:rsidRPr="00000000" w14:paraId="00000A96">
      <w:pPr>
        <w:numPr>
          <w:ilvl w:val="0"/>
          <w:numId w:val="94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 in protein powders and supplements</w:t>
        <w:br w:type="textWrapping"/>
      </w:r>
    </w:p>
    <w:p w:rsidR="00000000" w:rsidDel="00000000" w:rsidP="00000000" w:rsidRDefault="00000000" w:rsidRPr="00000000" w14:paraId="00000A9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A98">
      <w:pPr>
        <w:numPr>
          <w:ilvl w:val="0"/>
          <w:numId w:val="53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Neotame</w:t>
        <w:br w:type="textWrapping"/>
      </w:r>
    </w:p>
    <w:p w:rsidR="00000000" w:rsidDel="00000000" w:rsidP="00000000" w:rsidRDefault="00000000" w:rsidRPr="00000000" w14:paraId="00000A99">
      <w:pPr>
        <w:numPr>
          <w:ilvl w:val="0"/>
          <w:numId w:val="53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 listed under “artificial sweetener”</w:t>
        <w:br w:type="textWrapping"/>
      </w:r>
    </w:p>
    <w:p w:rsidR="00000000" w:rsidDel="00000000" w:rsidP="00000000" w:rsidRDefault="00000000" w:rsidRPr="00000000" w14:paraId="00000A9A">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Stevia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ff0000"/>
          <w:sz w:val="30"/>
          <w:szCs w:val="30"/>
          <w:u w:val="single"/>
          <w:rtl w:val="0"/>
        </w:rPr>
        <w:t xml:space="preserve">extract</w:t>
      </w:r>
    </w:p>
    <w:p w:rsidR="00000000" w:rsidDel="00000000" w:rsidP="00000000" w:rsidRDefault="00000000" w:rsidRPr="00000000" w14:paraId="00000A9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qugdkxrvq59q" w:id="299"/>
      <w:bookmarkEnd w:id="299"/>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A9C">
      <w:pPr>
        <w:numPr>
          <w:ilvl w:val="0"/>
          <w:numId w:val="100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“natural,” but usually </w:t>
      </w:r>
      <w:r w:rsidDel="00000000" w:rsidR="00000000" w:rsidRPr="00000000">
        <w:rPr>
          <w:rFonts w:ascii="Times New Roman" w:cs="Times New Roman" w:eastAsia="Times New Roman" w:hAnsi="Times New Roman"/>
          <w:b w:val="1"/>
          <w:bCs w:val="1"/>
          <w:rtl w:val="0"/>
        </w:rPr>
        <w:t xml:space="preserve">highly refined</w:t>
        <w:br w:type="textWrapping"/>
      </w:r>
    </w:p>
    <w:p w:rsidR="00000000" w:rsidDel="00000000" w:rsidP="00000000" w:rsidRDefault="00000000" w:rsidRPr="00000000" w14:paraId="00000A9D">
      <w:pPr>
        <w:numPr>
          <w:ilvl w:val="0"/>
          <w:numId w:val="100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w:t>
      </w:r>
      <w:r w:rsidDel="00000000" w:rsidR="00000000" w:rsidRPr="00000000">
        <w:rPr>
          <w:rFonts w:ascii="Times New Roman" w:cs="Times New Roman" w:eastAsia="Times New Roman" w:hAnsi="Times New Roman"/>
          <w:b w:val="1"/>
          <w:bCs w:val="1"/>
          <w:rtl w:val="0"/>
        </w:rPr>
        <w:t xml:space="preserve">bloating, nausea, headaches</w:t>
      </w:r>
      <w:r w:rsidDel="00000000" w:rsidR="00000000" w:rsidRPr="00000000">
        <w:rPr>
          <w:rFonts w:ascii="Times New Roman" w:cs="Times New Roman" w:eastAsia="Times New Roman" w:hAnsi="Times New Roman"/>
          <w:rtl w:val="0"/>
        </w:rPr>
        <w:t xml:space="preserve"> in some patients</w:t>
        <w:br w:type="textWrapping"/>
      </w:r>
    </w:p>
    <w:p w:rsidR="00000000" w:rsidDel="00000000" w:rsidP="00000000" w:rsidRDefault="00000000" w:rsidRPr="00000000" w14:paraId="00000A9E">
      <w:pPr>
        <w:numPr>
          <w:ilvl w:val="0"/>
          <w:numId w:val="100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blended with </w:t>
      </w:r>
      <w:r w:rsidDel="00000000" w:rsidR="00000000" w:rsidRPr="00000000">
        <w:rPr>
          <w:rFonts w:ascii="Times New Roman" w:cs="Times New Roman" w:eastAsia="Times New Roman" w:hAnsi="Times New Roman"/>
          <w:b w:val="1"/>
          <w:bCs w:val="1"/>
          <w:rtl w:val="0"/>
        </w:rPr>
        <w:t xml:space="preserve">erythritol or other fillers</w:t>
        <w:br w:type="textWrapping"/>
      </w:r>
    </w:p>
    <w:p w:rsidR="00000000" w:rsidDel="00000000" w:rsidP="00000000" w:rsidRDefault="00000000" w:rsidRPr="00000000" w14:paraId="00000A9F">
      <w:pPr>
        <w:numPr>
          <w:ilvl w:val="0"/>
          <w:numId w:val="100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still </w:t>
      </w:r>
      <w:r w:rsidDel="00000000" w:rsidR="00000000" w:rsidRPr="00000000">
        <w:rPr>
          <w:rFonts w:ascii="Times New Roman" w:cs="Times New Roman" w:eastAsia="Times New Roman" w:hAnsi="Times New Roman"/>
          <w:b w:val="1"/>
          <w:bCs w:val="1"/>
          <w:rtl w:val="0"/>
        </w:rPr>
        <w:t xml:space="preserve">alter gut bacteria and insulin signaling</w:t>
        <w:br w:type="textWrapping"/>
      </w:r>
    </w:p>
    <w:p w:rsidR="00000000" w:rsidDel="00000000" w:rsidP="00000000" w:rsidRDefault="00000000" w:rsidRPr="00000000" w14:paraId="00000AA0">
      <w:pPr>
        <w:numPr>
          <w:ilvl w:val="0"/>
          <w:numId w:val="100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Bitter aftertaste → increased sweet craving in some people</w:t>
        <w:br w:type="textWrapping"/>
      </w:r>
    </w:p>
    <w:p w:rsidR="00000000" w:rsidDel="00000000" w:rsidP="00000000" w:rsidRDefault="00000000" w:rsidRPr="00000000" w14:paraId="00000AA1">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for </w:t>
      </w:r>
      <w:r w:rsidDel="00000000" w:rsidR="00000000" w:rsidRPr="00000000">
        <w:rPr>
          <w:rFonts w:ascii="Times New Roman" w:cs="Times New Roman" w:eastAsia="Times New Roman" w:hAnsi="Times New Roman"/>
          <w:b w:val="1"/>
          <w:bCs w:val="1"/>
          <w:rtl w:val="0"/>
        </w:rPr>
        <w:t xml:space="preserve">processing level and individual tolerance</w:t>
      </w:r>
      <w:r w:rsidDel="00000000" w:rsidR="00000000" w:rsidRPr="00000000">
        <w:rPr>
          <w:rFonts w:ascii="Times New Roman" w:cs="Times New Roman" w:eastAsia="Times New Roman" w:hAnsi="Times New Roman"/>
          <w:rtl w:val="0"/>
        </w:rPr>
        <w:t xml:space="preserve">, not inherent toxicity.</w:t>
      </w:r>
    </w:p>
    <w:p w:rsidR="00000000" w:rsidDel="00000000" w:rsidP="00000000" w:rsidRDefault="00000000" w:rsidRPr="00000000" w14:paraId="00000AA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cumyo3fhfnx4" w:id="300"/>
      <w:bookmarkEnd w:id="300"/>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AA4">
      <w:pPr>
        <w:numPr>
          <w:ilvl w:val="0"/>
          <w:numId w:val="70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Extracted from the </w:t>
      </w:r>
      <w:r w:rsidDel="00000000" w:rsidR="00000000" w:rsidRPr="00000000">
        <w:rPr>
          <w:rFonts w:ascii="Times New Roman" w:cs="Times New Roman" w:eastAsia="Times New Roman" w:hAnsi="Times New Roman"/>
          <w:b w:val="1"/>
          <w:bCs w:val="1"/>
          <w:rtl w:val="0"/>
        </w:rPr>
        <w:t xml:space="preserve">Stevia rebaudiana</w:t>
      </w:r>
      <w:r w:rsidDel="00000000" w:rsidR="00000000" w:rsidRPr="00000000">
        <w:rPr>
          <w:rFonts w:ascii="Times New Roman" w:cs="Times New Roman" w:eastAsia="Times New Roman" w:hAnsi="Times New Roman"/>
          <w:rtl w:val="0"/>
        </w:rPr>
        <w:t xml:space="preserve"> leaf</w:t>
        <w:br w:type="textWrapping"/>
      </w:r>
    </w:p>
    <w:p w:rsidR="00000000" w:rsidDel="00000000" w:rsidP="00000000" w:rsidRDefault="00000000" w:rsidRPr="00000000" w14:paraId="00000AA5">
      <w:pPr>
        <w:numPr>
          <w:ilvl w:val="0"/>
          <w:numId w:val="70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compounds = </w:t>
      </w:r>
      <w:r w:rsidDel="00000000" w:rsidR="00000000" w:rsidRPr="00000000">
        <w:rPr>
          <w:rFonts w:ascii="Times New Roman" w:cs="Times New Roman" w:eastAsia="Times New Roman" w:hAnsi="Times New Roman"/>
          <w:b w:val="1"/>
          <w:bCs w:val="1"/>
          <w:rtl w:val="0"/>
        </w:rPr>
        <w:t xml:space="preserve">steviol glycosides</w:t>
        <w:br w:type="textWrapping"/>
      </w:r>
    </w:p>
    <w:p w:rsidR="00000000" w:rsidDel="00000000" w:rsidP="00000000" w:rsidRDefault="00000000" w:rsidRPr="00000000" w14:paraId="00000AA6">
      <w:pPr>
        <w:numPr>
          <w:ilvl w:val="0"/>
          <w:numId w:val="70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 extracts isolate specific fractions (often Reb A or Reb M)</w:t>
        <w:br w:type="textWrapping"/>
      </w:r>
    </w:p>
    <w:p w:rsidR="00000000" w:rsidDel="00000000" w:rsidP="00000000" w:rsidRDefault="00000000" w:rsidRPr="00000000" w14:paraId="00000AA7">
      <w:pPr>
        <w:numPr>
          <w:ilvl w:val="0"/>
          <w:numId w:val="70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Leaves behind fiber, minerals, and phytochemicals of the whole plant</w:t>
        <w:br w:type="textWrapping"/>
      </w:r>
    </w:p>
    <w:p w:rsidR="00000000" w:rsidDel="00000000" w:rsidP="00000000" w:rsidRDefault="00000000" w:rsidRPr="00000000" w14:paraId="00000AA8">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t>
      </w:r>
      <w:r w:rsidDel="00000000" w:rsidR="00000000" w:rsidRPr="00000000">
        <w:rPr>
          <w:rFonts w:ascii="Times New Roman" w:cs="Times New Roman" w:eastAsia="Times New Roman" w:hAnsi="Times New Roman"/>
          <w:b w:val="1"/>
          <w:bCs w:val="1"/>
          <w:rtl w:val="0"/>
        </w:rPr>
        <w:t xml:space="preserve">not whole-leaf stevia</w:t>
      </w:r>
      <w:r w:rsidDel="00000000" w:rsidR="00000000" w:rsidRPr="00000000">
        <w:rPr>
          <w:rFonts w:ascii="Times New Roman" w:cs="Times New Roman" w:eastAsia="Times New Roman" w:hAnsi="Times New Roman"/>
          <w:rtl w:val="0"/>
        </w:rPr>
        <w:t xml:space="preserve"> — it’s a </w:t>
      </w:r>
      <w:r w:rsidDel="00000000" w:rsidR="00000000" w:rsidRPr="00000000">
        <w:rPr>
          <w:rFonts w:ascii="Times New Roman" w:cs="Times New Roman" w:eastAsia="Times New Roman" w:hAnsi="Times New Roman"/>
          <w:b w:val="1"/>
          <w:bCs w:val="1"/>
          <w:rtl w:val="0"/>
        </w:rPr>
        <w:t xml:space="preserve">purified sweet compound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A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q1ylxap68fe" w:id="301"/>
      <w:bookmarkEnd w:id="301"/>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AAB">
      <w:pPr>
        <w:numPr>
          <w:ilvl w:val="0"/>
          <w:numId w:val="42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 calories, zero sugar</w:t>
        <w:br w:type="textWrapping"/>
      </w:r>
    </w:p>
    <w:p w:rsidR="00000000" w:rsidDel="00000000" w:rsidP="00000000" w:rsidRDefault="00000000" w:rsidRPr="00000000" w14:paraId="00000AAC">
      <w:pPr>
        <w:numPr>
          <w:ilvl w:val="0"/>
          <w:numId w:val="42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“Plant-based” marketing appeal</w:t>
        <w:br w:type="textWrapping"/>
      </w:r>
    </w:p>
    <w:p w:rsidR="00000000" w:rsidDel="00000000" w:rsidP="00000000" w:rsidRDefault="00000000" w:rsidRPr="00000000" w14:paraId="00000AAD">
      <w:pPr>
        <w:numPr>
          <w:ilvl w:val="0"/>
          <w:numId w:val="42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Extremely sweet (200–300× sugar)</w:t>
        <w:br w:type="textWrapping"/>
      </w:r>
    </w:p>
    <w:p w:rsidR="00000000" w:rsidDel="00000000" w:rsidP="00000000" w:rsidRDefault="00000000" w:rsidRPr="00000000" w14:paraId="00000AAE">
      <w:pPr>
        <w:numPr>
          <w:ilvl w:val="0"/>
          <w:numId w:val="42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Heat-stable</w:t>
        <w:br w:type="textWrapping"/>
      </w:r>
    </w:p>
    <w:p w:rsidR="00000000" w:rsidDel="00000000" w:rsidP="00000000" w:rsidRDefault="00000000" w:rsidRPr="00000000" w14:paraId="00000AAF">
      <w:pPr>
        <w:numPr>
          <w:ilvl w:val="0"/>
          <w:numId w:val="42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reduce sugar content claims</w:t>
        <w:br w:type="textWrapping"/>
      </w:r>
    </w:p>
    <w:p w:rsidR="00000000" w:rsidDel="00000000" w:rsidP="00000000" w:rsidRDefault="00000000" w:rsidRPr="00000000" w14:paraId="00000AB0">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used to </w:t>
      </w:r>
      <w:r w:rsidDel="00000000" w:rsidR="00000000" w:rsidRPr="00000000">
        <w:rPr>
          <w:rFonts w:ascii="Times New Roman" w:cs="Times New Roman" w:eastAsia="Times New Roman" w:hAnsi="Times New Roman"/>
          <w:b w:val="1"/>
          <w:bCs w:val="1"/>
          <w:rtl w:val="0"/>
        </w:rPr>
        <w:t xml:space="preserve">replace sugar while keeping sweetness intensity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B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aj1x8ef056tr" w:id="302"/>
      <w:bookmarkEnd w:id="302"/>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 it</w:t>
      </w:r>
    </w:p>
    <w:p w:rsidR="00000000" w:rsidDel="00000000" w:rsidP="00000000" w:rsidRDefault="00000000" w:rsidRPr="00000000" w14:paraId="00000AB3">
      <w:pPr>
        <w:numPr>
          <w:ilvl w:val="0"/>
          <w:numId w:val="70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trigger </w:t>
      </w:r>
      <w:r w:rsidDel="00000000" w:rsidR="00000000" w:rsidRPr="00000000">
        <w:rPr>
          <w:rFonts w:ascii="Times New Roman" w:cs="Times New Roman" w:eastAsia="Times New Roman" w:hAnsi="Times New Roman"/>
          <w:b w:val="1"/>
          <w:bCs w:val="1"/>
          <w:rtl w:val="0"/>
        </w:rPr>
        <w:t xml:space="preserve">GI symptoms</w:t>
      </w:r>
      <w:r w:rsidDel="00000000" w:rsidR="00000000" w:rsidRPr="00000000">
        <w:rPr>
          <w:rFonts w:ascii="Times New Roman" w:cs="Times New Roman" w:eastAsia="Times New Roman" w:hAnsi="Times New Roman"/>
          <w:rtl w:val="0"/>
        </w:rPr>
        <w:t xml:space="preserve"> in gut-sensitive patients</w:t>
        <w:br w:type="textWrapping"/>
      </w:r>
    </w:p>
    <w:p w:rsidR="00000000" w:rsidDel="00000000" w:rsidP="00000000" w:rsidRDefault="00000000" w:rsidRPr="00000000" w14:paraId="00000AB4">
      <w:pPr>
        <w:numPr>
          <w:ilvl w:val="0"/>
          <w:numId w:val="70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alter </w:t>
      </w:r>
      <w:r w:rsidDel="00000000" w:rsidR="00000000" w:rsidRPr="00000000">
        <w:rPr>
          <w:rFonts w:ascii="Times New Roman" w:cs="Times New Roman" w:eastAsia="Times New Roman" w:hAnsi="Times New Roman"/>
          <w:b w:val="1"/>
          <w:bCs w:val="1"/>
          <w:rtl w:val="0"/>
        </w:rPr>
        <w:t xml:space="preserve">sweet taste receptors</w:t>
      </w:r>
      <w:r w:rsidDel="00000000" w:rsidR="00000000" w:rsidRPr="00000000">
        <w:rPr>
          <w:rFonts w:ascii="Times New Roman" w:cs="Times New Roman" w:eastAsia="Times New Roman" w:hAnsi="Times New Roman"/>
          <w:rtl w:val="0"/>
        </w:rPr>
        <w:t xml:space="preserve"> and insulin response</w:t>
        <w:br w:type="textWrapping"/>
      </w:r>
    </w:p>
    <w:p w:rsidR="00000000" w:rsidDel="00000000" w:rsidP="00000000" w:rsidRDefault="00000000" w:rsidRPr="00000000" w14:paraId="00000AB5">
      <w:pPr>
        <w:numPr>
          <w:ilvl w:val="0"/>
          <w:numId w:val="70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w:t>
      </w:r>
      <w:r w:rsidDel="00000000" w:rsidR="00000000" w:rsidRPr="00000000">
        <w:rPr>
          <w:rFonts w:ascii="Times New Roman" w:cs="Times New Roman" w:eastAsia="Times New Roman" w:hAnsi="Times New Roman"/>
          <w:b w:val="1"/>
          <w:bCs w:val="1"/>
          <w:rtl w:val="0"/>
        </w:rPr>
        <w:t xml:space="preserve">overused</w:t>
      </w:r>
      <w:r w:rsidDel="00000000" w:rsidR="00000000" w:rsidRPr="00000000">
        <w:rPr>
          <w:rFonts w:ascii="Times New Roman" w:cs="Times New Roman" w:eastAsia="Times New Roman" w:hAnsi="Times New Roman"/>
          <w:rtl w:val="0"/>
        </w:rPr>
        <w:t xml:space="preserve"> due to its “safe” reputation</w:t>
        <w:br w:type="textWrapping"/>
      </w:r>
    </w:p>
    <w:p w:rsidR="00000000" w:rsidDel="00000000" w:rsidP="00000000" w:rsidRDefault="00000000" w:rsidRPr="00000000" w14:paraId="00000AB6">
      <w:pPr>
        <w:numPr>
          <w:ilvl w:val="0"/>
          <w:numId w:val="70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Blends hide additional sweeteners (erythritol, Ace-K)</w:t>
        <w:br w:type="textWrapping"/>
      </w:r>
    </w:p>
    <w:p w:rsidR="00000000" w:rsidDel="00000000" w:rsidP="00000000" w:rsidRDefault="00000000" w:rsidRPr="00000000" w14:paraId="00000AB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tolerance is </w:t>
      </w:r>
      <w:r w:rsidDel="00000000" w:rsidR="00000000" w:rsidRPr="00000000">
        <w:rPr>
          <w:rFonts w:ascii="Times New Roman" w:cs="Times New Roman" w:eastAsia="Times New Roman" w:hAnsi="Times New Roman"/>
          <w:b w:val="1"/>
          <w:bCs w:val="1"/>
          <w:rtl w:val="0"/>
        </w:rPr>
        <w:t xml:space="preserve">dose- and gut-health dependent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B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7s3b6np32nuk" w:id="303"/>
      <w:bookmarkEnd w:id="303"/>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ABA">
      <w:pPr>
        <w:numPr>
          <w:ilvl w:val="0"/>
          <w:numId w:val="68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Steviol glycosides pass to the colon</w:t>
        <w:br w:type="textWrapping"/>
      </w:r>
    </w:p>
    <w:p w:rsidR="00000000" w:rsidDel="00000000" w:rsidP="00000000" w:rsidRDefault="00000000" w:rsidRPr="00000000" w14:paraId="00000ABB">
      <w:pPr>
        <w:numPr>
          <w:ilvl w:val="0"/>
          <w:numId w:val="68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Gut bacteria convert them to </w:t>
      </w:r>
      <w:r w:rsidDel="00000000" w:rsidR="00000000" w:rsidRPr="00000000">
        <w:rPr>
          <w:rFonts w:ascii="Times New Roman" w:cs="Times New Roman" w:eastAsia="Times New Roman" w:hAnsi="Times New Roman"/>
          <w:b w:val="1"/>
          <w:bCs w:val="1"/>
          <w:rtl w:val="0"/>
        </w:rPr>
        <w:t xml:space="preserve">steviol</w:t>
        <w:br w:type="textWrapping"/>
      </w:r>
    </w:p>
    <w:p w:rsidR="00000000" w:rsidDel="00000000" w:rsidP="00000000" w:rsidRDefault="00000000" w:rsidRPr="00000000" w14:paraId="00000ABC">
      <w:pPr>
        <w:numPr>
          <w:ilvl w:val="0"/>
          <w:numId w:val="68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Steviol absorbed → processed in liver → excreted</w:t>
        <w:br w:type="textWrapping"/>
      </w:r>
    </w:p>
    <w:p w:rsidR="00000000" w:rsidDel="00000000" w:rsidP="00000000" w:rsidRDefault="00000000" w:rsidRPr="00000000" w14:paraId="00000ABD">
      <w:pPr>
        <w:numPr>
          <w:ilvl w:val="0"/>
          <w:numId w:val="68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influence </w:t>
      </w:r>
      <w:r w:rsidDel="00000000" w:rsidR="00000000" w:rsidRPr="00000000">
        <w:rPr>
          <w:rFonts w:ascii="Times New Roman" w:cs="Times New Roman" w:eastAsia="Times New Roman" w:hAnsi="Times New Roman"/>
          <w:b w:val="1"/>
          <w:bCs w:val="1"/>
          <w:rtl w:val="0"/>
        </w:rPr>
        <w:t xml:space="preserve">GLP-1 and insulin signaling</w:t>
        <w:br w:type="textWrapping"/>
      </w:r>
    </w:p>
    <w:p w:rsidR="00000000" w:rsidDel="00000000" w:rsidP="00000000" w:rsidRDefault="00000000" w:rsidRPr="00000000" w14:paraId="00000ABE">
      <w:pPr>
        <w:numPr>
          <w:ilvl w:val="0"/>
          <w:numId w:val="68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glucose effect, but </w:t>
      </w:r>
      <w:r w:rsidDel="00000000" w:rsidR="00000000" w:rsidRPr="00000000">
        <w:rPr>
          <w:rFonts w:ascii="Times New Roman" w:cs="Times New Roman" w:eastAsia="Times New Roman" w:hAnsi="Times New Roman"/>
          <w:b w:val="1"/>
          <w:bCs w:val="1"/>
          <w:rtl w:val="0"/>
        </w:rPr>
        <w:t xml:space="preserve">sensory sweet stimulation persists</w:t>
        <w:br w:type="textWrapping"/>
      </w:r>
    </w:p>
    <w:p w:rsidR="00000000" w:rsidDel="00000000" w:rsidP="00000000" w:rsidRDefault="00000000" w:rsidRPr="00000000" w14:paraId="00000ABF">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w:t>
      </w:r>
      <w:r w:rsidDel="00000000" w:rsidR="00000000" w:rsidRPr="00000000">
        <w:rPr>
          <w:rFonts w:ascii="Times New Roman" w:cs="Times New Roman" w:eastAsia="Times New Roman" w:hAnsi="Times New Roman"/>
          <w:b w:val="1"/>
          <w:bCs w:val="1"/>
          <w:rtl w:val="0"/>
        </w:rPr>
        <w:t xml:space="preserve">signaling compound</w:t>
      </w:r>
      <w:r w:rsidDel="00000000" w:rsidR="00000000" w:rsidRPr="00000000">
        <w:rPr>
          <w:rFonts w:ascii="Times New Roman" w:cs="Times New Roman" w:eastAsia="Times New Roman" w:hAnsi="Times New Roman"/>
          <w:rtl w:val="0"/>
        </w:rPr>
        <w:t xml:space="preserve">, not inert.</w:t>
      </w:r>
    </w:p>
    <w:p w:rsidR="00000000" w:rsidDel="00000000" w:rsidP="00000000" w:rsidRDefault="00000000" w:rsidRPr="00000000" w14:paraId="00000AC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3vs9lvnbeyiu" w:id="304"/>
      <w:bookmarkEnd w:id="304"/>
      <w:r w:rsidDel="00000000" w:rsidR="00000000" w:rsidRPr="00000000">
        <w:rPr>
          <w:rFonts w:ascii="Times New Roman" w:cs="Times New Roman" w:eastAsia="Times New Roman" w:hAnsi="Times New Roman"/>
          <w:b w:val="1"/>
          <w:bCs w:val="1"/>
          <w:color w:val="000000"/>
          <w:sz w:val="26"/>
          <w:szCs w:val="26"/>
          <w:rtl w:val="0"/>
        </w:rPr>
        <w:t xml:space="preserve">6. Chronic illness links (associations &amp; mechanisms)</w:t>
      </w:r>
    </w:p>
    <w:p w:rsidR="00000000" w:rsidDel="00000000" w:rsidP="00000000" w:rsidRDefault="00000000" w:rsidRPr="00000000" w14:paraId="00000AC2">
      <w:pPr>
        <w:numPr>
          <w:ilvl w:val="0"/>
          <w:numId w:val="21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 / bloating</w:t>
        <w:br w:type="textWrapping"/>
      </w:r>
    </w:p>
    <w:p w:rsidR="00000000" w:rsidDel="00000000" w:rsidP="00000000" w:rsidRDefault="00000000" w:rsidRPr="00000000" w14:paraId="00000AC3">
      <w:pPr>
        <w:numPr>
          <w:ilvl w:val="0"/>
          <w:numId w:val="21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SIBO sensitivity</w:t>
        <w:br w:type="textWrapping"/>
      </w:r>
    </w:p>
    <w:p w:rsidR="00000000" w:rsidDel="00000000" w:rsidP="00000000" w:rsidRDefault="00000000" w:rsidRPr="00000000" w14:paraId="00000AC4">
      <w:pPr>
        <w:numPr>
          <w:ilvl w:val="0"/>
          <w:numId w:val="21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Insulin dysregulation</w:t>
      </w:r>
      <w:r w:rsidDel="00000000" w:rsidR="00000000" w:rsidRPr="00000000">
        <w:rPr>
          <w:rFonts w:ascii="Times New Roman" w:cs="Times New Roman" w:eastAsia="Times New Roman" w:hAnsi="Times New Roman"/>
          <w:rtl w:val="0"/>
        </w:rPr>
        <w:t xml:space="preserve"> (variable)</w:t>
        <w:br w:type="textWrapping"/>
      </w:r>
    </w:p>
    <w:p w:rsidR="00000000" w:rsidDel="00000000" w:rsidP="00000000" w:rsidRDefault="00000000" w:rsidRPr="00000000" w14:paraId="00000AC5">
      <w:pPr>
        <w:numPr>
          <w:ilvl w:val="0"/>
          <w:numId w:val="21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Headaches / migraines</w:t>
      </w:r>
      <w:r w:rsidDel="00000000" w:rsidR="00000000" w:rsidRPr="00000000">
        <w:rPr>
          <w:rFonts w:ascii="Times New Roman" w:cs="Times New Roman" w:eastAsia="Times New Roman" w:hAnsi="Times New Roman"/>
          <w:rtl w:val="0"/>
        </w:rPr>
        <w:t xml:space="preserve"> (subset of patients)</w:t>
        <w:br w:type="textWrapping"/>
      </w:r>
    </w:p>
    <w:p w:rsidR="00000000" w:rsidDel="00000000" w:rsidP="00000000" w:rsidRDefault="00000000" w:rsidRPr="00000000" w14:paraId="00000AC6">
      <w:pPr>
        <w:numPr>
          <w:ilvl w:val="0"/>
          <w:numId w:val="21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endocrine signaling effects (not fully understood)</w:t>
        <w:br w:type="textWrapping"/>
      </w:r>
    </w:p>
    <w:p w:rsidR="00000000" w:rsidDel="00000000" w:rsidP="00000000" w:rsidRDefault="00000000" w:rsidRPr="00000000" w14:paraId="00000AC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Stevia tends to </w:t>
      </w:r>
      <w:r w:rsidDel="00000000" w:rsidR="00000000" w:rsidRPr="00000000">
        <w:rPr>
          <w:rFonts w:ascii="Times New Roman" w:cs="Times New Roman" w:eastAsia="Times New Roman" w:hAnsi="Times New Roman"/>
          <w:b w:val="1"/>
          <w:bCs w:val="1"/>
          <w:rtl w:val="0"/>
        </w:rPr>
        <w:t xml:space="preserve">unmask gut issues</w:t>
      </w:r>
      <w:r w:rsidDel="00000000" w:rsidR="00000000" w:rsidRPr="00000000">
        <w:rPr>
          <w:rFonts w:ascii="Times New Roman" w:cs="Times New Roman" w:eastAsia="Times New Roman" w:hAnsi="Times New Roman"/>
          <w:rtl w:val="0"/>
        </w:rPr>
        <w:t xml:space="preserve"> rather than create them.</w:t>
      </w:r>
    </w:p>
    <w:p w:rsidR="00000000" w:rsidDel="00000000" w:rsidP="00000000" w:rsidRDefault="00000000" w:rsidRPr="00000000" w14:paraId="00000AC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44ypt54p1wxc" w:id="305"/>
      <w:bookmarkEnd w:id="305"/>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ACA">
      <w:pPr>
        <w:numPr>
          <w:ilvl w:val="0"/>
          <w:numId w:val="22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protein powders and bars</w:t>
        <w:br w:type="textWrapping"/>
      </w:r>
    </w:p>
    <w:p w:rsidR="00000000" w:rsidDel="00000000" w:rsidP="00000000" w:rsidRDefault="00000000" w:rsidRPr="00000000" w14:paraId="00000ACB">
      <w:pPr>
        <w:numPr>
          <w:ilvl w:val="0"/>
          <w:numId w:val="22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Sugar-free beverages</w:t>
        <w:br w:type="textWrapping"/>
      </w:r>
    </w:p>
    <w:p w:rsidR="00000000" w:rsidDel="00000000" w:rsidP="00000000" w:rsidRDefault="00000000" w:rsidRPr="00000000" w14:paraId="00000ACC">
      <w:pPr>
        <w:numPr>
          <w:ilvl w:val="0"/>
          <w:numId w:val="22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Keto and paleo products</w:t>
        <w:br w:type="textWrapping"/>
      </w:r>
    </w:p>
    <w:p w:rsidR="00000000" w:rsidDel="00000000" w:rsidP="00000000" w:rsidRDefault="00000000" w:rsidRPr="00000000" w14:paraId="00000ACD">
      <w:pPr>
        <w:numPr>
          <w:ilvl w:val="0"/>
          <w:numId w:val="22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Flavored supplements and electrolytes</w:t>
        <w:br w:type="textWrapping"/>
      </w:r>
    </w:p>
    <w:p w:rsidR="00000000" w:rsidDel="00000000" w:rsidP="00000000" w:rsidRDefault="00000000" w:rsidRPr="00000000" w14:paraId="00000ACE">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ACF">
      <w:pPr>
        <w:numPr>
          <w:ilvl w:val="0"/>
          <w:numId w:val="1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Stevia extract</w:t>
        <w:br w:type="textWrapping"/>
      </w:r>
    </w:p>
    <w:p w:rsidR="00000000" w:rsidDel="00000000" w:rsidP="00000000" w:rsidRDefault="00000000" w:rsidRPr="00000000" w14:paraId="00000AD0">
      <w:pPr>
        <w:numPr>
          <w:ilvl w:val="0"/>
          <w:numId w:val="1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Steviol glycosides</w:t>
        <w:br w:type="textWrapping"/>
      </w:r>
    </w:p>
    <w:p w:rsidR="00000000" w:rsidDel="00000000" w:rsidP="00000000" w:rsidRDefault="00000000" w:rsidRPr="00000000" w14:paraId="00000AD1">
      <w:pPr>
        <w:numPr>
          <w:ilvl w:val="0"/>
          <w:numId w:val="1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Reb A / Reb M</w:t>
        <w:br w:type="textWrapping"/>
      </w:r>
    </w:p>
    <w:p w:rsidR="00000000" w:rsidDel="00000000" w:rsidP="00000000" w:rsidRDefault="00000000" w:rsidRPr="00000000" w14:paraId="00000AD2">
      <w:pPr>
        <w:numPr>
          <w:ilvl w:val="0"/>
          <w:numId w:val="1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Stevia leaf extract (often still refined)</w:t>
        <w:br w:type="textWrapping"/>
      </w:r>
    </w:p>
    <w:p w:rsidR="00000000" w:rsidDel="00000000" w:rsidP="00000000" w:rsidRDefault="00000000" w:rsidRPr="00000000" w14:paraId="00000AD3">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Monk fruit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ff0000"/>
          <w:sz w:val="30"/>
          <w:szCs w:val="30"/>
          <w:u w:val="single"/>
          <w:rtl w:val="0"/>
        </w:rPr>
        <w:t xml:space="preserve">extract</w:t>
      </w:r>
    </w:p>
    <w:p w:rsidR="00000000" w:rsidDel="00000000" w:rsidP="00000000" w:rsidRDefault="00000000" w:rsidRPr="00000000" w14:paraId="00000AD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wti6ktighmwh" w:id="306"/>
      <w:bookmarkEnd w:id="306"/>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AD5">
      <w:pPr>
        <w:numPr>
          <w:ilvl w:val="0"/>
          <w:numId w:val="56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Usually </w:t>
      </w:r>
      <w:r w:rsidDel="00000000" w:rsidR="00000000" w:rsidRPr="00000000">
        <w:rPr>
          <w:rFonts w:ascii="Times New Roman" w:cs="Times New Roman" w:eastAsia="Times New Roman" w:hAnsi="Times New Roman"/>
          <w:b w:val="1"/>
          <w:bCs w:val="1"/>
          <w:rtl w:val="0"/>
        </w:rPr>
        <w:t xml:space="preserve">not pure</w:t>
      </w:r>
      <w:r w:rsidDel="00000000" w:rsidR="00000000" w:rsidRPr="00000000">
        <w:rPr>
          <w:rFonts w:ascii="Times New Roman" w:cs="Times New Roman" w:eastAsia="Times New Roman" w:hAnsi="Times New Roman"/>
          <w:rtl w:val="0"/>
        </w:rPr>
        <w:t xml:space="preserve"> — commonly blended with erythritol, inulin, or other sweeteners</w:t>
        <w:br w:type="textWrapping"/>
      </w:r>
    </w:p>
    <w:p w:rsidR="00000000" w:rsidDel="00000000" w:rsidP="00000000" w:rsidRDefault="00000000" w:rsidRPr="00000000" w14:paraId="00000AD6">
      <w:pPr>
        <w:numPr>
          <w:ilvl w:val="0"/>
          <w:numId w:val="56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still trigger </w:t>
      </w:r>
      <w:r w:rsidDel="00000000" w:rsidR="00000000" w:rsidRPr="00000000">
        <w:rPr>
          <w:rFonts w:ascii="Times New Roman" w:cs="Times New Roman" w:eastAsia="Times New Roman" w:hAnsi="Times New Roman"/>
          <w:b w:val="1"/>
          <w:bCs w:val="1"/>
          <w:rtl w:val="0"/>
        </w:rPr>
        <w:t xml:space="preserve">GI symptoms</w:t>
      </w:r>
      <w:r w:rsidDel="00000000" w:rsidR="00000000" w:rsidRPr="00000000">
        <w:rPr>
          <w:rFonts w:ascii="Times New Roman" w:cs="Times New Roman" w:eastAsia="Times New Roman" w:hAnsi="Times New Roman"/>
          <w:rtl w:val="0"/>
        </w:rPr>
        <w:t xml:space="preserve"> in sensitive patients if blended</w:t>
        <w:br w:type="textWrapping"/>
      </w:r>
    </w:p>
    <w:p w:rsidR="00000000" w:rsidDel="00000000" w:rsidP="00000000" w:rsidRDefault="00000000" w:rsidRPr="00000000" w14:paraId="00000AD7">
      <w:pPr>
        <w:numPr>
          <w:ilvl w:val="0"/>
          <w:numId w:val="56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Marketing confusion: many products labeled “monk fruit” contain </w:t>
      </w:r>
      <w:r w:rsidDel="00000000" w:rsidR="00000000" w:rsidRPr="00000000">
        <w:rPr>
          <w:rFonts w:ascii="Times New Roman" w:cs="Times New Roman" w:eastAsia="Times New Roman" w:hAnsi="Times New Roman"/>
          <w:b w:val="1"/>
          <w:bCs w:val="1"/>
          <w:rtl w:val="0"/>
        </w:rPr>
        <w:t xml:space="preserve">very little actual monk fruit</w:t>
        <w:br w:type="textWrapping"/>
      </w:r>
    </w:p>
    <w:p w:rsidR="00000000" w:rsidDel="00000000" w:rsidP="00000000" w:rsidRDefault="00000000" w:rsidRPr="00000000" w14:paraId="00000AD8">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mostly for </w:t>
      </w:r>
      <w:r w:rsidDel="00000000" w:rsidR="00000000" w:rsidRPr="00000000">
        <w:rPr>
          <w:rFonts w:ascii="Times New Roman" w:cs="Times New Roman" w:eastAsia="Times New Roman" w:hAnsi="Times New Roman"/>
          <w:b w:val="1"/>
          <w:bCs w:val="1"/>
          <w:rtl w:val="0"/>
        </w:rPr>
        <w:t xml:space="preserve">label deception</w:t>
      </w:r>
      <w:r w:rsidDel="00000000" w:rsidR="00000000" w:rsidRPr="00000000">
        <w:rPr>
          <w:rFonts w:ascii="Times New Roman" w:cs="Times New Roman" w:eastAsia="Times New Roman" w:hAnsi="Times New Roman"/>
          <w:rtl w:val="0"/>
        </w:rPr>
        <w:t xml:space="preserve">, not intrinsic harm.</w:t>
      </w:r>
    </w:p>
    <w:p w:rsidR="00000000" w:rsidDel="00000000" w:rsidP="00000000" w:rsidRDefault="00000000" w:rsidRPr="00000000" w14:paraId="00000AD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8i51togmbkiv" w:id="307"/>
      <w:bookmarkEnd w:id="307"/>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ADB">
      <w:pPr>
        <w:numPr>
          <w:ilvl w:val="0"/>
          <w:numId w:val="51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Extracted from the fruit </w:t>
      </w:r>
      <w:r w:rsidDel="00000000" w:rsidR="00000000" w:rsidRPr="00000000">
        <w:rPr>
          <w:rFonts w:ascii="Times New Roman" w:cs="Times New Roman" w:eastAsia="Times New Roman" w:hAnsi="Times New Roman"/>
          <w:b w:val="1"/>
          <w:bCs w:val="1"/>
          <w:rtl w:val="0"/>
        </w:rPr>
        <w:t xml:space="preserve">Siraitia grosvenorii</w:t>
      </w:r>
      <w:r w:rsidDel="00000000" w:rsidR="00000000" w:rsidRPr="00000000">
        <w:rPr>
          <w:rFonts w:ascii="Times New Roman" w:cs="Times New Roman" w:eastAsia="Times New Roman" w:hAnsi="Times New Roman"/>
          <w:rtl w:val="0"/>
        </w:rPr>
        <w:t xml:space="preserve"> (monk fruit)</w:t>
        <w:br w:type="textWrapping"/>
      </w:r>
    </w:p>
    <w:p w:rsidR="00000000" w:rsidDel="00000000" w:rsidP="00000000" w:rsidRDefault="00000000" w:rsidRPr="00000000" w14:paraId="00000ADC">
      <w:pPr>
        <w:numPr>
          <w:ilvl w:val="0"/>
          <w:numId w:val="51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Sweet compounds = </w:t>
      </w:r>
      <w:r w:rsidDel="00000000" w:rsidR="00000000" w:rsidRPr="00000000">
        <w:rPr>
          <w:rFonts w:ascii="Times New Roman" w:cs="Times New Roman" w:eastAsia="Times New Roman" w:hAnsi="Times New Roman"/>
          <w:b w:val="1"/>
          <w:bCs w:val="1"/>
          <w:rtl w:val="0"/>
        </w:rPr>
        <w:t xml:space="preserve">mogrosides</w:t>
        <w:br w:type="textWrapping"/>
      </w:r>
    </w:p>
    <w:p w:rsidR="00000000" w:rsidDel="00000000" w:rsidP="00000000" w:rsidRDefault="00000000" w:rsidRPr="00000000" w14:paraId="00000ADD">
      <w:pPr>
        <w:numPr>
          <w:ilvl w:val="0"/>
          <w:numId w:val="51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~150–250× sweeter than sugar</w:t>
        <w:br w:type="textWrapping"/>
      </w:r>
    </w:p>
    <w:p w:rsidR="00000000" w:rsidDel="00000000" w:rsidP="00000000" w:rsidRDefault="00000000" w:rsidRPr="00000000" w14:paraId="00000ADE">
      <w:pPr>
        <w:numPr>
          <w:ilvl w:val="0"/>
          <w:numId w:val="51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not raise blood glucose directly</w:t>
        <w:br w:type="textWrapping"/>
      </w:r>
    </w:p>
    <w:p w:rsidR="00000000" w:rsidDel="00000000" w:rsidP="00000000" w:rsidRDefault="00000000" w:rsidRPr="00000000" w14:paraId="00000ADF">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 monk fruit extract is </w:t>
      </w:r>
      <w:r w:rsidDel="00000000" w:rsidR="00000000" w:rsidRPr="00000000">
        <w:rPr>
          <w:rFonts w:ascii="Times New Roman" w:cs="Times New Roman" w:eastAsia="Times New Roman" w:hAnsi="Times New Roman"/>
          <w:b w:val="1"/>
          <w:bCs w:val="1"/>
          <w:rtl w:val="0"/>
        </w:rPr>
        <w:t xml:space="preserve">plant-derived and non-caloric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E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5jn23d79liyy" w:id="308"/>
      <w:bookmarkEnd w:id="308"/>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AE2">
      <w:pPr>
        <w:numPr>
          <w:ilvl w:val="0"/>
          <w:numId w:val="59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 sugar / zero calories</w:t>
        <w:br w:type="textWrapping"/>
      </w:r>
    </w:p>
    <w:p w:rsidR="00000000" w:rsidDel="00000000" w:rsidP="00000000" w:rsidRDefault="00000000" w:rsidRPr="00000000" w14:paraId="00000AE3">
      <w:pPr>
        <w:numPr>
          <w:ilvl w:val="0"/>
          <w:numId w:val="59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and plant-based marketing appeal</w:t>
        <w:br w:type="textWrapping"/>
      </w:r>
    </w:p>
    <w:p w:rsidR="00000000" w:rsidDel="00000000" w:rsidP="00000000" w:rsidRDefault="00000000" w:rsidRPr="00000000" w14:paraId="00000AE4">
      <w:pPr>
        <w:numPr>
          <w:ilvl w:val="0"/>
          <w:numId w:val="59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Heat-stable</w:t>
        <w:br w:type="textWrapping"/>
      </w:r>
    </w:p>
    <w:p w:rsidR="00000000" w:rsidDel="00000000" w:rsidP="00000000" w:rsidRDefault="00000000" w:rsidRPr="00000000" w14:paraId="00000AE5">
      <w:pPr>
        <w:numPr>
          <w:ilvl w:val="0"/>
          <w:numId w:val="59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Masks bitterness of stevia or protein powders</w:t>
        <w:br w:type="textWrapping"/>
      </w:r>
    </w:p>
    <w:p w:rsidR="00000000" w:rsidDel="00000000" w:rsidP="00000000" w:rsidRDefault="00000000" w:rsidRPr="00000000" w14:paraId="00000AE6">
      <w:pPr>
        <w:numPr>
          <w:ilvl w:val="0"/>
          <w:numId w:val="59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reduce added sugar claims</w:t>
        <w:br w:type="textWrapping"/>
      </w:r>
    </w:p>
    <w:p w:rsidR="00000000" w:rsidDel="00000000" w:rsidP="00000000" w:rsidRDefault="00000000" w:rsidRPr="00000000" w14:paraId="00000AE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used as a </w:t>
      </w:r>
      <w:r w:rsidDel="00000000" w:rsidR="00000000" w:rsidRPr="00000000">
        <w:rPr>
          <w:rFonts w:ascii="Times New Roman" w:cs="Times New Roman" w:eastAsia="Times New Roman" w:hAnsi="Times New Roman"/>
          <w:b w:val="1"/>
          <w:bCs w:val="1"/>
          <w:rtl w:val="0"/>
        </w:rPr>
        <w:t xml:space="preserve">label upgrade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E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mayn1bdrsx4t" w:id="309"/>
      <w:bookmarkEnd w:id="309"/>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caution</w:t>
      </w:r>
    </w:p>
    <w:p w:rsidR="00000000" w:rsidDel="00000000" w:rsidP="00000000" w:rsidRDefault="00000000" w:rsidRPr="00000000" w14:paraId="00000AEA">
      <w:pPr>
        <w:numPr>
          <w:ilvl w:val="0"/>
          <w:numId w:val="109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Blended versions often contain:</w:t>
        <w:br w:type="textWrapping"/>
      </w:r>
    </w:p>
    <w:p w:rsidR="00000000" w:rsidDel="00000000" w:rsidP="00000000" w:rsidRDefault="00000000" w:rsidRPr="00000000" w14:paraId="00000AEB">
      <w:pPr>
        <w:numPr>
          <w:ilvl w:val="1"/>
          <w:numId w:val="1091"/>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Erythritol</w:t>
        <w:br w:type="textWrapping"/>
      </w:r>
    </w:p>
    <w:p w:rsidR="00000000" w:rsidDel="00000000" w:rsidP="00000000" w:rsidRDefault="00000000" w:rsidRPr="00000000" w14:paraId="00000AEC">
      <w:pPr>
        <w:numPr>
          <w:ilvl w:val="1"/>
          <w:numId w:val="1091"/>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Inulin or soluble fibers</w:t>
        <w:br w:type="textWrapping"/>
      </w:r>
    </w:p>
    <w:p w:rsidR="00000000" w:rsidDel="00000000" w:rsidP="00000000" w:rsidRDefault="00000000" w:rsidRPr="00000000" w14:paraId="00000AED">
      <w:pPr>
        <w:numPr>
          <w:ilvl w:val="1"/>
          <w:numId w:val="1091"/>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 Ace-K</w:t>
        <w:br w:type="textWrapping"/>
      </w:r>
    </w:p>
    <w:p w:rsidR="00000000" w:rsidDel="00000000" w:rsidP="00000000" w:rsidRDefault="00000000" w:rsidRPr="00000000" w14:paraId="00000AEE">
      <w:pPr>
        <w:numPr>
          <w:ilvl w:val="0"/>
          <w:numId w:val="109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blends can worsen </w:t>
      </w:r>
      <w:r w:rsidDel="00000000" w:rsidR="00000000" w:rsidRPr="00000000">
        <w:rPr>
          <w:rFonts w:ascii="Times New Roman" w:cs="Times New Roman" w:eastAsia="Times New Roman" w:hAnsi="Times New Roman"/>
          <w:b w:val="1"/>
          <w:bCs w:val="1"/>
          <w:rtl w:val="0"/>
        </w:rPr>
        <w:t xml:space="preserve">bloating, gas, or diarrhea</w:t>
        <w:br w:type="textWrapping"/>
      </w:r>
    </w:p>
    <w:p w:rsidR="00000000" w:rsidDel="00000000" w:rsidP="00000000" w:rsidRDefault="00000000" w:rsidRPr="00000000" w14:paraId="00000AEF">
      <w:pPr>
        <w:numPr>
          <w:ilvl w:val="0"/>
          <w:numId w:val="109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Overuse may perpetuate </w:t>
      </w:r>
      <w:r w:rsidDel="00000000" w:rsidR="00000000" w:rsidRPr="00000000">
        <w:rPr>
          <w:rFonts w:ascii="Times New Roman" w:cs="Times New Roman" w:eastAsia="Times New Roman" w:hAnsi="Times New Roman"/>
          <w:b w:val="1"/>
          <w:bCs w:val="1"/>
          <w:rtl w:val="0"/>
        </w:rPr>
        <w:t xml:space="preserve">sweet cravings</w:t>
        <w:br w:type="textWrapping"/>
      </w:r>
    </w:p>
    <w:p w:rsidR="00000000" w:rsidDel="00000000" w:rsidP="00000000" w:rsidRDefault="00000000" w:rsidRPr="00000000" w14:paraId="00000AF0">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pure monk fruit is usually well tolerated.</w:t>
      </w:r>
    </w:p>
    <w:p w:rsidR="00000000" w:rsidDel="00000000" w:rsidP="00000000" w:rsidRDefault="00000000" w:rsidRPr="00000000" w14:paraId="00000AF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bs9bbckotjf7" w:id="310"/>
      <w:bookmarkEnd w:id="310"/>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AF3">
      <w:pPr>
        <w:numPr>
          <w:ilvl w:val="0"/>
          <w:numId w:val="20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Mogrosides pass through digestion largely unchanged</w:t>
        <w:br w:type="textWrapping"/>
      </w:r>
    </w:p>
    <w:p w:rsidR="00000000" w:rsidDel="00000000" w:rsidP="00000000" w:rsidRDefault="00000000" w:rsidRPr="00000000" w14:paraId="00000AF4">
      <w:pPr>
        <w:numPr>
          <w:ilvl w:val="0"/>
          <w:numId w:val="20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effect on insulin or glucose</w:t>
        <w:br w:type="textWrapping"/>
      </w:r>
    </w:p>
    <w:p w:rsidR="00000000" w:rsidDel="00000000" w:rsidP="00000000" w:rsidRDefault="00000000" w:rsidRPr="00000000" w14:paraId="00000AF5">
      <w:pPr>
        <w:numPr>
          <w:ilvl w:val="0"/>
          <w:numId w:val="20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have </w:t>
      </w:r>
      <w:r w:rsidDel="00000000" w:rsidR="00000000" w:rsidRPr="00000000">
        <w:rPr>
          <w:rFonts w:ascii="Times New Roman" w:cs="Times New Roman" w:eastAsia="Times New Roman" w:hAnsi="Times New Roman"/>
          <w:b w:val="1"/>
          <w:bCs w:val="1"/>
          <w:rtl w:val="0"/>
        </w:rPr>
        <w:t xml:space="preserve">anti-inflammatory and antioxidant properties</w:t>
        <w:br w:type="textWrapping"/>
      </w:r>
    </w:p>
    <w:p w:rsidR="00000000" w:rsidDel="00000000" w:rsidP="00000000" w:rsidRDefault="00000000" w:rsidRPr="00000000" w14:paraId="00000AF6">
      <w:pPr>
        <w:numPr>
          <w:ilvl w:val="0"/>
          <w:numId w:val="20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fermentation in the gut when pure</w:t>
        <w:br w:type="textWrapping"/>
      </w:r>
    </w:p>
    <w:p w:rsidR="00000000" w:rsidDel="00000000" w:rsidP="00000000" w:rsidRDefault="00000000" w:rsidRPr="00000000" w14:paraId="00000AF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makes it </w:t>
      </w:r>
      <w:r w:rsidDel="00000000" w:rsidR="00000000" w:rsidRPr="00000000">
        <w:rPr>
          <w:rFonts w:ascii="Times New Roman" w:cs="Times New Roman" w:eastAsia="Times New Roman" w:hAnsi="Times New Roman"/>
          <w:b w:val="1"/>
          <w:bCs w:val="1"/>
          <w:rtl w:val="0"/>
        </w:rPr>
        <w:t xml:space="preserve">metabolically gentle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F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lds38zq32etw" w:id="311"/>
      <w:bookmarkEnd w:id="311"/>
      <w:r w:rsidDel="00000000" w:rsidR="00000000" w:rsidRPr="00000000">
        <w:rPr>
          <w:rFonts w:ascii="Times New Roman" w:cs="Times New Roman" w:eastAsia="Times New Roman" w:hAnsi="Times New Roman"/>
          <w:b w:val="1"/>
          <w:bCs w:val="1"/>
          <w:color w:val="000000"/>
          <w:sz w:val="26"/>
          <w:szCs w:val="26"/>
          <w:rtl w:val="0"/>
        </w:rPr>
        <w:t xml:space="preserve">6. Chronic illness links (associations &amp; mechanisms)</w:t>
      </w:r>
    </w:p>
    <w:p w:rsidR="00000000" w:rsidDel="00000000" w:rsidP="00000000" w:rsidRDefault="00000000" w:rsidRPr="00000000" w14:paraId="00000AFA">
      <w:pPr>
        <w:numPr>
          <w:ilvl w:val="0"/>
          <w:numId w:val="57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Generally </w:t>
      </w:r>
      <w:r w:rsidDel="00000000" w:rsidR="00000000" w:rsidRPr="00000000">
        <w:rPr>
          <w:rFonts w:ascii="Times New Roman" w:cs="Times New Roman" w:eastAsia="Times New Roman" w:hAnsi="Times New Roman"/>
          <w:b w:val="1"/>
          <w:bCs w:val="1"/>
          <w:rtl w:val="0"/>
        </w:rPr>
        <w:t xml:space="preserve">neutral or beneficial</w:t>
        <w:br w:type="textWrapping"/>
      </w:r>
    </w:p>
    <w:p w:rsidR="00000000" w:rsidDel="00000000" w:rsidP="00000000" w:rsidRDefault="00000000" w:rsidRPr="00000000" w14:paraId="00000AFB">
      <w:pPr>
        <w:numPr>
          <w:ilvl w:val="0"/>
          <w:numId w:val="57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 tolerated in:</w:t>
        <w:br w:type="textWrapping"/>
      </w:r>
    </w:p>
    <w:p w:rsidR="00000000" w:rsidDel="00000000" w:rsidP="00000000" w:rsidRDefault="00000000" w:rsidRPr="00000000" w14:paraId="00000AFC">
      <w:pPr>
        <w:numPr>
          <w:ilvl w:val="1"/>
          <w:numId w:val="577"/>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Diabetes</w:t>
        <w:br w:type="textWrapping"/>
      </w:r>
    </w:p>
    <w:p w:rsidR="00000000" w:rsidDel="00000000" w:rsidP="00000000" w:rsidRDefault="00000000" w:rsidRPr="00000000" w14:paraId="00000AFD">
      <w:pPr>
        <w:numPr>
          <w:ilvl w:val="1"/>
          <w:numId w:val="577"/>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Metabolic syndrome</w:t>
        <w:br w:type="textWrapping"/>
      </w:r>
    </w:p>
    <w:p w:rsidR="00000000" w:rsidDel="00000000" w:rsidP="00000000" w:rsidRDefault="00000000" w:rsidRPr="00000000" w14:paraId="00000AFE">
      <w:pPr>
        <w:numPr>
          <w:ilvl w:val="1"/>
          <w:numId w:val="577"/>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Autoimmune disease</w:t>
        <w:br w:type="textWrapping"/>
      </w:r>
    </w:p>
    <w:p w:rsidR="00000000" w:rsidDel="00000000" w:rsidP="00000000" w:rsidRDefault="00000000" w:rsidRPr="00000000" w14:paraId="00000AFF">
      <w:pPr>
        <w:numPr>
          <w:ilvl w:val="0"/>
          <w:numId w:val="57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Issues arise </w:t>
      </w:r>
      <w:r w:rsidDel="00000000" w:rsidR="00000000" w:rsidRPr="00000000">
        <w:rPr>
          <w:rFonts w:ascii="Times New Roman" w:cs="Times New Roman" w:eastAsia="Times New Roman" w:hAnsi="Times New Roman"/>
          <w:b w:val="1"/>
          <w:bCs w:val="1"/>
          <w:rtl w:val="0"/>
        </w:rPr>
        <w:t xml:space="preserve">only with blends</w:t>
      </w:r>
      <w:r w:rsidDel="00000000" w:rsidR="00000000" w:rsidRPr="00000000">
        <w:rPr>
          <w:rFonts w:ascii="Times New Roman" w:cs="Times New Roman" w:eastAsia="Times New Roman" w:hAnsi="Times New Roman"/>
          <w:rtl w:val="0"/>
        </w:rPr>
        <w:t xml:space="preserve">, not pure extract</w:t>
        <w:br w:type="textWrapping"/>
      </w:r>
    </w:p>
    <w:p w:rsidR="00000000" w:rsidDel="00000000" w:rsidP="00000000" w:rsidRDefault="00000000" w:rsidRPr="00000000" w14:paraId="00000B0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qbu88mj234r3" w:id="312"/>
      <w:bookmarkEnd w:id="312"/>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B02">
      <w:pPr>
        <w:numPr>
          <w:ilvl w:val="0"/>
          <w:numId w:val="63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protein powders</w:t>
        <w:br w:type="textWrapping"/>
      </w:r>
    </w:p>
    <w:p w:rsidR="00000000" w:rsidDel="00000000" w:rsidP="00000000" w:rsidRDefault="00000000" w:rsidRPr="00000000" w14:paraId="00000B03">
      <w:pPr>
        <w:numPr>
          <w:ilvl w:val="0"/>
          <w:numId w:val="63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Keto and paleo products</w:t>
        <w:br w:type="textWrapping"/>
      </w:r>
    </w:p>
    <w:p w:rsidR="00000000" w:rsidDel="00000000" w:rsidP="00000000" w:rsidRDefault="00000000" w:rsidRPr="00000000" w14:paraId="00000B04">
      <w:pPr>
        <w:numPr>
          <w:ilvl w:val="0"/>
          <w:numId w:val="63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Sugar-free beverages</w:t>
        <w:br w:type="textWrapping"/>
      </w:r>
    </w:p>
    <w:p w:rsidR="00000000" w:rsidDel="00000000" w:rsidP="00000000" w:rsidRDefault="00000000" w:rsidRPr="00000000" w14:paraId="00000B05">
      <w:pPr>
        <w:numPr>
          <w:ilvl w:val="0"/>
          <w:numId w:val="63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Supplements and flavored electrolytes</w:t>
        <w:br w:type="textWrapping"/>
      </w:r>
    </w:p>
    <w:p w:rsidR="00000000" w:rsidDel="00000000" w:rsidP="00000000" w:rsidRDefault="00000000" w:rsidRPr="00000000" w14:paraId="00000B06">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B07">
      <w:pPr>
        <w:numPr>
          <w:ilvl w:val="0"/>
          <w:numId w:val="111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Monk fruit extract</w:t>
        <w:br w:type="textWrapping"/>
      </w:r>
    </w:p>
    <w:p w:rsidR="00000000" w:rsidDel="00000000" w:rsidP="00000000" w:rsidRDefault="00000000" w:rsidRPr="00000000" w14:paraId="00000B08">
      <w:pPr>
        <w:numPr>
          <w:ilvl w:val="0"/>
          <w:numId w:val="111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Luo Han Guo</w:t>
        <w:br w:type="textWrapping"/>
      </w:r>
    </w:p>
    <w:p w:rsidR="00000000" w:rsidDel="00000000" w:rsidP="00000000" w:rsidRDefault="00000000" w:rsidRPr="00000000" w14:paraId="00000B09">
      <w:pPr>
        <w:numPr>
          <w:ilvl w:val="0"/>
          <w:numId w:val="111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Mogrosides</w:t>
        <w:br w:type="textWrapping"/>
      </w:r>
    </w:p>
    <w:p w:rsidR="00000000" w:rsidDel="00000000" w:rsidP="00000000" w:rsidRDefault="00000000" w:rsidRPr="00000000" w14:paraId="00000B0A">
      <w:pPr>
        <w:numPr>
          <w:ilvl w:val="0"/>
          <w:numId w:val="111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 “natural flavors” (problematic)</w:t>
        <w:br w:type="textWrapping"/>
      </w:r>
    </w:p>
    <w:p w:rsidR="00000000" w:rsidDel="00000000" w:rsidP="00000000" w:rsidRDefault="00000000" w:rsidRPr="00000000" w14:paraId="00000B0B">
      <w:pPr>
        <w:spacing w:after="240" w:before="240"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Allulose</w:t>
      </w:r>
    </w:p>
    <w:p w:rsidR="00000000" w:rsidDel="00000000" w:rsidP="00000000" w:rsidRDefault="00000000" w:rsidRPr="00000000" w14:paraId="00000B0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asv6m1o4fa2c" w:id="313"/>
      <w:bookmarkEnd w:id="313"/>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B0D">
      <w:pPr>
        <w:numPr>
          <w:ilvl w:val="0"/>
          <w:numId w:val="35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“natural sugar with no calories”</w:t>
        <w:br w:type="textWrapping"/>
      </w:r>
    </w:p>
    <w:p w:rsidR="00000000" w:rsidDel="00000000" w:rsidP="00000000" w:rsidRDefault="00000000" w:rsidRPr="00000000" w14:paraId="00000B0E">
      <w:pPr>
        <w:numPr>
          <w:ilvl w:val="0"/>
          <w:numId w:val="35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w:t>
      </w:r>
      <w:r w:rsidDel="00000000" w:rsidR="00000000" w:rsidRPr="00000000">
        <w:rPr>
          <w:rFonts w:ascii="Times New Roman" w:cs="Times New Roman" w:eastAsia="Times New Roman" w:hAnsi="Times New Roman"/>
          <w:b w:val="1"/>
          <w:bCs w:val="1"/>
          <w:rtl w:val="0"/>
        </w:rPr>
        <w:t xml:space="preserve">bloating, gas, diarrhea</w:t>
      </w:r>
      <w:r w:rsidDel="00000000" w:rsidR="00000000" w:rsidRPr="00000000">
        <w:rPr>
          <w:rFonts w:ascii="Times New Roman" w:cs="Times New Roman" w:eastAsia="Times New Roman" w:hAnsi="Times New Roman"/>
          <w:rtl w:val="0"/>
        </w:rPr>
        <w:t xml:space="preserve"> at moderate doses</w:t>
        <w:br w:type="textWrapping"/>
      </w:r>
    </w:p>
    <w:p w:rsidR="00000000" w:rsidDel="00000000" w:rsidP="00000000" w:rsidRDefault="00000000" w:rsidRPr="00000000" w14:paraId="00000B0F">
      <w:pPr>
        <w:numPr>
          <w:ilvl w:val="0"/>
          <w:numId w:val="35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w:t>
      </w:r>
      <w:r w:rsidDel="00000000" w:rsidR="00000000" w:rsidRPr="00000000">
        <w:rPr>
          <w:rFonts w:ascii="Times New Roman" w:cs="Times New Roman" w:eastAsia="Times New Roman" w:hAnsi="Times New Roman"/>
          <w:b w:val="1"/>
          <w:bCs w:val="1"/>
          <w:rtl w:val="0"/>
        </w:rPr>
        <w:t xml:space="preserve">overused</w:t>
      </w:r>
      <w:r w:rsidDel="00000000" w:rsidR="00000000" w:rsidRPr="00000000">
        <w:rPr>
          <w:rFonts w:ascii="Times New Roman" w:cs="Times New Roman" w:eastAsia="Times New Roman" w:hAnsi="Times New Roman"/>
          <w:rtl w:val="0"/>
        </w:rPr>
        <w:t xml:space="preserve"> in keto/low-sugar products</w:t>
        <w:br w:type="textWrapping"/>
      </w:r>
    </w:p>
    <w:p w:rsidR="00000000" w:rsidDel="00000000" w:rsidP="00000000" w:rsidRDefault="00000000" w:rsidRPr="00000000" w14:paraId="00000B10">
      <w:pPr>
        <w:numPr>
          <w:ilvl w:val="0"/>
          <w:numId w:val="35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Acts like a sugar in the gut but not in metabolism</w:t>
        <w:br w:type="textWrapping"/>
      </w:r>
    </w:p>
    <w:p w:rsidR="00000000" w:rsidDel="00000000" w:rsidP="00000000" w:rsidRDefault="00000000" w:rsidRPr="00000000" w14:paraId="00000B11">
      <w:pPr>
        <w:numPr>
          <w:ilvl w:val="0"/>
          <w:numId w:val="35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Tolerance varies widely between patients</w:t>
        <w:br w:type="textWrapping"/>
      </w:r>
    </w:p>
    <w:p w:rsidR="00000000" w:rsidDel="00000000" w:rsidP="00000000" w:rsidRDefault="00000000" w:rsidRPr="00000000" w14:paraId="00000B12">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mainly for </w:t>
      </w:r>
      <w:r w:rsidDel="00000000" w:rsidR="00000000" w:rsidRPr="00000000">
        <w:rPr>
          <w:rFonts w:ascii="Times New Roman" w:cs="Times New Roman" w:eastAsia="Times New Roman" w:hAnsi="Times New Roman"/>
          <w:b w:val="1"/>
          <w:bCs w:val="1"/>
          <w:rtl w:val="0"/>
        </w:rPr>
        <w:t xml:space="preserve">GI effects and dose creep</w:t>
      </w:r>
      <w:r w:rsidDel="00000000" w:rsidR="00000000" w:rsidRPr="00000000">
        <w:rPr>
          <w:rFonts w:ascii="Times New Roman" w:cs="Times New Roman" w:eastAsia="Times New Roman" w:hAnsi="Times New Roman"/>
          <w:rtl w:val="0"/>
        </w:rPr>
        <w:t xml:space="preserve">, not toxicity.</w:t>
      </w:r>
    </w:p>
    <w:p w:rsidR="00000000" w:rsidDel="00000000" w:rsidP="00000000" w:rsidRDefault="00000000" w:rsidRPr="00000000" w14:paraId="00000B13">
      <w:pPr>
        <w:spacing w:after="240" w:before="24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ayb51x7rum33" w:id="314"/>
      <w:bookmarkEnd w:id="314"/>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B15">
      <w:pPr>
        <w:numPr>
          <w:ilvl w:val="0"/>
          <w:numId w:val="44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monosaccharide</w:t>
      </w:r>
      <w:r w:rsidDel="00000000" w:rsidR="00000000" w:rsidRPr="00000000">
        <w:rPr>
          <w:rFonts w:ascii="Times New Roman" w:cs="Times New Roman" w:eastAsia="Times New Roman" w:hAnsi="Times New Roman"/>
          <w:rtl w:val="0"/>
        </w:rPr>
        <w:t xml:space="preserve"> naturally found in very small amounts in figs, raisins, wheat</w:t>
        <w:br w:type="textWrapping"/>
      </w:r>
    </w:p>
    <w:p w:rsidR="00000000" w:rsidDel="00000000" w:rsidP="00000000" w:rsidRDefault="00000000" w:rsidRPr="00000000" w14:paraId="00000B16">
      <w:pPr>
        <w:numPr>
          <w:ilvl w:val="0"/>
          <w:numId w:val="44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 allulose is produced from </w:t>
      </w:r>
      <w:r w:rsidDel="00000000" w:rsidR="00000000" w:rsidRPr="00000000">
        <w:rPr>
          <w:rFonts w:ascii="Times New Roman" w:cs="Times New Roman" w:eastAsia="Times New Roman" w:hAnsi="Times New Roman"/>
          <w:b w:val="1"/>
          <w:bCs w:val="1"/>
          <w:rtl w:val="0"/>
        </w:rPr>
        <w:t xml:space="preserve">corn via enzymatic conversion</w:t>
        <w:br w:type="textWrapping"/>
      </w:r>
    </w:p>
    <w:p w:rsidR="00000000" w:rsidDel="00000000" w:rsidP="00000000" w:rsidRDefault="00000000" w:rsidRPr="00000000" w14:paraId="00000B17">
      <w:pPr>
        <w:numPr>
          <w:ilvl w:val="0"/>
          <w:numId w:val="44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Chemically similar to fructose, but structured differently</w:t>
        <w:br w:type="textWrapping"/>
      </w:r>
    </w:p>
    <w:p w:rsidR="00000000" w:rsidDel="00000000" w:rsidP="00000000" w:rsidRDefault="00000000" w:rsidRPr="00000000" w14:paraId="00000B18">
      <w:pPr>
        <w:numPr>
          <w:ilvl w:val="0"/>
          <w:numId w:val="44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as sweet as sugar</w:t>
        <w:br w:type="textWrapping"/>
      </w:r>
    </w:p>
    <w:p w:rsidR="00000000" w:rsidDel="00000000" w:rsidP="00000000" w:rsidRDefault="00000000" w:rsidRPr="00000000" w14:paraId="00000B19">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 distinction: it is a </w:t>
      </w:r>
      <w:r w:rsidDel="00000000" w:rsidR="00000000" w:rsidRPr="00000000">
        <w:rPr>
          <w:rFonts w:ascii="Times New Roman" w:cs="Times New Roman" w:eastAsia="Times New Roman" w:hAnsi="Times New Roman"/>
          <w:b w:val="1"/>
          <w:bCs w:val="1"/>
          <w:rtl w:val="0"/>
        </w:rPr>
        <w:t xml:space="preserve">real sugar</w:t>
      </w:r>
      <w:r w:rsidDel="00000000" w:rsidR="00000000" w:rsidRPr="00000000">
        <w:rPr>
          <w:rFonts w:ascii="Times New Roman" w:cs="Times New Roman" w:eastAsia="Times New Roman" w:hAnsi="Times New Roman"/>
          <w:rtl w:val="0"/>
        </w:rPr>
        <w:t xml:space="preserve">, not an artificial sweetener.</w:t>
      </w:r>
    </w:p>
    <w:p w:rsidR="00000000" w:rsidDel="00000000" w:rsidP="00000000" w:rsidRDefault="00000000" w:rsidRPr="00000000" w14:paraId="00000B1A">
      <w:pPr>
        <w:spacing w:after="240" w:before="24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qgi2a0kdpnos" w:id="315"/>
      <w:bookmarkEnd w:id="315"/>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B1C">
      <w:pPr>
        <w:numPr>
          <w:ilvl w:val="0"/>
          <w:numId w:val="35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Tastes very similar to sugar (no bitter aftertaste)</w:t>
        <w:br w:type="textWrapping"/>
      </w:r>
    </w:p>
    <w:p w:rsidR="00000000" w:rsidDel="00000000" w:rsidP="00000000" w:rsidRDefault="00000000" w:rsidRPr="00000000" w14:paraId="00000B1D">
      <w:pPr>
        <w:numPr>
          <w:ilvl w:val="0"/>
          <w:numId w:val="35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w:t>
      </w:r>
      <w:r w:rsidDel="00000000" w:rsidR="00000000" w:rsidRPr="00000000">
        <w:rPr>
          <w:rFonts w:ascii="Times New Roman" w:cs="Times New Roman" w:eastAsia="Times New Roman" w:hAnsi="Times New Roman"/>
          <w:b w:val="1"/>
          <w:bCs w:val="1"/>
          <w:rtl w:val="0"/>
        </w:rPr>
        <w:t xml:space="preserve">bulk, browning, and mouthfeel</w:t>
      </w:r>
      <w:r w:rsidDel="00000000" w:rsidR="00000000" w:rsidRPr="00000000">
        <w:rPr>
          <w:rFonts w:ascii="Times New Roman" w:cs="Times New Roman" w:eastAsia="Times New Roman" w:hAnsi="Times New Roman"/>
          <w:rtl w:val="0"/>
        </w:rPr>
        <w:t xml:space="preserve"> (unlike stevia/monk fruit)</w:t>
        <w:br w:type="textWrapping"/>
      </w:r>
    </w:p>
    <w:p w:rsidR="00000000" w:rsidDel="00000000" w:rsidP="00000000" w:rsidRDefault="00000000" w:rsidRPr="00000000" w14:paraId="00000B1E">
      <w:pPr>
        <w:numPr>
          <w:ilvl w:val="0"/>
          <w:numId w:val="35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calorie (~0.2 kcal/g)</w:t>
        <w:br w:type="textWrapping"/>
      </w:r>
    </w:p>
    <w:p w:rsidR="00000000" w:rsidDel="00000000" w:rsidP="00000000" w:rsidRDefault="00000000" w:rsidRPr="00000000" w14:paraId="00000B1F">
      <w:pPr>
        <w:numPr>
          <w:ilvl w:val="0"/>
          <w:numId w:val="35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immediate blood sugar rise</w:t>
        <w:br w:type="textWrapping"/>
      </w:r>
    </w:p>
    <w:p w:rsidR="00000000" w:rsidDel="00000000" w:rsidP="00000000" w:rsidRDefault="00000000" w:rsidRPr="00000000" w14:paraId="00000B20">
      <w:pPr>
        <w:numPr>
          <w:ilvl w:val="0"/>
          <w:numId w:val="35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“reduced sugar” or “no added sugar” claims</w:t>
        <w:br w:type="textWrapping"/>
      </w:r>
    </w:p>
    <w:p w:rsidR="00000000" w:rsidDel="00000000" w:rsidP="00000000" w:rsidRDefault="00000000" w:rsidRPr="00000000" w14:paraId="00000B21">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the </w:t>
      </w:r>
      <w:r w:rsidDel="00000000" w:rsidR="00000000" w:rsidRPr="00000000">
        <w:rPr>
          <w:rFonts w:ascii="Times New Roman" w:cs="Times New Roman" w:eastAsia="Times New Roman" w:hAnsi="Times New Roman"/>
          <w:b w:val="1"/>
          <w:bCs w:val="1"/>
          <w:rtl w:val="0"/>
        </w:rPr>
        <w:t xml:space="preserve">holy grail for keto baking</w:t>
      </w:r>
      <w:r w:rsidDel="00000000" w:rsidR="00000000" w:rsidRPr="00000000">
        <w:rPr>
          <w:rFonts w:ascii="Times New Roman" w:cs="Times New Roman" w:eastAsia="Times New Roman" w:hAnsi="Times New Roman"/>
          <w:rtl w:val="0"/>
        </w:rPr>
        <w:t xml:space="preserve"> — structurally.</w:t>
      </w:r>
    </w:p>
    <w:p w:rsidR="00000000" w:rsidDel="00000000" w:rsidP="00000000" w:rsidRDefault="00000000" w:rsidRPr="00000000" w14:paraId="00000B22">
      <w:pPr>
        <w:spacing w:after="240" w:before="24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i3wgybxhmxgw" w:id="316"/>
      <w:bookmarkEnd w:id="316"/>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caution</w:t>
      </w:r>
    </w:p>
    <w:p w:rsidR="00000000" w:rsidDel="00000000" w:rsidP="00000000" w:rsidRDefault="00000000" w:rsidRPr="00000000" w14:paraId="00000B24">
      <w:pPr>
        <w:numPr>
          <w:ilvl w:val="0"/>
          <w:numId w:val="86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Poorly absorbed in the small intestine</w:t>
        <w:br w:type="textWrapping"/>
      </w:r>
    </w:p>
    <w:p w:rsidR="00000000" w:rsidDel="00000000" w:rsidP="00000000" w:rsidRDefault="00000000" w:rsidRPr="00000000" w14:paraId="00000B25">
      <w:pPr>
        <w:numPr>
          <w:ilvl w:val="0"/>
          <w:numId w:val="86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Reaches the colon → </w:t>
      </w:r>
      <w:r w:rsidDel="00000000" w:rsidR="00000000" w:rsidRPr="00000000">
        <w:rPr>
          <w:rFonts w:ascii="Times New Roman" w:cs="Times New Roman" w:eastAsia="Times New Roman" w:hAnsi="Times New Roman"/>
          <w:b w:val="1"/>
          <w:bCs w:val="1"/>
          <w:rtl w:val="0"/>
        </w:rPr>
        <w:t xml:space="preserve">osmotic effect + fermentation</w:t>
        <w:br w:type="textWrapping"/>
      </w:r>
    </w:p>
    <w:p w:rsidR="00000000" w:rsidDel="00000000" w:rsidP="00000000" w:rsidRDefault="00000000" w:rsidRPr="00000000" w14:paraId="00000B26">
      <w:pPr>
        <w:numPr>
          <w:ilvl w:val="0"/>
          <w:numId w:val="86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worsen:</w:t>
        <w:br w:type="textWrapping"/>
      </w:r>
    </w:p>
    <w:p w:rsidR="00000000" w:rsidDel="00000000" w:rsidP="00000000" w:rsidRDefault="00000000" w:rsidRPr="00000000" w14:paraId="00000B27">
      <w:pPr>
        <w:numPr>
          <w:ilvl w:val="1"/>
          <w:numId w:val="867"/>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IBS</w:t>
        <w:br w:type="textWrapping"/>
      </w:r>
    </w:p>
    <w:p w:rsidR="00000000" w:rsidDel="00000000" w:rsidP="00000000" w:rsidRDefault="00000000" w:rsidRPr="00000000" w14:paraId="00000B28">
      <w:pPr>
        <w:numPr>
          <w:ilvl w:val="1"/>
          <w:numId w:val="867"/>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SIBO</w:t>
        <w:br w:type="textWrapping"/>
      </w:r>
    </w:p>
    <w:p w:rsidR="00000000" w:rsidDel="00000000" w:rsidP="00000000" w:rsidRDefault="00000000" w:rsidRPr="00000000" w14:paraId="00000B29">
      <w:pPr>
        <w:numPr>
          <w:ilvl w:val="1"/>
          <w:numId w:val="867"/>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Fructose malabsorption</w:t>
        <w:br w:type="textWrapping"/>
      </w:r>
    </w:p>
    <w:p w:rsidR="00000000" w:rsidDel="00000000" w:rsidP="00000000" w:rsidRDefault="00000000" w:rsidRPr="00000000" w14:paraId="00000B2A">
      <w:pPr>
        <w:numPr>
          <w:ilvl w:val="0"/>
          <w:numId w:val="86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to overconsume because it “feels like sugar”</w:t>
        <w:br w:type="textWrapping"/>
      </w:r>
    </w:p>
    <w:p w:rsidR="00000000" w:rsidDel="00000000" w:rsidP="00000000" w:rsidRDefault="00000000" w:rsidRPr="00000000" w14:paraId="00000B2B">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w:t>
      </w:r>
      <w:r w:rsidDel="00000000" w:rsidR="00000000" w:rsidRPr="00000000">
        <w:rPr>
          <w:rFonts w:ascii="Times New Roman" w:cs="Times New Roman" w:eastAsia="Times New Roman" w:hAnsi="Times New Roman"/>
          <w:b w:val="1"/>
          <w:bCs w:val="1"/>
          <w:rtl w:val="0"/>
        </w:rPr>
        <w:t xml:space="preserve">dose makes the poison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2C">
      <w:pPr>
        <w:spacing w:after="240" w:before="24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m6d4m6j9arzz" w:id="317"/>
      <w:bookmarkEnd w:id="317"/>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B2E">
      <w:pPr>
        <w:numPr>
          <w:ilvl w:val="0"/>
          <w:numId w:val="42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absorbed, but </w:t>
      </w:r>
      <w:r w:rsidDel="00000000" w:rsidR="00000000" w:rsidRPr="00000000">
        <w:rPr>
          <w:rFonts w:ascii="Times New Roman" w:cs="Times New Roman" w:eastAsia="Times New Roman" w:hAnsi="Times New Roman"/>
          <w:b w:val="1"/>
          <w:bCs w:val="1"/>
          <w:rtl w:val="0"/>
        </w:rPr>
        <w:t xml:space="preserve">not metabolized for energy</w:t>
        <w:br w:type="textWrapping"/>
      </w:r>
    </w:p>
    <w:p w:rsidR="00000000" w:rsidDel="00000000" w:rsidP="00000000" w:rsidRDefault="00000000" w:rsidRPr="00000000" w14:paraId="00000B2F">
      <w:pPr>
        <w:numPr>
          <w:ilvl w:val="0"/>
          <w:numId w:val="42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Excreted in urine</w:t>
        <w:br w:type="textWrapping"/>
      </w:r>
    </w:p>
    <w:p w:rsidR="00000000" w:rsidDel="00000000" w:rsidP="00000000" w:rsidRDefault="00000000" w:rsidRPr="00000000" w14:paraId="00000B30">
      <w:pPr>
        <w:numPr>
          <w:ilvl w:val="0"/>
          <w:numId w:val="42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insulin and glucose response</w:t>
        <w:br w:type="textWrapping"/>
      </w:r>
    </w:p>
    <w:p w:rsidR="00000000" w:rsidDel="00000000" w:rsidP="00000000" w:rsidRDefault="00000000" w:rsidRPr="00000000" w14:paraId="00000B31">
      <w:pPr>
        <w:numPr>
          <w:ilvl w:val="0"/>
          <w:numId w:val="42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Unabsorbed portion pulls water into gut → loose stools</w:t>
        <w:br w:type="textWrapping"/>
      </w:r>
    </w:p>
    <w:p w:rsidR="00000000" w:rsidDel="00000000" w:rsidP="00000000" w:rsidRDefault="00000000" w:rsidRPr="00000000" w14:paraId="00000B32">
      <w:pPr>
        <w:numPr>
          <w:ilvl w:val="0"/>
          <w:numId w:val="42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Can ferment → gas and bloating</w:t>
        <w:br w:type="textWrapping"/>
      </w:r>
    </w:p>
    <w:p w:rsidR="00000000" w:rsidDel="00000000" w:rsidP="00000000" w:rsidRDefault="00000000" w:rsidRPr="00000000" w14:paraId="00000B33">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Metabolically gentle, </w:t>
      </w:r>
      <w:r w:rsidDel="00000000" w:rsidR="00000000" w:rsidRPr="00000000">
        <w:rPr>
          <w:rFonts w:ascii="Times New Roman" w:cs="Times New Roman" w:eastAsia="Times New Roman" w:hAnsi="Times New Roman"/>
          <w:b w:val="1"/>
          <w:bCs w:val="1"/>
          <w:rtl w:val="0"/>
        </w:rPr>
        <w:t xml:space="preserve">gastrointestinally active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34">
      <w:pPr>
        <w:spacing w:after="240" w:before="24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7zwa0lycf31v" w:id="318"/>
      <w:bookmarkEnd w:id="318"/>
      <w:r w:rsidDel="00000000" w:rsidR="00000000" w:rsidRPr="00000000">
        <w:rPr>
          <w:rFonts w:ascii="Times New Roman" w:cs="Times New Roman" w:eastAsia="Times New Roman" w:hAnsi="Times New Roman"/>
          <w:b w:val="1"/>
          <w:bCs w:val="1"/>
          <w:color w:val="000000"/>
          <w:sz w:val="26"/>
          <w:szCs w:val="26"/>
          <w:rtl w:val="0"/>
        </w:rPr>
        <w:t xml:space="preserve">6. Chronic illness links (associations &amp; mechanisms)</w:t>
      </w:r>
    </w:p>
    <w:p w:rsidR="00000000" w:rsidDel="00000000" w:rsidP="00000000" w:rsidRDefault="00000000" w:rsidRPr="00000000" w14:paraId="00000B36">
      <w:pPr>
        <w:spacing w:after="240" w:before="2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Potential benefits (short-term):</w:t>
      </w:r>
    </w:p>
    <w:p w:rsidR="00000000" w:rsidDel="00000000" w:rsidP="00000000" w:rsidRDefault="00000000" w:rsidRPr="00000000" w14:paraId="00000B37">
      <w:pPr>
        <w:numPr>
          <w:ilvl w:val="0"/>
          <w:numId w:val="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post-meal glucose control</w:t>
        <w:br w:type="textWrapping"/>
      </w:r>
    </w:p>
    <w:p w:rsidR="00000000" w:rsidDel="00000000" w:rsidP="00000000" w:rsidRDefault="00000000" w:rsidRPr="00000000" w14:paraId="00000B38">
      <w:pPr>
        <w:numPr>
          <w:ilvl w:val="0"/>
          <w:numId w:val="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improve insulin sensitivity</w:t>
        <w:br w:type="textWrapping"/>
      </w:r>
    </w:p>
    <w:p w:rsidR="00000000" w:rsidDel="00000000" w:rsidP="00000000" w:rsidRDefault="00000000" w:rsidRPr="00000000" w14:paraId="00000B39">
      <w:pPr>
        <w:numPr>
          <w:ilvl w:val="0"/>
          <w:numId w:val="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Useful in diabetes when tolerated</w:t>
        <w:br w:type="textWrapping"/>
      </w:r>
    </w:p>
    <w:p w:rsidR="00000000" w:rsidDel="00000000" w:rsidP="00000000" w:rsidRDefault="00000000" w:rsidRPr="00000000" w14:paraId="00000B3A">
      <w:pPr>
        <w:spacing w:after="240" w:before="2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Potential issues:</w:t>
      </w:r>
    </w:p>
    <w:p w:rsidR="00000000" w:rsidDel="00000000" w:rsidP="00000000" w:rsidRDefault="00000000" w:rsidRPr="00000000" w14:paraId="00000B3B">
      <w:pPr>
        <w:numPr>
          <w:ilvl w:val="0"/>
          <w:numId w:val="102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IBS flares</w:t>
        <w:br w:type="textWrapping"/>
      </w:r>
    </w:p>
    <w:p w:rsidR="00000000" w:rsidDel="00000000" w:rsidP="00000000" w:rsidRDefault="00000000" w:rsidRPr="00000000" w14:paraId="00000B3C">
      <w:pPr>
        <w:numPr>
          <w:ilvl w:val="0"/>
          <w:numId w:val="102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Diarrhea</w:t>
        <w:br w:type="textWrapping"/>
      </w:r>
    </w:p>
    <w:p w:rsidR="00000000" w:rsidDel="00000000" w:rsidP="00000000" w:rsidRDefault="00000000" w:rsidRPr="00000000" w14:paraId="00000B3D">
      <w:pPr>
        <w:numPr>
          <w:ilvl w:val="0"/>
          <w:numId w:val="102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Abdominal cramping</w:t>
        <w:br w:type="textWrapping"/>
      </w:r>
    </w:p>
    <w:p w:rsidR="00000000" w:rsidDel="00000000" w:rsidP="00000000" w:rsidRDefault="00000000" w:rsidRPr="00000000" w14:paraId="00000B3E">
      <w:pPr>
        <w:numPr>
          <w:ilvl w:val="0"/>
          <w:numId w:val="102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Gut dysbiosis if overused</w:t>
        <w:br w:type="textWrapping"/>
      </w:r>
    </w:p>
    <w:p w:rsidR="00000000" w:rsidDel="00000000" w:rsidP="00000000" w:rsidRDefault="00000000" w:rsidRPr="00000000" w14:paraId="00000B3F">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inflammatory — </w:t>
      </w:r>
      <w:r w:rsidDel="00000000" w:rsidR="00000000" w:rsidRPr="00000000">
        <w:rPr>
          <w:rFonts w:ascii="Times New Roman" w:cs="Times New Roman" w:eastAsia="Times New Roman" w:hAnsi="Times New Roman"/>
          <w:b w:val="1"/>
          <w:bCs w:val="1"/>
          <w:rtl w:val="0"/>
        </w:rPr>
        <w:t xml:space="preserve">but not gut-neutral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40">
      <w:pPr>
        <w:spacing w:after="240" w:before="24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vkp32bgm83i6" w:id="319"/>
      <w:bookmarkEnd w:id="319"/>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B42">
      <w:pPr>
        <w:numPr>
          <w:ilvl w:val="0"/>
          <w:numId w:val="25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Keto ice cream</w:t>
        <w:br w:type="textWrapping"/>
      </w:r>
    </w:p>
    <w:p w:rsidR="00000000" w:rsidDel="00000000" w:rsidP="00000000" w:rsidRDefault="00000000" w:rsidRPr="00000000" w14:paraId="00000B43">
      <w:pPr>
        <w:numPr>
          <w:ilvl w:val="0"/>
          <w:numId w:val="25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Low-sugar baked goods</w:t>
        <w:br w:type="textWrapping"/>
      </w:r>
    </w:p>
    <w:p w:rsidR="00000000" w:rsidDel="00000000" w:rsidP="00000000" w:rsidRDefault="00000000" w:rsidRPr="00000000" w14:paraId="00000B44">
      <w:pPr>
        <w:numPr>
          <w:ilvl w:val="0"/>
          <w:numId w:val="25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bars</w:t>
        <w:br w:type="textWrapping"/>
      </w:r>
    </w:p>
    <w:p w:rsidR="00000000" w:rsidDel="00000000" w:rsidP="00000000" w:rsidRDefault="00000000" w:rsidRPr="00000000" w14:paraId="00000B45">
      <w:pPr>
        <w:numPr>
          <w:ilvl w:val="0"/>
          <w:numId w:val="25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Sugar-free syrups</w:t>
        <w:br w:type="textWrapping"/>
      </w:r>
    </w:p>
    <w:p w:rsidR="00000000" w:rsidDel="00000000" w:rsidP="00000000" w:rsidRDefault="00000000" w:rsidRPr="00000000" w14:paraId="00000B46">
      <w:pPr>
        <w:numPr>
          <w:ilvl w:val="0"/>
          <w:numId w:val="25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desserts</w:t>
        <w:br w:type="textWrapping"/>
      </w:r>
    </w:p>
    <w:p w:rsidR="00000000" w:rsidDel="00000000" w:rsidP="00000000" w:rsidRDefault="00000000" w:rsidRPr="00000000" w14:paraId="00000B4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B48">
      <w:pPr>
        <w:numPr>
          <w:ilvl w:val="0"/>
          <w:numId w:val="39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Allulose</w:t>
        <w:br w:type="textWrapping"/>
      </w:r>
    </w:p>
    <w:p w:rsidR="00000000" w:rsidDel="00000000" w:rsidP="00000000" w:rsidRDefault="00000000" w:rsidRPr="00000000" w14:paraId="00000B49">
      <w:pPr>
        <w:numPr>
          <w:ilvl w:val="0"/>
          <w:numId w:val="39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D-allulose</w:t>
        <w:br w:type="textWrapping"/>
      </w:r>
    </w:p>
    <w:p w:rsidR="00000000" w:rsidDel="00000000" w:rsidP="00000000" w:rsidRDefault="00000000" w:rsidRPr="00000000" w14:paraId="00000B4A">
      <w:pPr>
        <w:numPr>
          <w:ilvl w:val="0"/>
          <w:numId w:val="39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 sugar</w:t>
      </w:r>
    </w:p>
    <w:p w:rsidR="00000000" w:rsidDel="00000000" w:rsidP="00000000" w:rsidRDefault="00000000" w:rsidRPr="00000000" w14:paraId="00000B4B">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Erythritol</w:t>
      </w:r>
    </w:p>
    <w:p w:rsidR="00000000" w:rsidDel="00000000" w:rsidP="00000000" w:rsidRDefault="00000000" w:rsidRPr="00000000" w14:paraId="00000B4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dsefvwf19t3o" w:id="320"/>
      <w:bookmarkEnd w:id="320"/>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B4D">
      <w:pPr>
        <w:numPr>
          <w:ilvl w:val="0"/>
          <w:numId w:val="92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w:t>
      </w:r>
      <w:r w:rsidDel="00000000" w:rsidR="00000000" w:rsidRPr="00000000">
        <w:rPr>
          <w:rFonts w:ascii="Times New Roman" w:cs="Times New Roman" w:eastAsia="Times New Roman" w:hAnsi="Times New Roman"/>
          <w:b w:val="1"/>
          <w:bCs w:val="1"/>
          <w:rtl w:val="0"/>
        </w:rPr>
        <w:t xml:space="preserve">bloating, gas, diarrhea, and cramping</w:t>
        <w:br w:type="textWrapping"/>
      </w:r>
    </w:p>
    <w:p w:rsidR="00000000" w:rsidDel="00000000" w:rsidP="00000000" w:rsidRDefault="00000000" w:rsidRPr="00000000" w14:paraId="00000B4E">
      <w:pPr>
        <w:numPr>
          <w:ilvl w:val="0"/>
          <w:numId w:val="92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used in </w:t>
      </w:r>
      <w:r w:rsidDel="00000000" w:rsidR="00000000" w:rsidRPr="00000000">
        <w:rPr>
          <w:rFonts w:ascii="Times New Roman" w:cs="Times New Roman" w:eastAsia="Times New Roman" w:hAnsi="Times New Roman"/>
          <w:b w:val="1"/>
          <w:bCs w:val="1"/>
          <w:rtl w:val="0"/>
        </w:rPr>
        <w:t xml:space="preserve">large amounts</w:t>
      </w:r>
      <w:r w:rsidDel="00000000" w:rsidR="00000000" w:rsidRPr="00000000">
        <w:rPr>
          <w:rFonts w:ascii="Times New Roman" w:cs="Times New Roman" w:eastAsia="Times New Roman" w:hAnsi="Times New Roman"/>
          <w:rtl w:val="0"/>
        </w:rPr>
        <w:t xml:space="preserve"> in “keto” and “monk fruit” products</w:t>
        <w:br w:type="textWrapping"/>
      </w:r>
    </w:p>
    <w:p w:rsidR="00000000" w:rsidDel="00000000" w:rsidP="00000000" w:rsidRDefault="00000000" w:rsidRPr="00000000" w14:paraId="00000B4F">
      <w:pPr>
        <w:numPr>
          <w:ilvl w:val="0"/>
          <w:numId w:val="92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worsen </w:t>
      </w:r>
      <w:r w:rsidDel="00000000" w:rsidR="00000000" w:rsidRPr="00000000">
        <w:rPr>
          <w:rFonts w:ascii="Times New Roman" w:cs="Times New Roman" w:eastAsia="Times New Roman" w:hAnsi="Times New Roman"/>
          <w:b w:val="1"/>
          <w:bCs w:val="1"/>
          <w:rtl w:val="0"/>
        </w:rPr>
        <w:t xml:space="preserve">IBS, SIBO, and gut dysbiosis</w:t>
        <w:br w:type="textWrapping"/>
      </w:r>
    </w:p>
    <w:p w:rsidR="00000000" w:rsidDel="00000000" w:rsidP="00000000" w:rsidRDefault="00000000" w:rsidRPr="00000000" w14:paraId="00000B50">
      <w:pPr>
        <w:numPr>
          <w:ilvl w:val="0"/>
          <w:numId w:val="92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Emerging concerns around </w:t>
      </w:r>
      <w:r w:rsidDel="00000000" w:rsidR="00000000" w:rsidRPr="00000000">
        <w:rPr>
          <w:rFonts w:ascii="Times New Roman" w:cs="Times New Roman" w:eastAsia="Times New Roman" w:hAnsi="Times New Roman"/>
          <w:b w:val="1"/>
          <w:bCs w:val="1"/>
          <w:rtl w:val="0"/>
        </w:rPr>
        <w:t xml:space="preserve">cardiometabolic risk</w:t>
      </w:r>
      <w:r w:rsidDel="00000000" w:rsidR="00000000" w:rsidRPr="00000000">
        <w:rPr>
          <w:rFonts w:ascii="Times New Roman" w:cs="Times New Roman" w:eastAsia="Times New Roman" w:hAnsi="Times New Roman"/>
          <w:rtl w:val="0"/>
        </w:rPr>
        <w:t xml:space="preserve"> in certain populations</w:t>
        <w:br w:type="textWrapping"/>
      </w:r>
    </w:p>
    <w:p w:rsidR="00000000" w:rsidDel="00000000" w:rsidP="00000000" w:rsidRDefault="00000000" w:rsidRPr="00000000" w14:paraId="00000B51">
      <w:pPr>
        <w:numPr>
          <w:ilvl w:val="0"/>
          <w:numId w:val="92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Often paired with stevia or monk fruit → tolerance confusion</w:t>
        <w:br w:type="textWrapping"/>
      </w:r>
    </w:p>
    <w:p w:rsidR="00000000" w:rsidDel="00000000" w:rsidP="00000000" w:rsidRDefault="00000000" w:rsidRPr="00000000" w14:paraId="00000B52">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mainly for </w:t>
      </w:r>
      <w:r w:rsidDel="00000000" w:rsidR="00000000" w:rsidRPr="00000000">
        <w:rPr>
          <w:rFonts w:ascii="Times New Roman" w:cs="Times New Roman" w:eastAsia="Times New Roman" w:hAnsi="Times New Roman"/>
          <w:b w:val="1"/>
          <w:bCs w:val="1"/>
          <w:rtl w:val="0"/>
        </w:rPr>
        <w:t xml:space="preserve">GI effects and overexposure</w:t>
      </w:r>
      <w:r w:rsidDel="00000000" w:rsidR="00000000" w:rsidRPr="00000000">
        <w:rPr>
          <w:rFonts w:ascii="Times New Roman" w:cs="Times New Roman" w:eastAsia="Times New Roman" w:hAnsi="Times New Roman"/>
          <w:rtl w:val="0"/>
        </w:rPr>
        <w:t xml:space="preserve">, not calories.</w:t>
      </w:r>
    </w:p>
    <w:p w:rsidR="00000000" w:rsidDel="00000000" w:rsidP="00000000" w:rsidRDefault="00000000" w:rsidRPr="00000000" w14:paraId="00000B5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1o7pw68j53j8" w:id="321"/>
      <w:bookmarkEnd w:id="321"/>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B55">
      <w:pPr>
        <w:numPr>
          <w:ilvl w:val="0"/>
          <w:numId w:val="71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sugar alcohol (polyol)</w:t>
      </w:r>
      <w:r w:rsidDel="00000000" w:rsidR="00000000" w:rsidRPr="00000000">
        <w:rPr>
          <w:rFonts w:ascii="Times New Roman" w:cs="Times New Roman" w:eastAsia="Times New Roman" w:hAnsi="Times New Roman"/>
          <w:rtl w:val="0"/>
        </w:rPr>
        <w:t xml:space="preserve"> naturally found in small amounts in fruit</w:t>
        <w:br w:type="textWrapping"/>
      </w:r>
    </w:p>
    <w:p w:rsidR="00000000" w:rsidDel="00000000" w:rsidP="00000000" w:rsidRDefault="00000000" w:rsidRPr="00000000" w14:paraId="00000B56">
      <w:pPr>
        <w:numPr>
          <w:ilvl w:val="0"/>
          <w:numId w:val="71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Commercially produced via </w:t>
      </w:r>
      <w:r w:rsidDel="00000000" w:rsidR="00000000" w:rsidRPr="00000000">
        <w:rPr>
          <w:rFonts w:ascii="Times New Roman" w:cs="Times New Roman" w:eastAsia="Times New Roman" w:hAnsi="Times New Roman"/>
          <w:b w:val="1"/>
          <w:bCs w:val="1"/>
          <w:rtl w:val="0"/>
        </w:rPr>
        <w:t xml:space="preserve">fermentation of corn or wheat glucose</w:t>
        <w:br w:type="textWrapping"/>
      </w:r>
    </w:p>
    <w:p w:rsidR="00000000" w:rsidDel="00000000" w:rsidP="00000000" w:rsidRDefault="00000000" w:rsidRPr="00000000" w14:paraId="00000B57">
      <w:pPr>
        <w:numPr>
          <w:ilvl w:val="0"/>
          <w:numId w:val="71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as sweet as sugar</w:t>
        <w:br w:type="textWrapping"/>
      </w:r>
    </w:p>
    <w:p w:rsidR="00000000" w:rsidDel="00000000" w:rsidP="00000000" w:rsidRDefault="00000000" w:rsidRPr="00000000" w14:paraId="00000B58">
      <w:pPr>
        <w:numPr>
          <w:ilvl w:val="0"/>
          <w:numId w:val="71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Almost zero calories</w:t>
        <w:br w:type="textWrapping"/>
      </w:r>
    </w:p>
    <w:p w:rsidR="00000000" w:rsidDel="00000000" w:rsidP="00000000" w:rsidRDefault="00000000" w:rsidRPr="00000000" w14:paraId="00000B59">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 distinction: despite the name, it’s </w:t>
      </w:r>
      <w:r w:rsidDel="00000000" w:rsidR="00000000" w:rsidRPr="00000000">
        <w:rPr>
          <w:rFonts w:ascii="Times New Roman" w:cs="Times New Roman" w:eastAsia="Times New Roman" w:hAnsi="Times New Roman"/>
          <w:b w:val="1"/>
          <w:bCs w:val="1"/>
          <w:rtl w:val="0"/>
        </w:rPr>
        <w:t xml:space="preserve">not fermented by gut bacteria the same way other polyols are</w:t>
      </w:r>
      <w:r w:rsidDel="00000000" w:rsidR="00000000" w:rsidRPr="00000000">
        <w:rPr>
          <w:rFonts w:ascii="Times New Roman" w:cs="Times New Roman" w:eastAsia="Times New Roman" w:hAnsi="Times New Roman"/>
          <w:rtl w:val="0"/>
        </w:rPr>
        <w:t xml:space="preserve"> — but it still has osmotic effects.</w:t>
      </w:r>
    </w:p>
    <w:p w:rsidR="00000000" w:rsidDel="00000000" w:rsidP="00000000" w:rsidRDefault="00000000" w:rsidRPr="00000000" w14:paraId="00000B5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rk1jngyu4prn" w:id="322"/>
      <w:bookmarkEnd w:id="322"/>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B5C">
      <w:pPr>
        <w:numPr>
          <w:ilvl w:val="0"/>
          <w:numId w:val="68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w:t>
      </w:r>
      <w:r w:rsidDel="00000000" w:rsidR="00000000" w:rsidRPr="00000000">
        <w:rPr>
          <w:rFonts w:ascii="Times New Roman" w:cs="Times New Roman" w:eastAsia="Times New Roman" w:hAnsi="Times New Roman"/>
          <w:b w:val="1"/>
          <w:bCs w:val="1"/>
          <w:rtl w:val="0"/>
        </w:rPr>
        <w:t xml:space="preserve">bulk, mouthfeel, and cooling sensation</w:t>
        <w:br w:type="textWrapping"/>
      </w:r>
    </w:p>
    <w:p w:rsidR="00000000" w:rsidDel="00000000" w:rsidP="00000000" w:rsidRDefault="00000000" w:rsidRPr="00000000" w14:paraId="00000B5D">
      <w:pPr>
        <w:numPr>
          <w:ilvl w:val="0"/>
          <w:numId w:val="68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 sugar / zero net carbs</w:t>
        <w:br w:type="textWrapping"/>
      </w:r>
    </w:p>
    <w:p w:rsidR="00000000" w:rsidDel="00000000" w:rsidP="00000000" w:rsidRDefault="00000000" w:rsidRPr="00000000" w14:paraId="00000B5E">
      <w:pPr>
        <w:numPr>
          <w:ilvl w:val="0"/>
          <w:numId w:val="68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not spike glucose or insulin</w:t>
        <w:br w:type="textWrapping"/>
      </w:r>
    </w:p>
    <w:p w:rsidR="00000000" w:rsidDel="00000000" w:rsidP="00000000" w:rsidRDefault="00000000" w:rsidRPr="00000000" w14:paraId="00000B5F">
      <w:pPr>
        <w:numPr>
          <w:ilvl w:val="0"/>
          <w:numId w:val="68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well with stevia and monk fruit</w:t>
        <w:br w:type="textWrapping"/>
      </w:r>
    </w:p>
    <w:p w:rsidR="00000000" w:rsidDel="00000000" w:rsidP="00000000" w:rsidRDefault="00000000" w:rsidRPr="00000000" w14:paraId="00000B60">
      <w:pPr>
        <w:numPr>
          <w:ilvl w:val="0"/>
          <w:numId w:val="68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Heat-stable and shelf-stable</w:t>
        <w:br w:type="textWrapping"/>
      </w:r>
    </w:p>
    <w:p w:rsidR="00000000" w:rsidDel="00000000" w:rsidP="00000000" w:rsidRDefault="00000000" w:rsidRPr="00000000" w14:paraId="00000B61">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the </w:t>
      </w:r>
      <w:r w:rsidDel="00000000" w:rsidR="00000000" w:rsidRPr="00000000">
        <w:rPr>
          <w:rFonts w:ascii="Times New Roman" w:cs="Times New Roman" w:eastAsia="Times New Roman" w:hAnsi="Times New Roman"/>
          <w:b w:val="1"/>
          <w:bCs w:val="1"/>
          <w:rtl w:val="0"/>
        </w:rPr>
        <w:t xml:space="preserve">backbone sweetener</w:t>
      </w:r>
      <w:r w:rsidDel="00000000" w:rsidR="00000000" w:rsidRPr="00000000">
        <w:rPr>
          <w:rFonts w:ascii="Times New Roman" w:cs="Times New Roman" w:eastAsia="Times New Roman" w:hAnsi="Times New Roman"/>
          <w:rtl w:val="0"/>
        </w:rPr>
        <w:t xml:space="preserve"> in most “natural” sugar-free foods.</w:t>
      </w:r>
    </w:p>
    <w:p w:rsidR="00000000" w:rsidDel="00000000" w:rsidP="00000000" w:rsidRDefault="00000000" w:rsidRPr="00000000" w14:paraId="00000B6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rrnwjbfr85i8" w:id="323"/>
      <w:bookmarkEnd w:id="323"/>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caution</w:t>
      </w:r>
    </w:p>
    <w:p w:rsidR="00000000" w:rsidDel="00000000" w:rsidP="00000000" w:rsidRDefault="00000000" w:rsidRPr="00000000" w14:paraId="00000B64">
      <w:pPr>
        <w:numPr>
          <w:ilvl w:val="0"/>
          <w:numId w:val="53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Poorly absorbed → </w:t>
      </w:r>
      <w:r w:rsidDel="00000000" w:rsidR="00000000" w:rsidRPr="00000000">
        <w:rPr>
          <w:rFonts w:ascii="Times New Roman" w:cs="Times New Roman" w:eastAsia="Times New Roman" w:hAnsi="Times New Roman"/>
          <w:b w:val="1"/>
          <w:bCs w:val="1"/>
          <w:rtl w:val="0"/>
        </w:rPr>
        <w:t xml:space="preserve">osmotic diarrhea</w:t>
        <w:br w:type="textWrapping"/>
      </w:r>
    </w:p>
    <w:p w:rsidR="00000000" w:rsidDel="00000000" w:rsidP="00000000" w:rsidRDefault="00000000" w:rsidRPr="00000000" w14:paraId="00000B65">
      <w:pPr>
        <w:numPr>
          <w:ilvl w:val="0"/>
          <w:numId w:val="53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doses overwhelm absorption capacity</w:t>
        <w:br w:type="textWrapping"/>
      </w:r>
    </w:p>
    <w:p w:rsidR="00000000" w:rsidDel="00000000" w:rsidP="00000000" w:rsidRDefault="00000000" w:rsidRPr="00000000" w14:paraId="00000B66">
      <w:pPr>
        <w:numPr>
          <w:ilvl w:val="0"/>
          <w:numId w:val="53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exacerbate:</w:t>
        <w:br w:type="textWrapping"/>
      </w:r>
    </w:p>
    <w:p w:rsidR="00000000" w:rsidDel="00000000" w:rsidP="00000000" w:rsidRDefault="00000000" w:rsidRPr="00000000" w14:paraId="00000B67">
      <w:pPr>
        <w:numPr>
          <w:ilvl w:val="1"/>
          <w:numId w:val="537"/>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IBS</w:t>
        <w:br w:type="textWrapping"/>
      </w:r>
    </w:p>
    <w:p w:rsidR="00000000" w:rsidDel="00000000" w:rsidP="00000000" w:rsidRDefault="00000000" w:rsidRPr="00000000" w14:paraId="00000B68">
      <w:pPr>
        <w:numPr>
          <w:ilvl w:val="1"/>
          <w:numId w:val="537"/>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SIBO</w:t>
        <w:br w:type="textWrapping"/>
      </w:r>
    </w:p>
    <w:p w:rsidR="00000000" w:rsidDel="00000000" w:rsidP="00000000" w:rsidRDefault="00000000" w:rsidRPr="00000000" w14:paraId="00000B69">
      <w:pPr>
        <w:numPr>
          <w:ilvl w:val="1"/>
          <w:numId w:val="537"/>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Fructose malabsorption</w:t>
        <w:br w:type="textWrapping"/>
      </w:r>
    </w:p>
    <w:p w:rsidR="00000000" w:rsidDel="00000000" w:rsidP="00000000" w:rsidRDefault="00000000" w:rsidRPr="00000000" w14:paraId="00000B6A">
      <w:pPr>
        <w:numPr>
          <w:ilvl w:val="0"/>
          <w:numId w:val="53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to overconsume due to “safe” reputation</w:t>
        <w:br w:type="textWrapping"/>
      </w:r>
    </w:p>
    <w:p w:rsidR="00000000" w:rsidDel="00000000" w:rsidP="00000000" w:rsidRDefault="00000000" w:rsidRPr="00000000" w14:paraId="00000B6B">
      <w:pPr>
        <w:numPr>
          <w:ilvl w:val="0"/>
          <w:numId w:val="53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research suggests </w:t>
      </w:r>
      <w:r w:rsidDel="00000000" w:rsidR="00000000" w:rsidRPr="00000000">
        <w:rPr>
          <w:rFonts w:ascii="Times New Roman" w:cs="Times New Roman" w:eastAsia="Times New Roman" w:hAnsi="Times New Roman"/>
          <w:b w:val="1"/>
          <w:bCs w:val="1"/>
          <w:rtl w:val="0"/>
        </w:rPr>
        <w:t xml:space="preserve">possible platelet activation and clot risk</w:t>
      </w:r>
      <w:r w:rsidDel="00000000" w:rsidR="00000000" w:rsidRPr="00000000">
        <w:rPr>
          <w:rFonts w:ascii="Times New Roman" w:cs="Times New Roman" w:eastAsia="Times New Roman" w:hAnsi="Times New Roman"/>
          <w:rtl w:val="0"/>
        </w:rPr>
        <w:t xml:space="preserve"> in high-risk individuals (still emerging, but clinically relevant)</w:t>
        <w:br w:type="textWrapping"/>
      </w:r>
    </w:p>
    <w:p w:rsidR="00000000" w:rsidDel="00000000" w:rsidP="00000000" w:rsidRDefault="00000000" w:rsidRPr="00000000" w14:paraId="00000B6C">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gut patients, this is often </w:t>
      </w:r>
      <w:r w:rsidDel="00000000" w:rsidR="00000000" w:rsidRPr="00000000">
        <w:rPr>
          <w:rFonts w:ascii="Times New Roman" w:cs="Times New Roman" w:eastAsia="Times New Roman" w:hAnsi="Times New Roman"/>
          <w:b w:val="1"/>
          <w:bCs w:val="1"/>
          <w:rtl w:val="0"/>
        </w:rPr>
        <w:t xml:space="preserve">symptom-trigger #1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6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4726wv5zuavt" w:id="324"/>
      <w:bookmarkEnd w:id="324"/>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B6F">
      <w:pPr>
        <w:numPr>
          <w:ilvl w:val="0"/>
          <w:numId w:val="89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absorbed in small intestine</w:t>
        <w:br w:type="textWrapping"/>
      </w:r>
    </w:p>
    <w:p w:rsidR="00000000" w:rsidDel="00000000" w:rsidP="00000000" w:rsidRDefault="00000000" w:rsidRPr="00000000" w14:paraId="00000B70">
      <w:pPr>
        <w:numPr>
          <w:ilvl w:val="0"/>
          <w:numId w:val="89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Excreted unchanged in urine</w:t>
        <w:br w:type="textWrapping"/>
      </w:r>
    </w:p>
    <w:p w:rsidR="00000000" w:rsidDel="00000000" w:rsidP="00000000" w:rsidRDefault="00000000" w:rsidRPr="00000000" w14:paraId="00000B71">
      <w:pPr>
        <w:numPr>
          <w:ilvl w:val="0"/>
          <w:numId w:val="89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Remaining portion pulls water into colon</w:t>
        <w:br w:type="textWrapping"/>
      </w:r>
    </w:p>
    <w:p w:rsidR="00000000" w:rsidDel="00000000" w:rsidP="00000000" w:rsidRDefault="00000000" w:rsidRPr="00000000" w14:paraId="00000B72">
      <w:pPr>
        <w:numPr>
          <w:ilvl w:val="0"/>
          <w:numId w:val="89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bloating, loose stools, cramping</w:t>
        <w:br w:type="textWrapping"/>
      </w:r>
    </w:p>
    <w:p w:rsidR="00000000" w:rsidDel="00000000" w:rsidP="00000000" w:rsidRDefault="00000000" w:rsidRPr="00000000" w14:paraId="00000B73">
      <w:pPr>
        <w:numPr>
          <w:ilvl w:val="0"/>
          <w:numId w:val="89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insulin response</w:t>
        <w:br w:type="textWrapping"/>
      </w:r>
    </w:p>
    <w:p w:rsidR="00000000" w:rsidDel="00000000" w:rsidP="00000000" w:rsidRDefault="00000000" w:rsidRPr="00000000" w14:paraId="00000B74">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Metabolically quiet — </w:t>
      </w:r>
      <w:r w:rsidDel="00000000" w:rsidR="00000000" w:rsidRPr="00000000">
        <w:rPr>
          <w:rFonts w:ascii="Times New Roman" w:cs="Times New Roman" w:eastAsia="Times New Roman" w:hAnsi="Times New Roman"/>
          <w:b w:val="1"/>
          <w:bCs w:val="1"/>
          <w:rtl w:val="0"/>
        </w:rPr>
        <w:t xml:space="preserve">gastrointestinally loud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7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wmu8nslqte2n" w:id="325"/>
      <w:bookmarkEnd w:id="325"/>
      <w:r w:rsidDel="00000000" w:rsidR="00000000" w:rsidRPr="00000000">
        <w:rPr>
          <w:rFonts w:ascii="Times New Roman" w:cs="Times New Roman" w:eastAsia="Times New Roman" w:hAnsi="Times New Roman"/>
          <w:b w:val="1"/>
          <w:bCs w:val="1"/>
          <w:color w:val="000000"/>
          <w:sz w:val="26"/>
          <w:szCs w:val="26"/>
          <w:rtl w:val="0"/>
        </w:rPr>
        <w:t xml:space="preserve">6. Chronic illness links (associations &amp; mechanisms)</w:t>
      </w:r>
    </w:p>
    <w:p w:rsidR="00000000" w:rsidDel="00000000" w:rsidP="00000000" w:rsidRDefault="00000000" w:rsidRPr="00000000" w14:paraId="00000B77">
      <w:pPr>
        <w:numPr>
          <w:ilvl w:val="0"/>
          <w:numId w:val="117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 flares</w:t>
        <w:br w:type="textWrapping"/>
      </w:r>
    </w:p>
    <w:p w:rsidR="00000000" w:rsidDel="00000000" w:rsidP="00000000" w:rsidRDefault="00000000" w:rsidRPr="00000000" w14:paraId="00000B78">
      <w:pPr>
        <w:numPr>
          <w:ilvl w:val="0"/>
          <w:numId w:val="117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Diarrhea-predominant GI issues</w:t>
        <w:br w:type="textWrapping"/>
      </w:r>
    </w:p>
    <w:p w:rsidR="00000000" w:rsidDel="00000000" w:rsidP="00000000" w:rsidRDefault="00000000" w:rsidRPr="00000000" w14:paraId="00000B79">
      <w:pPr>
        <w:numPr>
          <w:ilvl w:val="0"/>
          <w:numId w:val="117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SIBO symptom exacerbation</w:t>
        <w:br w:type="textWrapping"/>
      </w:r>
    </w:p>
    <w:p w:rsidR="00000000" w:rsidDel="00000000" w:rsidP="00000000" w:rsidRDefault="00000000" w:rsidRPr="00000000" w14:paraId="00000B7A">
      <w:pPr>
        <w:numPr>
          <w:ilvl w:val="0"/>
          <w:numId w:val="117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association with </w:t>
      </w:r>
      <w:r w:rsidDel="00000000" w:rsidR="00000000" w:rsidRPr="00000000">
        <w:rPr>
          <w:rFonts w:ascii="Times New Roman" w:cs="Times New Roman" w:eastAsia="Times New Roman" w:hAnsi="Times New Roman"/>
          <w:b w:val="1"/>
          <w:bCs w:val="1"/>
          <w:rtl w:val="0"/>
        </w:rPr>
        <w:t xml:space="preserve">cardiovascular risk markers</w:t>
      </w:r>
      <w:r w:rsidDel="00000000" w:rsidR="00000000" w:rsidRPr="00000000">
        <w:rPr>
          <w:rFonts w:ascii="Times New Roman" w:cs="Times New Roman" w:eastAsia="Times New Roman" w:hAnsi="Times New Roman"/>
          <w:rtl w:val="0"/>
        </w:rPr>
        <w:t xml:space="preserve"> (context-dependent)</w:t>
        <w:br w:type="textWrapping"/>
      </w:r>
    </w:p>
    <w:p w:rsidR="00000000" w:rsidDel="00000000" w:rsidP="00000000" w:rsidRDefault="00000000" w:rsidRPr="00000000" w14:paraId="00000B7B">
      <w:pPr>
        <w:numPr>
          <w:ilvl w:val="0"/>
          <w:numId w:val="117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Headaches in some sensitive individuals</w:t>
        <w:br w:type="textWrapping"/>
      </w:r>
    </w:p>
    <w:p w:rsidR="00000000" w:rsidDel="00000000" w:rsidP="00000000" w:rsidRDefault="00000000" w:rsidRPr="00000000" w14:paraId="00000B7C">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inflammatory per se — but </w:t>
      </w:r>
      <w:r w:rsidDel="00000000" w:rsidR="00000000" w:rsidRPr="00000000">
        <w:rPr>
          <w:rFonts w:ascii="Times New Roman" w:cs="Times New Roman" w:eastAsia="Times New Roman" w:hAnsi="Times New Roman"/>
          <w:b w:val="1"/>
          <w:bCs w:val="1"/>
          <w:rtl w:val="0"/>
        </w:rPr>
        <w:t xml:space="preserve">destabilizing</w:t>
      </w:r>
      <w:r w:rsidDel="00000000" w:rsidR="00000000" w:rsidRPr="00000000">
        <w:rPr>
          <w:rFonts w:ascii="Times New Roman" w:cs="Times New Roman" w:eastAsia="Times New Roman" w:hAnsi="Times New Roman"/>
          <w:rtl w:val="0"/>
        </w:rPr>
        <w:t xml:space="preserve"> for the gut.</w:t>
      </w:r>
    </w:p>
    <w:p w:rsidR="00000000" w:rsidDel="00000000" w:rsidP="00000000" w:rsidRDefault="00000000" w:rsidRPr="00000000" w14:paraId="00000B7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pyhwaupgcxgh" w:id="326"/>
      <w:bookmarkEnd w:id="326"/>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B7F">
      <w:pPr>
        <w:numPr>
          <w:ilvl w:val="0"/>
          <w:numId w:val="4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Monk fruit blends</w:t>
        <w:br w:type="textWrapping"/>
      </w:r>
    </w:p>
    <w:p w:rsidR="00000000" w:rsidDel="00000000" w:rsidP="00000000" w:rsidRDefault="00000000" w:rsidRPr="00000000" w14:paraId="00000B80">
      <w:pPr>
        <w:numPr>
          <w:ilvl w:val="0"/>
          <w:numId w:val="4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Stevia blends</w:t>
        <w:br w:type="textWrapping"/>
      </w:r>
    </w:p>
    <w:p w:rsidR="00000000" w:rsidDel="00000000" w:rsidP="00000000" w:rsidRDefault="00000000" w:rsidRPr="00000000" w14:paraId="00000B81">
      <w:pPr>
        <w:numPr>
          <w:ilvl w:val="0"/>
          <w:numId w:val="4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Keto desserts and ice creams</w:t>
        <w:br w:type="textWrapping"/>
      </w:r>
    </w:p>
    <w:p w:rsidR="00000000" w:rsidDel="00000000" w:rsidP="00000000" w:rsidRDefault="00000000" w:rsidRPr="00000000" w14:paraId="00000B82">
      <w:pPr>
        <w:numPr>
          <w:ilvl w:val="0"/>
          <w:numId w:val="4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bars</w:t>
        <w:br w:type="textWrapping"/>
      </w:r>
    </w:p>
    <w:p w:rsidR="00000000" w:rsidDel="00000000" w:rsidP="00000000" w:rsidRDefault="00000000" w:rsidRPr="00000000" w14:paraId="00000B83">
      <w:pPr>
        <w:numPr>
          <w:ilvl w:val="0"/>
          <w:numId w:val="4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Sugar-free chocolates and syrups</w:t>
      </w:r>
    </w:p>
    <w:p w:rsidR="00000000" w:rsidDel="00000000" w:rsidP="00000000" w:rsidRDefault="00000000" w:rsidRPr="00000000" w14:paraId="00000B84">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5">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Xylitol</w:t>
      </w:r>
    </w:p>
    <w:p w:rsidR="00000000" w:rsidDel="00000000" w:rsidP="00000000" w:rsidRDefault="00000000" w:rsidRPr="00000000" w14:paraId="00000B8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jc1j4mvjo249" w:id="327"/>
      <w:bookmarkEnd w:id="327"/>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B87">
      <w:pPr>
        <w:numPr>
          <w:ilvl w:val="0"/>
          <w:numId w:val="35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common trigger for </w:t>
      </w:r>
      <w:r w:rsidDel="00000000" w:rsidR="00000000" w:rsidRPr="00000000">
        <w:rPr>
          <w:rFonts w:ascii="Times New Roman" w:cs="Times New Roman" w:eastAsia="Times New Roman" w:hAnsi="Times New Roman"/>
          <w:b w:val="1"/>
          <w:bCs w:val="1"/>
          <w:rtl w:val="0"/>
        </w:rPr>
        <w:t xml:space="preserve">bloating, gas, cramping, diarrhea</w:t>
        <w:br w:type="textWrapping"/>
      </w:r>
    </w:p>
    <w:p w:rsidR="00000000" w:rsidDel="00000000" w:rsidP="00000000" w:rsidRDefault="00000000" w:rsidRPr="00000000" w14:paraId="00000B88">
      <w:pPr>
        <w:numPr>
          <w:ilvl w:val="0"/>
          <w:numId w:val="35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w:t>
      </w:r>
      <w:r w:rsidDel="00000000" w:rsidR="00000000" w:rsidRPr="00000000">
        <w:rPr>
          <w:rFonts w:ascii="Times New Roman" w:cs="Times New Roman" w:eastAsia="Times New Roman" w:hAnsi="Times New Roman"/>
          <w:b w:val="1"/>
          <w:bCs w:val="1"/>
          <w:rtl w:val="0"/>
        </w:rPr>
        <w:t xml:space="preserve">osmotic effect</w:t>
      </w:r>
      <w:r w:rsidDel="00000000" w:rsidR="00000000" w:rsidRPr="00000000">
        <w:rPr>
          <w:rFonts w:ascii="Times New Roman" w:cs="Times New Roman" w:eastAsia="Times New Roman" w:hAnsi="Times New Roman"/>
          <w:rtl w:val="0"/>
        </w:rPr>
        <w:t xml:space="preserve"> in the gut</w:t>
        <w:br w:type="textWrapping"/>
      </w:r>
    </w:p>
    <w:p w:rsidR="00000000" w:rsidDel="00000000" w:rsidP="00000000" w:rsidRDefault="00000000" w:rsidRPr="00000000" w14:paraId="00000B89">
      <w:pPr>
        <w:numPr>
          <w:ilvl w:val="0"/>
          <w:numId w:val="35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Frequently worsens </w:t>
      </w:r>
      <w:r w:rsidDel="00000000" w:rsidR="00000000" w:rsidRPr="00000000">
        <w:rPr>
          <w:rFonts w:ascii="Times New Roman" w:cs="Times New Roman" w:eastAsia="Times New Roman" w:hAnsi="Times New Roman"/>
          <w:b w:val="1"/>
          <w:bCs w:val="1"/>
          <w:rtl w:val="0"/>
        </w:rPr>
        <w:t xml:space="preserve">IBS and SIBO</w:t>
        <w:br w:type="textWrapping"/>
      </w:r>
    </w:p>
    <w:p w:rsidR="00000000" w:rsidDel="00000000" w:rsidP="00000000" w:rsidRDefault="00000000" w:rsidRPr="00000000" w14:paraId="00000B8A">
      <w:pPr>
        <w:numPr>
          <w:ilvl w:val="0"/>
          <w:numId w:val="35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 in “healthy” gums, mints, and oral-care products</w:t>
        <w:br w:type="textWrapping"/>
      </w:r>
    </w:p>
    <w:p w:rsidR="00000000" w:rsidDel="00000000" w:rsidP="00000000" w:rsidRDefault="00000000" w:rsidRPr="00000000" w14:paraId="00000B8B">
      <w:pPr>
        <w:numPr>
          <w:ilvl w:val="0"/>
          <w:numId w:val="35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Dangerous for </w:t>
      </w:r>
      <w:r w:rsidDel="00000000" w:rsidR="00000000" w:rsidRPr="00000000">
        <w:rPr>
          <w:rFonts w:ascii="Times New Roman" w:cs="Times New Roman" w:eastAsia="Times New Roman" w:hAnsi="Times New Roman"/>
          <w:b w:val="1"/>
          <w:bCs w:val="1"/>
          <w:rtl w:val="0"/>
        </w:rPr>
        <w:t xml:space="preserve">dogs</w:t>
      </w:r>
      <w:r w:rsidDel="00000000" w:rsidR="00000000" w:rsidRPr="00000000">
        <w:rPr>
          <w:rFonts w:ascii="Times New Roman" w:cs="Times New Roman" w:eastAsia="Times New Roman" w:hAnsi="Times New Roman"/>
          <w:rtl w:val="0"/>
        </w:rPr>
        <w:t xml:space="preserve"> (important patient education point)</w:t>
        <w:br w:type="textWrapping"/>
      </w:r>
    </w:p>
    <w:p w:rsidR="00000000" w:rsidDel="00000000" w:rsidP="00000000" w:rsidRDefault="00000000" w:rsidRPr="00000000" w14:paraId="00000B8C">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GI intolerance</w:t>
      </w:r>
      <w:r w:rsidDel="00000000" w:rsidR="00000000" w:rsidRPr="00000000">
        <w:rPr>
          <w:rFonts w:ascii="Times New Roman" w:cs="Times New Roman" w:eastAsia="Times New Roman" w:hAnsi="Times New Roman"/>
          <w:rtl w:val="0"/>
        </w:rPr>
        <w:t xml:space="preserve">, not blood sugar issues.</w:t>
      </w:r>
    </w:p>
    <w:p w:rsidR="00000000" w:rsidDel="00000000" w:rsidP="00000000" w:rsidRDefault="00000000" w:rsidRPr="00000000" w14:paraId="00000B8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n0b17u3f08h8" w:id="328"/>
      <w:bookmarkEnd w:id="328"/>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B8F">
      <w:pPr>
        <w:numPr>
          <w:ilvl w:val="0"/>
          <w:numId w:val="27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sugar alcohol (polyol)</w:t>
      </w:r>
      <w:r w:rsidDel="00000000" w:rsidR="00000000" w:rsidRPr="00000000">
        <w:rPr>
          <w:rFonts w:ascii="Times New Roman" w:cs="Times New Roman" w:eastAsia="Times New Roman" w:hAnsi="Times New Roman"/>
          <w:rtl w:val="0"/>
        </w:rPr>
        <w:t xml:space="preserve"> derived from birch bark or corn cobs</w:t>
        <w:br w:type="textWrapping"/>
      </w:r>
    </w:p>
    <w:p w:rsidR="00000000" w:rsidDel="00000000" w:rsidP="00000000" w:rsidRDefault="00000000" w:rsidRPr="00000000" w14:paraId="00000B90">
      <w:pPr>
        <w:numPr>
          <w:ilvl w:val="0"/>
          <w:numId w:val="27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fewer calories than sugar</w:t>
        <w:br w:type="textWrapping"/>
      </w:r>
    </w:p>
    <w:p w:rsidR="00000000" w:rsidDel="00000000" w:rsidP="00000000" w:rsidRDefault="00000000" w:rsidRPr="00000000" w14:paraId="00000B91">
      <w:pPr>
        <w:numPr>
          <w:ilvl w:val="0"/>
          <w:numId w:val="27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Roughly equal sweetness to sugar</w:t>
        <w:br w:type="textWrapping"/>
      </w:r>
    </w:p>
    <w:p w:rsidR="00000000" w:rsidDel="00000000" w:rsidP="00000000" w:rsidRDefault="00000000" w:rsidRPr="00000000" w14:paraId="00000B92">
      <w:pPr>
        <w:numPr>
          <w:ilvl w:val="0"/>
          <w:numId w:val="27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Poorly absorbed in the small intestine</w:t>
        <w:br w:type="textWrapping"/>
      </w:r>
    </w:p>
    <w:p w:rsidR="00000000" w:rsidDel="00000000" w:rsidP="00000000" w:rsidRDefault="00000000" w:rsidRPr="00000000" w14:paraId="00000B93">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erythritol, xylitol is </w:t>
      </w:r>
      <w:r w:rsidDel="00000000" w:rsidR="00000000" w:rsidRPr="00000000">
        <w:rPr>
          <w:rFonts w:ascii="Times New Roman" w:cs="Times New Roman" w:eastAsia="Times New Roman" w:hAnsi="Times New Roman"/>
          <w:b w:val="1"/>
          <w:bCs w:val="1"/>
          <w:rtl w:val="0"/>
        </w:rPr>
        <w:t xml:space="preserve">more actively fermented</w:t>
      </w:r>
      <w:r w:rsidDel="00000000" w:rsidR="00000000" w:rsidRPr="00000000">
        <w:rPr>
          <w:rFonts w:ascii="Times New Roman" w:cs="Times New Roman" w:eastAsia="Times New Roman" w:hAnsi="Times New Roman"/>
          <w:rtl w:val="0"/>
        </w:rPr>
        <w:t xml:space="preserve"> by gut bacteria.</w:t>
      </w:r>
    </w:p>
    <w:p w:rsidR="00000000" w:rsidDel="00000000" w:rsidP="00000000" w:rsidRDefault="00000000" w:rsidRPr="00000000" w14:paraId="00000B9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csu5zxa9fd6f" w:id="329"/>
      <w:bookmarkEnd w:id="329"/>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B96">
      <w:pPr>
        <w:numPr>
          <w:ilvl w:val="0"/>
          <w:numId w:val="110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not spike blood sugar significantly</w:t>
        <w:br w:type="textWrapping"/>
      </w:r>
    </w:p>
    <w:p w:rsidR="00000000" w:rsidDel="00000000" w:rsidP="00000000" w:rsidRDefault="00000000" w:rsidRPr="00000000" w14:paraId="00000B97">
      <w:pPr>
        <w:numPr>
          <w:ilvl w:val="0"/>
          <w:numId w:val="110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w:t>
      </w:r>
      <w:r w:rsidDel="00000000" w:rsidR="00000000" w:rsidRPr="00000000">
        <w:rPr>
          <w:rFonts w:ascii="Times New Roman" w:cs="Times New Roman" w:eastAsia="Times New Roman" w:hAnsi="Times New Roman"/>
          <w:b w:val="1"/>
          <w:bCs w:val="1"/>
          <w:rtl w:val="0"/>
        </w:rPr>
        <w:t xml:space="preserve">anti-cavity effects</w:t>
      </w:r>
      <w:r w:rsidDel="00000000" w:rsidR="00000000" w:rsidRPr="00000000">
        <w:rPr>
          <w:rFonts w:ascii="Times New Roman" w:cs="Times New Roman" w:eastAsia="Times New Roman" w:hAnsi="Times New Roman"/>
          <w:rtl w:val="0"/>
        </w:rPr>
        <w:t xml:space="preserve"> (inhibits </w:t>
      </w:r>
      <w:r w:rsidDel="00000000" w:rsidR="00000000" w:rsidRPr="00000000">
        <w:rPr>
          <w:rFonts w:ascii="Times New Roman" w:cs="Times New Roman" w:eastAsia="Times New Roman" w:hAnsi="Times New Roman"/>
          <w:i w:val="1"/>
          <w:iCs w:val="1"/>
          <w:rtl w:val="0"/>
        </w:rPr>
        <w:t xml:space="preserve">Streptococcus mutans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B98">
      <w:pPr>
        <w:numPr>
          <w:ilvl w:val="0"/>
          <w:numId w:val="110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bulk and sweetness</w:t>
        <w:br w:type="textWrapping"/>
      </w:r>
    </w:p>
    <w:p w:rsidR="00000000" w:rsidDel="00000000" w:rsidP="00000000" w:rsidRDefault="00000000" w:rsidRPr="00000000" w14:paraId="00000B99">
      <w:pPr>
        <w:numPr>
          <w:ilvl w:val="0"/>
          <w:numId w:val="110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Cooling mouthfeel</w:t>
        <w:br w:type="textWrapping"/>
      </w:r>
    </w:p>
    <w:p w:rsidR="00000000" w:rsidDel="00000000" w:rsidP="00000000" w:rsidRDefault="00000000" w:rsidRPr="00000000" w14:paraId="00000B9A">
      <w:pPr>
        <w:numPr>
          <w:ilvl w:val="0"/>
          <w:numId w:val="110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Popular in gum, mints, and dental products</w:t>
        <w:br w:type="textWrapping"/>
      </w:r>
    </w:p>
    <w:p w:rsidR="00000000" w:rsidDel="00000000" w:rsidP="00000000" w:rsidRDefault="00000000" w:rsidRPr="00000000" w14:paraId="00000B9B">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used for </w:t>
      </w:r>
      <w:r w:rsidDel="00000000" w:rsidR="00000000" w:rsidRPr="00000000">
        <w:rPr>
          <w:rFonts w:ascii="Times New Roman" w:cs="Times New Roman" w:eastAsia="Times New Roman" w:hAnsi="Times New Roman"/>
          <w:b w:val="1"/>
          <w:bCs w:val="1"/>
          <w:rtl w:val="0"/>
        </w:rPr>
        <w:t xml:space="preserve">oral health claims</w:t>
      </w:r>
      <w:r w:rsidDel="00000000" w:rsidR="00000000" w:rsidRPr="00000000">
        <w:rPr>
          <w:rFonts w:ascii="Times New Roman" w:cs="Times New Roman" w:eastAsia="Times New Roman" w:hAnsi="Times New Roman"/>
          <w:rtl w:val="0"/>
        </w:rPr>
        <w:t xml:space="preserve">, not gut health.</w:t>
      </w:r>
    </w:p>
    <w:p w:rsidR="00000000" w:rsidDel="00000000" w:rsidP="00000000" w:rsidRDefault="00000000" w:rsidRPr="00000000" w14:paraId="00000B9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7118neaix9am" w:id="330"/>
      <w:bookmarkEnd w:id="330"/>
      <w:r w:rsidDel="00000000" w:rsidR="00000000" w:rsidRPr="00000000">
        <w:rPr>
          <w:rFonts w:ascii="Times New Roman" w:cs="Times New Roman" w:eastAsia="Times New Roman" w:hAnsi="Times New Roman"/>
          <w:b w:val="1"/>
          <w:bCs w:val="1"/>
          <w:color w:val="000000"/>
          <w:sz w:val="26"/>
          <w:szCs w:val="26"/>
          <w:rtl w:val="0"/>
        </w:rPr>
        <w:t xml:space="preserve">4. Why practitioners often recommend avoiding it</w:t>
      </w:r>
    </w:p>
    <w:p w:rsidR="00000000" w:rsidDel="00000000" w:rsidP="00000000" w:rsidRDefault="00000000" w:rsidRPr="00000000" w14:paraId="00000B9E">
      <w:pPr>
        <w:numPr>
          <w:ilvl w:val="0"/>
          <w:numId w:val="111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Highly fermentable → gas and bloating</w:t>
        <w:br w:type="textWrapping"/>
      </w:r>
    </w:p>
    <w:p w:rsidR="00000000" w:rsidDel="00000000" w:rsidP="00000000" w:rsidRDefault="00000000" w:rsidRPr="00000000" w14:paraId="00000B9F">
      <w:pPr>
        <w:numPr>
          <w:ilvl w:val="0"/>
          <w:numId w:val="111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laxative effect at modest doses</w:t>
        <w:br w:type="textWrapping"/>
      </w:r>
    </w:p>
    <w:p w:rsidR="00000000" w:rsidDel="00000000" w:rsidP="00000000" w:rsidRDefault="00000000" w:rsidRPr="00000000" w14:paraId="00000BA0">
      <w:pPr>
        <w:numPr>
          <w:ilvl w:val="0"/>
          <w:numId w:val="111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 </w:t>
      </w:r>
      <w:r w:rsidDel="00000000" w:rsidR="00000000" w:rsidRPr="00000000">
        <w:rPr>
          <w:rFonts w:ascii="Times New Roman" w:cs="Times New Roman" w:eastAsia="Times New Roman" w:hAnsi="Times New Roman"/>
          <w:b w:val="1"/>
          <w:bCs w:val="1"/>
          <w:rtl w:val="0"/>
        </w:rPr>
        <w:t xml:space="preserve">rapid GI symptoms</w:t>
      </w:r>
      <w:r w:rsidDel="00000000" w:rsidR="00000000" w:rsidRPr="00000000">
        <w:rPr>
          <w:rFonts w:ascii="Times New Roman" w:cs="Times New Roman" w:eastAsia="Times New Roman" w:hAnsi="Times New Roman"/>
          <w:rtl w:val="0"/>
        </w:rPr>
        <w:t xml:space="preserve"> in sensitive patients</w:t>
        <w:br w:type="textWrapping"/>
      </w:r>
    </w:p>
    <w:p w:rsidR="00000000" w:rsidDel="00000000" w:rsidP="00000000" w:rsidRDefault="00000000" w:rsidRPr="00000000" w14:paraId="00000BA1">
      <w:pPr>
        <w:numPr>
          <w:ilvl w:val="0"/>
          <w:numId w:val="111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worsen microbial overgrowth patterns</w:t>
        <w:br w:type="textWrapping"/>
      </w:r>
    </w:p>
    <w:p w:rsidR="00000000" w:rsidDel="00000000" w:rsidP="00000000" w:rsidRDefault="00000000" w:rsidRPr="00000000" w14:paraId="00000BA2">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xylitol intolerance often shows up </w:t>
      </w:r>
      <w:r w:rsidDel="00000000" w:rsidR="00000000" w:rsidRPr="00000000">
        <w:rPr>
          <w:rFonts w:ascii="Times New Roman" w:cs="Times New Roman" w:eastAsia="Times New Roman" w:hAnsi="Times New Roman"/>
          <w:b w:val="1"/>
          <w:bCs w:val="1"/>
          <w:rtl w:val="0"/>
        </w:rPr>
        <w:t xml:space="preserve">within hours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A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7qw8eika9fof" w:id="331"/>
      <w:bookmarkEnd w:id="331"/>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BA5">
      <w:pPr>
        <w:numPr>
          <w:ilvl w:val="0"/>
          <w:numId w:val="102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Poorly absorbed → reaches colon</w:t>
        <w:br w:type="textWrapping"/>
      </w:r>
    </w:p>
    <w:p w:rsidR="00000000" w:rsidDel="00000000" w:rsidP="00000000" w:rsidRDefault="00000000" w:rsidRPr="00000000" w14:paraId="00000BA6">
      <w:pPr>
        <w:numPr>
          <w:ilvl w:val="0"/>
          <w:numId w:val="102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Fermented by gut bacteria</w:t>
        <w:br w:type="textWrapping"/>
      </w:r>
    </w:p>
    <w:p w:rsidR="00000000" w:rsidDel="00000000" w:rsidP="00000000" w:rsidRDefault="00000000" w:rsidRPr="00000000" w14:paraId="00000BA7">
      <w:pPr>
        <w:numPr>
          <w:ilvl w:val="0"/>
          <w:numId w:val="102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Produces gas, bloating, cramping</w:t>
        <w:br w:type="textWrapping"/>
      </w:r>
    </w:p>
    <w:p w:rsidR="00000000" w:rsidDel="00000000" w:rsidP="00000000" w:rsidRDefault="00000000" w:rsidRPr="00000000" w14:paraId="00000BA8">
      <w:pPr>
        <w:numPr>
          <w:ilvl w:val="0"/>
          <w:numId w:val="102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Draws water into colon → diarrhea</w:t>
        <w:br w:type="textWrapping"/>
      </w:r>
    </w:p>
    <w:p w:rsidR="00000000" w:rsidDel="00000000" w:rsidP="00000000" w:rsidRDefault="00000000" w:rsidRPr="00000000" w14:paraId="00000BA9">
      <w:pPr>
        <w:numPr>
          <w:ilvl w:val="0"/>
          <w:numId w:val="102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insulin response</w:t>
        <w:br w:type="textWrapping"/>
      </w:r>
    </w:p>
    <w:p w:rsidR="00000000" w:rsidDel="00000000" w:rsidP="00000000" w:rsidRDefault="00000000" w:rsidRPr="00000000" w14:paraId="00000BAA">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Metabolically calm — </w:t>
      </w:r>
      <w:r w:rsidDel="00000000" w:rsidR="00000000" w:rsidRPr="00000000">
        <w:rPr>
          <w:rFonts w:ascii="Times New Roman" w:cs="Times New Roman" w:eastAsia="Times New Roman" w:hAnsi="Times New Roman"/>
          <w:b w:val="1"/>
          <w:bCs w:val="1"/>
          <w:rtl w:val="0"/>
        </w:rPr>
        <w:t xml:space="preserve">gastrointestinal chaos</w:t>
      </w:r>
      <w:r w:rsidDel="00000000" w:rsidR="00000000" w:rsidRPr="00000000">
        <w:rPr>
          <w:rFonts w:ascii="Times New Roman" w:cs="Times New Roman" w:eastAsia="Times New Roman" w:hAnsi="Times New Roman"/>
          <w:rtl w:val="0"/>
        </w:rPr>
        <w:t xml:space="preserve"> for many.</w:t>
      </w:r>
    </w:p>
    <w:p w:rsidR="00000000" w:rsidDel="00000000" w:rsidP="00000000" w:rsidRDefault="00000000" w:rsidRPr="00000000" w14:paraId="00000BAB">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2h6gxek4zdup" w:id="332"/>
      <w:bookmarkEnd w:id="332"/>
      <w:r w:rsidDel="00000000" w:rsidR="00000000" w:rsidRPr="00000000">
        <w:rPr>
          <w:rFonts w:ascii="Times New Roman" w:cs="Times New Roman" w:eastAsia="Times New Roman" w:hAnsi="Times New Roman"/>
          <w:b w:val="1"/>
          <w:bCs w:val="1"/>
          <w:color w:val="000000"/>
          <w:sz w:val="26"/>
          <w:szCs w:val="26"/>
          <w:rtl w:val="0"/>
        </w:rPr>
        <w:t xml:space="preserve">6. Chronic illness links (associations &amp; mechanisms)</w:t>
      </w:r>
    </w:p>
    <w:p w:rsidR="00000000" w:rsidDel="00000000" w:rsidP="00000000" w:rsidRDefault="00000000" w:rsidRPr="00000000" w14:paraId="00000BAD">
      <w:pPr>
        <w:numPr>
          <w:ilvl w:val="0"/>
          <w:numId w:val="67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 flares</w:t>
        <w:br w:type="textWrapping"/>
      </w:r>
    </w:p>
    <w:p w:rsidR="00000000" w:rsidDel="00000000" w:rsidP="00000000" w:rsidRDefault="00000000" w:rsidRPr="00000000" w14:paraId="00000BAE">
      <w:pPr>
        <w:numPr>
          <w:ilvl w:val="0"/>
          <w:numId w:val="67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SIBO symptom exacerbation</w:t>
        <w:br w:type="textWrapping"/>
      </w:r>
    </w:p>
    <w:p w:rsidR="00000000" w:rsidDel="00000000" w:rsidP="00000000" w:rsidRDefault="00000000" w:rsidRPr="00000000" w14:paraId="00000BAF">
      <w:pPr>
        <w:numPr>
          <w:ilvl w:val="0"/>
          <w:numId w:val="67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Diarrhea-predominant GI disorders</w:t>
        <w:br w:type="textWrapping"/>
      </w:r>
    </w:p>
    <w:p w:rsidR="00000000" w:rsidDel="00000000" w:rsidP="00000000" w:rsidRDefault="00000000" w:rsidRPr="00000000" w14:paraId="00000BB0">
      <w:pPr>
        <w:numPr>
          <w:ilvl w:val="0"/>
          <w:numId w:val="67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Abdominal pain and cramping</w:t>
        <w:br w:type="textWrapping"/>
      </w:r>
    </w:p>
    <w:p w:rsidR="00000000" w:rsidDel="00000000" w:rsidP="00000000" w:rsidRDefault="00000000" w:rsidRPr="00000000" w14:paraId="00000BB1">
      <w:pPr>
        <w:numPr>
          <w:ilvl w:val="0"/>
          <w:numId w:val="67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Tooth health benefit (localized, not systemic)</w:t>
        <w:br w:type="textWrapping"/>
      </w:r>
    </w:p>
    <w:p w:rsidR="00000000" w:rsidDel="00000000" w:rsidP="00000000" w:rsidRDefault="00000000" w:rsidRPr="00000000" w14:paraId="00000BB2">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inflammatory, but </w:t>
      </w:r>
      <w:r w:rsidDel="00000000" w:rsidR="00000000" w:rsidRPr="00000000">
        <w:rPr>
          <w:rFonts w:ascii="Times New Roman" w:cs="Times New Roman" w:eastAsia="Times New Roman" w:hAnsi="Times New Roman"/>
          <w:b w:val="1"/>
          <w:bCs w:val="1"/>
          <w:rtl w:val="0"/>
        </w:rPr>
        <w:t xml:space="preserve">mechanistically aggravating</w:t>
      </w:r>
      <w:r w:rsidDel="00000000" w:rsidR="00000000" w:rsidRPr="00000000">
        <w:rPr>
          <w:rFonts w:ascii="Times New Roman" w:cs="Times New Roman" w:eastAsia="Times New Roman" w:hAnsi="Times New Roman"/>
          <w:rtl w:val="0"/>
        </w:rPr>
        <w:t xml:space="preserve"> for gut disorders.</w:t>
      </w:r>
    </w:p>
    <w:p w:rsidR="00000000" w:rsidDel="00000000" w:rsidP="00000000" w:rsidRDefault="00000000" w:rsidRPr="00000000" w14:paraId="00000BB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uq712w7dw5s9" w:id="333"/>
      <w:bookmarkEnd w:id="333"/>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BB5">
      <w:pPr>
        <w:numPr>
          <w:ilvl w:val="0"/>
          <w:numId w:val="5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Sugar-free gum and mints</w:t>
        <w:br w:type="textWrapping"/>
      </w:r>
    </w:p>
    <w:p w:rsidR="00000000" w:rsidDel="00000000" w:rsidP="00000000" w:rsidRDefault="00000000" w:rsidRPr="00000000" w14:paraId="00000BB6">
      <w:pPr>
        <w:numPr>
          <w:ilvl w:val="0"/>
          <w:numId w:val="5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Dental products (toothpaste, mouthwash)</w:t>
        <w:br w:type="textWrapping"/>
      </w:r>
    </w:p>
    <w:p w:rsidR="00000000" w:rsidDel="00000000" w:rsidP="00000000" w:rsidRDefault="00000000" w:rsidRPr="00000000" w14:paraId="00000BB7">
      <w:pPr>
        <w:numPr>
          <w:ilvl w:val="0"/>
          <w:numId w:val="5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Keto and diabetic baked goods</w:t>
        <w:br w:type="textWrapping"/>
      </w:r>
    </w:p>
    <w:p w:rsidR="00000000" w:rsidDel="00000000" w:rsidP="00000000" w:rsidRDefault="00000000" w:rsidRPr="00000000" w14:paraId="00000BB8">
      <w:pPr>
        <w:numPr>
          <w:ilvl w:val="0"/>
          <w:numId w:val="5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protein bars</w:t>
        <w:br w:type="textWrapping"/>
      </w:r>
    </w:p>
    <w:p w:rsidR="00000000" w:rsidDel="00000000" w:rsidP="00000000" w:rsidRDefault="00000000" w:rsidRPr="00000000" w14:paraId="00000BB9">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BBA">
      <w:pPr>
        <w:numPr>
          <w:ilvl w:val="0"/>
          <w:numId w:val="35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Xylitol</w:t>
        <w:br w:type="textWrapping"/>
      </w:r>
    </w:p>
    <w:p w:rsidR="00000000" w:rsidDel="00000000" w:rsidP="00000000" w:rsidRDefault="00000000" w:rsidRPr="00000000" w14:paraId="00000BBB">
      <w:pPr>
        <w:numPr>
          <w:ilvl w:val="0"/>
          <w:numId w:val="35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 alcohol</w:t>
        <w:br w:type="textWrapping"/>
      </w:r>
    </w:p>
    <w:p w:rsidR="00000000" w:rsidDel="00000000" w:rsidP="00000000" w:rsidRDefault="00000000" w:rsidRPr="00000000" w14:paraId="00000BBC">
      <w:pPr>
        <w:numPr>
          <w:ilvl w:val="0"/>
          <w:numId w:val="35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Birch sugar</w:t>
      </w:r>
    </w:p>
    <w:p w:rsidR="00000000" w:rsidDel="00000000" w:rsidP="00000000" w:rsidRDefault="00000000" w:rsidRPr="00000000" w14:paraId="00000BBD">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E">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Sorbitol</w:t>
      </w:r>
    </w:p>
    <w:p w:rsidR="00000000" w:rsidDel="00000000" w:rsidP="00000000" w:rsidRDefault="00000000" w:rsidRPr="00000000" w14:paraId="00000BB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ohmrtdn5vv1d" w:id="334"/>
      <w:bookmarkEnd w:id="334"/>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BC0">
      <w:pPr>
        <w:numPr>
          <w:ilvl w:val="0"/>
          <w:numId w:val="4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Extremely common trigger for </w:t>
      </w:r>
      <w:r w:rsidDel="00000000" w:rsidR="00000000" w:rsidRPr="00000000">
        <w:rPr>
          <w:rFonts w:ascii="Times New Roman" w:cs="Times New Roman" w:eastAsia="Times New Roman" w:hAnsi="Times New Roman"/>
          <w:b w:val="1"/>
          <w:bCs w:val="1"/>
          <w:rtl w:val="0"/>
        </w:rPr>
        <w:t xml:space="preserve">bloating, gas, cramping, and diarrhea</w:t>
        <w:br w:type="textWrapping"/>
      </w:r>
    </w:p>
    <w:p w:rsidR="00000000" w:rsidDel="00000000" w:rsidP="00000000" w:rsidRDefault="00000000" w:rsidRPr="00000000" w14:paraId="00000BC1">
      <w:pPr>
        <w:numPr>
          <w:ilvl w:val="0"/>
          <w:numId w:val="4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w:t>
      </w:r>
      <w:r w:rsidDel="00000000" w:rsidR="00000000" w:rsidRPr="00000000">
        <w:rPr>
          <w:rFonts w:ascii="Times New Roman" w:cs="Times New Roman" w:eastAsia="Times New Roman" w:hAnsi="Times New Roman"/>
          <w:b w:val="1"/>
          <w:bCs w:val="1"/>
          <w:rtl w:val="0"/>
        </w:rPr>
        <w:t xml:space="preserve">osmotic laxative effect</w:t>
        <w:br w:type="textWrapping"/>
      </w:r>
    </w:p>
    <w:p w:rsidR="00000000" w:rsidDel="00000000" w:rsidP="00000000" w:rsidRDefault="00000000" w:rsidRPr="00000000" w14:paraId="00000BC2">
      <w:pPr>
        <w:numPr>
          <w:ilvl w:val="0"/>
          <w:numId w:val="4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fermentable by gut bacteria</w:t>
        <w:br w:type="textWrapping"/>
      </w:r>
    </w:p>
    <w:p w:rsidR="00000000" w:rsidDel="00000000" w:rsidP="00000000" w:rsidRDefault="00000000" w:rsidRPr="00000000" w14:paraId="00000BC3">
      <w:pPr>
        <w:numPr>
          <w:ilvl w:val="0"/>
          <w:numId w:val="4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w:t>
      </w:r>
      <w:r w:rsidDel="00000000" w:rsidR="00000000" w:rsidRPr="00000000">
        <w:rPr>
          <w:rFonts w:ascii="Times New Roman" w:cs="Times New Roman" w:eastAsia="Times New Roman" w:hAnsi="Times New Roman"/>
          <w:b w:val="1"/>
          <w:bCs w:val="1"/>
          <w:rtl w:val="0"/>
        </w:rPr>
        <w:t xml:space="preserve">FODMAP</w:t>
      </w:r>
      <w:r w:rsidDel="00000000" w:rsidR="00000000" w:rsidRPr="00000000">
        <w:rPr>
          <w:rFonts w:ascii="Times New Roman" w:cs="Times New Roman" w:eastAsia="Times New Roman" w:hAnsi="Times New Roman"/>
          <w:rtl w:val="0"/>
        </w:rPr>
        <w:t xml:space="preserve"> component</w:t>
        <w:br w:type="textWrapping"/>
      </w:r>
    </w:p>
    <w:p w:rsidR="00000000" w:rsidDel="00000000" w:rsidP="00000000" w:rsidRDefault="00000000" w:rsidRPr="00000000" w14:paraId="00000BC4">
      <w:pPr>
        <w:numPr>
          <w:ilvl w:val="0"/>
          <w:numId w:val="4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hidden in “sugar-free” foods and medications</w:t>
        <w:br w:type="textWrapping"/>
      </w:r>
    </w:p>
    <w:p w:rsidR="00000000" w:rsidDel="00000000" w:rsidP="00000000" w:rsidRDefault="00000000" w:rsidRPr="00000000" w14:paraId="00000BC5">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w:t>
      </w:r>
      <w:r w:rsidDel="00000000" w:rsidR="00000000" w:rsidRPr="00000000">
        <w:rPr>
          <w:rFonts w:ascii="Times New Roman" w:cs="Times New Roman" w:eastAsia="Times New Roman" w:hAnsi="Times New Roman"/>
          <w:b w:val="1"/>
          <w:bCs w:val="1"/>
          <w:rtl w:val="0"/>
        </w:rPr>
        <w:t xml:space="preserve">top red-flag ingredient</w:t>
      </w:r>
      <w:r w:rsidDel="00000000" w:rsidR="00000000" w:rsidRPr="00000000">
        <w:rPr>
          <w:rFonts w:ascii="Times New Roman" w:cs="Times New Roman" w:eastAsia="Times New Roman" w:hAnsi="Times New Roman"/>
          <w:rtl w:val="0"/>
        </w:rPr>
        <w:t xml:space="preserve"> for gut-compromised patients.</w:t>
      </w:r>
    </w:p>
    <w:p w:rsidR="00000000" w:rsidDel="00000000" w:rsidP="00000000" w:rsidRDefault="00000000" w:rsidRPr="00000000" w14:paraId="00000BC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olplo7h3iufr" w:id="335"/>
      <w:bookmarkEnd w:id="335"/>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BC8">
      <w:pPr>
        <w:numPr>
          <w:ilvl w:val="0"/>
          <w:numId w:val="111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sugar alcohol (polyol)</w:t>
      </w:r>
      <w:r w:rsidDel="00000000" w:rsidR="00000000" w:rsidRPr="00000000">
        <w:rPr>
          <w:rFonts w:ascii="Times New Roman" w:cs="Times New Roman" w:eastAsia="Times New Roman" w:hAnsi="Times New Roman"/>
          <w:rtl w:val="0"/>
        </w:rPr>
        <w:t xml:space="preserve"> naturally found in apples, pears, stone fruit</w:t>
        <w:br w:type="textWrapping"/>
      </w:r>
    </w:p>
    <w:p w:rsidR="00000000" w:rsidDel="00000000" w:rsidP="00000000" w:rsidRDefault="00000000" w:rsidRPr="00000000" w14:paraId="00000BC9">
      <w:pPr>
        <w:numPr>
          <w:ilvl w:val="0"/>
          <w:numId w:val="111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Commercially produced from </w:t>
      </w:r>
      <w:r w:rsidDel="00000000" w:rsidR="00000000" w:rsidRPr="00000000">
        <w:rPr>
          <w:rFonts w:ascii="Times New Roman" w:cs="Times New Roman" w:eastAsia="Times New Roman" w:hAnsi="Times New Roman"/>
          <w:b w:val="1"/>
          <w:bCs w:val="1"/>
          <w:rtl w:val="0"/>
        </w:rPr>
        <w:t xml:space="preserve">glucose hydrogenation</w:t>
        <w:br w:type="textWrapping"/>
      </w:r>
    </w:p>
    <w:p w:rsidR="00000000" w:rsidDel="00000000" w:rsidP="00000000" w:rsidRDefault="00000000" w:rsidRPr="00000000" w14:paraId="00000BCA">
      <w:pPr>
        <w:numPr>
          <w:ilvl w:val="0"/>
          <w:numId w:val="111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 as sweet as sugar</w:t>
        <w:br w:type="textWrapping"/>
      </w:r>
    </w:p>
    <w:p w:rsidR="00000000" w:rsidDel="00000000" w:rsidP="00000000" w:rsidRDefault="00000000" w:rsidRPr="00000000" w14:paraId="00000BCB">
      <w:pPr>
        <w:numPr>
          <w:ilvl w:val="0"/>
          <w:numId w:val="111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Poorly absorbed in the small intestine</w:t>
        <w:br w:type="textWrapping"/>
      </w:r>
    </w:p>
    <w:p w:rsidR="00000000" w:rsidDel="00000000" w:rsidP="00000000" w:rsidRDefault="00000000" w:rsidRPr="00000000" w14:paraId="00000BCC">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small doses can overwhelm absorption capacity.</w:t>
      </w:r>
    </w:p>
    <w:p w:rsidR="00000000" w:rsidDel="00000000" w:rsidP="00000000" w:rsidRDefault="00000000" w:rsidRPr="00000000" w14:paraId="00000BC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6hpuuxtooq5w" w:id="336"/>
      <w:bookmarkEnd w:id="336"/>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BCF">
      <w:pPr>
        <w:numPr>
          <w:ilvl w:val="0"/>
          <w:numId w:val="98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cheap</w:t>
        <w:br w:type="textWrapping"/>
      </w:r>
    </w:p>
    <w:p w:rsidR="00000000" w:rsidDel="00000000" w:rsidP="00000000" w:rsidRDefault="00000000" w:rsidRPr="00000000" w14:paraId="00000BD0">
      <w:pPr>
        <w:numPr>
          <w:ilvl w:val="0"/>
          <w:numId w:val="98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sweetness and moisture</w:t>
        <w:br w:type="textWrapping"/>
      </w:r>
    </w:p>
    <w:p w:rsidR="00000000" w:rsidDel="00000000" w:rsidP="00000000" w:rsidRDefault="00000000" w:rsidRPr="00000000" w14:paraId="00000BD1">
      <w:pPr>
        <w:numPr>
          <w:ilvl w:val="0"/>
          <w:numId w:val="98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Extends shelf life</w:t>
        <w:br w:type="textWrapping"/>
      </w:r>
    </w:p>
    <w:p w:rsidR="00000000" w:rsidDel="00000000" w:rsidP="00000000" w:rsidRDefault="00000000" w:rsidRPr="00000000" w14:paraId="00000BD2">
      <w:pPr>
        <w:numPr>
          <w:ilvl w:val="0"/>
          <w:numId w:val="98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bulk in sugar-free products</w:t>
        <w:br w:type="textWrapping"/>
      </w:r>
    </w:p>
    <w:p w:rsidR="00000000" w:rsidDel="00000000" w:rsidP="00000000" w:rsidRDefault="00000000" w:rsidRPr="00000000" w14:paraId="00000BD3">
      <w:pPr>
        <w:numPr>
          <w:ilvl w:val="0"/>
          <w:numId w:val="98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Widely approved and familiar</w:t>
        <w:br w:type="textWrapping"/>
      </w:r>
    </w:p>
    <w:p w:rsidR="00000000" w:rsidDel="00000000" w:rsidP="00000000" w:rsidRDefault="00000000" w:rsidRPr="00000000" w14:paraId="00000BD4">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used because it’s </w:t>
      </w:r>
      <w:r w:rsidDel="00000000" w:rsidR="00000000" w:rsidRPr="00000000">
        <w:rPr>
          <w:rFonts w:ascii="Times New Roman" w:cs="Times New Roman" w:eastAsia="Times New Roman" w:hAnsi="Times New Roman"/>
          <w:b w:val="1"/>
          <w:bCs w:val="1"/>
          <w:rtl w:val="0"/>
        </w:rPr>
        <w:t xml:space="preserve">economical</w:t>
      </w:r>
      <w:r w:rsidDel="00000000" w:rsidR="00000000" w:rsidRPr="00000000">
        <w:rPr>
          <w:rFonts w:ascii="Times New Roman" w:cs="Times New Roman" w:eastAsia="Times New Roman" w:hAnsi="Times New Roman"/>
          <w:rtl w:val="0"/>
        </w:rPr>
        <w:t xml:space="preserve">, not because it’s tolerated.</w:t>
      </w:r>
    </w:p>
    <w:p w:rsidR="00000000" w:rsidDel="00000000" w:rsidP="00000000" w:rsidRDefault="00000000" w:rsidRPr="00000000" w14:paraId="00000BD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ejhh83jyzdzx" w:id="337"/>
      <w:bookmarkEnd w:id="337"/>
      <w:r w:rsidDel="00000000" w:rsidR="00000000" w:rsidRPr="00000000">
        <w:rPr>
          <w:rFonts w:ascii="Times New Roman" w:cs="Times New Roman" w:eastAsia="Times New Roman" w:hAnsi="Times New Roman"/>
          <w:b w:val="1"/>
          <w:bCs w:val="1"/>
          <w:color w:val="000000"/>
          <w:sz w:val="26"/>
          <w:szCs w:val="26"/>
          <w:rtl w:val="0"/>
        </w:rPr>
        <w:t xml:space="preserve">4. Why practitioners strongly recommend avoiding it</w:t>
      </w:r>
    </w:p>
    <w:p w:rsidR="00000000" w:rsidDel="00000000" w:rsidP="00000000" w:rsidRDefault="00000000" w:rsidRPr="00000000" w14:paraId="00000BD7">
      <w:pPr>
        <w:numPr>
          <w:ilvl w:val="0"/>
          <w:numId w:val="69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Rapid fermentation → gas and bloating</w:t>
        <w:br w:type="textWrapping"/>
      </w:r>
    </w:p>
    <w:p w:rsidR="00000000" w:rsidDel="00000000" w:rsidP="00000000" w:rsidRDefault="00000000" w:rsidRPr="00000000" w14:paraId="00000BD8">
      <w:pPr>
        <w:numPr>
          <w:ilvl w:val="0"/>
          <w:numId w:val="69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Draws water into the colon → diarrhea</w:t>
        <w:br w:type="textWrapping"/>
      </w:r>
    </w:p>
    <w:p w:rsidR="00000000" w:rsidDel="00000000" w:rsidP="00000000" w:rsidRDefault="00000000" w:rsidRPr="00000000" w14:paraId="00000BD9">
      <w:pPr>
        <w:numPr>
          <w:ilvl w:val="0"/>
          <w:numId w:val="69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Worsens:</w:t>
        <w:br w:type="textWrapping"/>
      </w:r>
    </w:p>
    <w:p w:rsidR="00000000" w:rsidDel="00000000" w:rsidP="00000000" w:rsidRDefault="00000000" w:rsidRPr="00000000" w14:paraId="00000BDA">
      <w:pPr>
        <w:numPr>
          <w:ilvl w:val="1"/>
          <w:numId w:val="692"/>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IBS</w:t>
        <w:br w:type="textWrapping"/>
      </w:r>
    </w:p>
    <w:p w:rsidR="00000000" w:rsidDel="00000000" w:rsidP="00000000" w:rsidRDefault="00000000" w:rsidRPr="00000000" w14:paraId="00000BDB">
      <w:pPr>
        <w:numPr>
          <w:ilvl w:val="1"/>
          <w:numId w:val="692"/>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SIBO</w:t>
        <w:br w:type="textWrapping"/>
      </w:r>
    </w:p>
    <w:p w:rsidR="00000000" w:rsidDel="00000000" w:rsidP="00000000" w:rsidRDefault="00000000" w:rsidRPr="00000000" w14:paraId="00000BDC">
      <w:pPr>
        <w:numPr>
          <w:ilvl w:val="1"/>
          <w:numId w:val="692"/>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Fructose malabsorption</w:t>
        <w:br w:type="textWrapping"/>
      </w:r>
    </w:p>
    <w:p w:rsidR="00000000" w:rsidDel="00000000" w:rsidP="00000000" w:rsidRDefault="00000000" w:rsidRPr="00000000" w14:paraId="00000BDD">
      <w:pPr>
        <w:numPr>
          <w:ilvl w:val="0"/>
          <w:numId w:val="69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trigger symptoms at </w:t>
      </w:r>
      <w:r w:rsidDel="00000000" w:rsidR="00000000" w:rsidRPr="00000000">
        <w:rPr>
          <w:rFonts w:ascii="Times New Roman" w:cs="Times New Roman" w:eastAsia="Times New Roman" w:hAnsi="Times New Roman"/>
          <w:b w:val="1"/>
          <w:bCs w:val="1"/>
          <w:rtl w:val="0"/>
        </w:rPr>
        <w:t xml:space="preserve">very low doses</w:t>
        <w:br w:type="textWrapping"/>
      </w:r>
    </w:p>
    <w:p w:rsidR="00000000" w:rsidDel="00000000" w:rsidP="00000000" w:rsidRDefault="00000000" w:rsidRPr="00000000" w14:paraId="00000BDE">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sorbitol is often a </w:t>
      </w:r>
      <w:r w:rsidDel="00000000" w:rsidR="00000000" w:rsidRPr="00000000">
        <w:rPr>
          <w:rFonts w:ascii="Times New Roman" w:cs="Times New Roman" w:eastAsia="Times New Roman" w:hAnsi="Times New Roman"/>
          <w:b w:val="1"/>
          <w:bCs w:val="1"/>
          <w:rtl w:val="0"/>
        </w:rPr>
        <w:t xml:space="preserve">first-round elimination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D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n6bs7gnmd46j" w:id="338"/>
      <w:bookmarkEnd w:id="338"/>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BE1">
      <w:pPr>
        <w:numPr>
          <w:ilvl w:val="0"/>
          <w:numId w:val="78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absorption in the small intestine</w:t>
        <w:br w:type="textWrapping"/>
      </w:r>
    </w:p>
    <w:p w:rsidR="00000000" w:rsidDel="00000000" w:rsidP="00000000" w:rsidRDefault="00000000" w:rsidRPr="00000000" w14:paraId="00000BE2">
      <w:pPr>
        <w:numPr>
          <w:ilvl w:val="0"/>
          <w:numId w:val="78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Reaches colon intact</w:t>
        <w:br w:type="textWrapping"/>
      </w:r>
    </w:p>
    <w:p w:rsidR="00000000" w:rsidDel="00000000" w:rsidP="00000000" w:rsidRDefault="00000000" w:rsidRPr="00000000" w14:paraId="00000BE3">
      <w:pPr>
        <w:numPr>
          <w:ilvl w:val="0"/>
          <w:numId w:val="78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Fermented by bacteria → gas</w:t>
        <w:br w:type="textWrapping"/>
      </w:r>
    </w:p>
    <w:p w:rsidR="00000000" w:rsidDel="00000000" w:rsidP="00000000" w:rsidRDefault="00000000" w:rsidRPr="00000000" w14:paraId="00000BE4">
      <w:pPr>
        <w:numPr>
          <w:ilvl w:val="0"/>
          <w:numId w:val="78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Osmotic effect pulls water into stool</w:t>
        <w:br w:type="textWrapping"/>
      </w:r>
    </w:p>
    <w:p w:rsidR="00000000" w:rsidDel="00000000" w:rsidP="00000000" w:rsidRDefault="00000000" w:rsidRPr="00000000" w14:paraId="00000BE5">
      <w:pPr>
        <w:numPr>
          <w:ilvl w:val="0"/>
          <w:numId w:val="78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Causes urgency, cramping, diarrhea</w:t>
        <w:br w:type="textWrapping"/>
      </w:r>
    </w:p>
    <w:p w:rsidR="00000000" w:rsidDel="00000000" w:rsidP="00000000" w:rsidRDefault="00000000" w:rsidRPr="00000000" w14:paraId="00000BE6">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t>
      </w:r>
      <w:r w:rsidDel="00000000" w:rsidR="00000000" w:rsidRPr="00000000">
        <w:rPr>
          <w:rFonts w:ascii="Times New Roman" w:cs="Times New Roman" w:eastAsia="Times New Roman" w:hAnsi="Times New Roman"/>
          <w:b w:val="1"/>
          <w:bCs w:val="1"/>
          <w:rtl w:val="0"/>
        </w:rPr>
        <w:t xml:space="preserve">predictable physiology</w:t>
      </w:r>
      <w:r w:rsidDel="00000000" w:rsidR="00000000" w:rsidRPr="00000000">
        <w:rPr>
          <w:rFonts w:ascii="Times New Roman" w:cs="Times New Roman" w:eastAsia="Times New Roman" w:hAnsi="Times New Roman"/>
          <w:rtl w:val="0"/>
        </w:rPr>
        <w:t xml:space="preserve">, not sensitivity.</w:t>
      </w:r>
    </w:p>
    <w:p w:rsidR="00000000" w:rsidDel="00000000" w:rsidP="00000000" w:rsidRDefault="00000000" w:rsidRPr="00000000" w14:paraId="00000BE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phaiyeq5cz" w:id="339"/>
      <w:bookmarkEnd w:id="339"/>
      <w:r w:rsidDel="00000000" w:rsidR="00000000" w:rsidRPr="00000000">
        <w:rPr>
          <w:rFonts w:ascii="Times New Roman" w:cs="Times New Roman" w:eastAsia="Times New Roman" w:hAnsi="Times New Roman"/>
          <w:b w:val="1"/>
          <w:bCs w:val="1"/>
          <w:color w:val="000000"/>
          <w:sz w:val="26"/>
          <w:szCs w:val="26"/>
          <w:rtl w:val="0"/>
        </w:rPr>
        <w:t xml:space="preserve">6. Chronic illness links (associations &amp; mechanisms)</w:t>
      </w:r>
    </w:p>
    <w:p w:rsidR="00000000" w:rsidDel="00000000" w:rsidP="00000000" w:rsidRDefault="00000000" w:rsidRPr="00000000" w14:paraId="00000BE9">
      <w:pPr>
        <w:numPr>
          <w:ilvl w:val="0"/>
          <w:numId w:val="100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 flares</w:t>
      </w:r>
      <w:r w:rsidDel="00000000" w:rsidR="00000000" w:rsidRPr="00000000">
        <w:rPr>
          <w:rFonts w:ascii="Times New Roman" w:cs="Times New Roman" w:eastAsia="Times New Roman" w:hAnsi="Times New Roman"/>
          <w:rtl w:val="0"/>
        </w:rPr>
        <w:t xml:space="preserve"> (especially diarrhea-predominant)</w:t>
        <w:br w:type="textWrapping"/>
      </w:r>
    </w:p>
    <w:p w:rsidR="00000000" w:rsidDel="00000000" w:rsidP="00000000" w:rsidRDefault="00000000" w:rsidRPr="00000000" w14:paraId="00000BEA">
      <w:pPr>
        <w:numPr>
          <w:ilvl w:val="0"/>
          <w:numId w:val="100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SIBO symptom exacerbation</w:t>
        <w:br w:type="textWrapping"/>
      </w:r>
    </w:p>
    <w:p w:rsidR="00000000" w:rsidDel="00000000" w:rsidP="00000000" w:rsidRDefault="00000000" w:rsidRPr="00000000" w14:paraId="00000BEB">
      <w:pPr>
        <w:numPr>
          <w:ilvl w:val="0"/>
          <w:numId w:val="100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Chronic bloating and abdominal pain</w:t>
        <w:br w:type="textWrapping"/>
      </w:r>
    </w:p>
    <w:p w:rsidR="00000000" w:rsidDel="00000000" w:rsidP="00000000" w:rsidRDefault="00000000" w:rsidRPr="00000000" w14:paraId="00000BEC">
      <w:pPr>
        <w:numPr>
          <w:ilvl w:val="0"/>
          <w:numId w:val="100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Worsening gut permeability via repeated irritation</w:t>
        <w:br w:type="textWrapping"/>
      </w:r>
    </w:p>
    <w:p w:rsidR="00000000" w:rsidDel="00000000" w:rsidP="00000000" w:rsidRDefault="00000000" w:rsidRPr="00000000" w14:paraId="00000BED">
      <w:pPr>
        <w:numPr>
          <w:ilvl w:val="0"/>
          <w:numId w:val="100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Dental use is tolerated (minimal ingestion)</w:t>
        <w:br w:type="textWrapping"/>
      </w:r>
    </w:p>
    <w:p w:rsidR="00000000" w:rsidDel="00000000" w:rsidP="00000000" w:rsidRDefault="00000000" w:rsidRPr="00000000" w14:paraId="00000BE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g5eb8vtc06hi" w:id="340"/>
      <w:bookmarkEnd w:id="340"/>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BF0">
      <w:pPr>
        <w:numPr>
          <w:ilvl w:val="0"/>
          <w:numId w:val="106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Sugar-free candies and gums</w:t>
        <w:br w:type="textWrapping"/>
      </w:r>
    </w:p>
    <w:p w:rsidR="00000000" w:rsidDel="00000000" w:rsidP="00000000" w:rsidRDefault="00000000" w:rsidRPr="00000000" w14:paraId="00000BF1">
      <w:pPr>
        <w:numPr>
          <w:ilvl w:val="0"/>
          <w:numId w:val="106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sugar added” foods</w:t>
        <w:br w:type="textWrapping"/>
      </w:r>
    </w:p>
    <w:p w:rsidR="00000000" w:rsidDel="00000000" w:rsidP="00000000" w:rsidRDefault="00000000" w:rsidRPr="00000000" w14:paraId="00000BF2">
      <w:pPr>
        <w:numPr>
          <w:ilvl w:val="0"/>
          <w:numId w:val="106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Diet desserts</w:t>
        <w:br w:type="textWrapping"/>
      </w:r>
    </w:p>
    <w:p w:rsidR="00000000" w:rsidDel="00000000" w:rsidP="00000000" w:rsidRDefault="00000000" w:rsidRPr="00000000" w14:paraId="00000BF3">
      <w:pPr>
        <w:numPr>
          <w:ilvl w:val="0"/>
          <w:numId w:val="106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Medications (liquid meds, chewables)</w:t>
        <w:br w:type="textWrapping"/>
      </w:r>
    </w:p>
    <w:p w:rsidR="00000000" w:rsidDel="00000000" w:rsidP="00000000" w:rsidRDefault="00000000" w:rsidRPr="00000000" w14:paraId="00000BF4">
      <w:pPr>
        <w:numPr>
          <w:ilvl w:val="0"/>
          <w:numId w:val="106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Fruit juices and dried fruit (natural source)</w:t>
        <w:br w:type="textWrapping"/>
      </w:r>
    </w:p>
    <w:p w:rsidR="00000000" w:rsidDel="00000000" w:rsidP="00000000" w:rsidRDefault="00000000" w:rsidRPr="00000000" w14:paraId="00000BF5">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BF6">
      <w:pPr>
        <w:numPr>
          <w:ilvl w:val="0"/>
          <w:numId w:val="69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Sorbitol</w:t>
        <w:br w:type="textWrapping"/>
      </w:r>
    </w:p>
    <w:p w:rsidR="00000000" w:rsidDel="00000000" w:rsidP="00000000" w:rsidRDefault="00000000" w:rsidRPr="00000000" w14:paraId="00000BF7">
      <w:pPr>
        <w:numPr>
          <w:ilvl w:val="0"/>
          <w:numId w:val="69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 alcohol</w:t>
        <w:br w:type="textWrapping"/>
      </w:r>
    </w:p>
    <w:p w:rsidR="00000000" w:rsidDel="00000000" w:rsidP="00000000" w:rsidRDefault="00000000" w:rsidRPr="00000000" w14:paraId="00000BF8">
      <w:pPr>
        <w:numPr>
          <w:ilvl w:val="0"/>
          <w:numId w:val="69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Polyol</w:t>
      </w:r>
    </w:p>
    <w:p w:rsidR="00000000" w:rsidDel="00000000" w:rsidP="00000000" w:rsidRDefault="00000000" w:rsidRPr="00000000" w14:paraId="00000BF9">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A">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Mannitol</w:t>
      </w:r>
    </w:p>
    <w:p w:rsidR="00000000" w:rsidDel="00000000" w:rsidP="00000000" w:rsidRDefault="00000000" w:rsidRPr="00000000" w14:paraId="00000BF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wrr98qajtyod" w:id="341"/>
      <w:bookmarkEnd w:id="341"/>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BFC">
      <w:pPr>
        <w:numPr>
          <w:ilvl w:val="0"/>
          <w:numId w:val="52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w:t>
      </w:r>
      <w:r w:rsidDel="00000000" w:rsidR="00000000" w:rsidRPr="00000000">
        <w:rPr>
          <w:rFonts w:ascii="Times New Roman" w:cs="Times New Roman" w:eastAsia="Times New Roman" w:hAnsi="Times New Roman"/>
          <w:b w:val="1"/>
          <w:bCs w:val="1"/>
          <w:rtl w:val="0"/>
        </w:rPr>
        <w:t xml:space="preserve">most potent triggers</w:t>
      </w:r>
      <w:r w:rsidDel="00000000" w:rsidR="00000000" w:rsidRPr="00000000">
        <w:rPr>
          <w:rFonts w:ascii="Times New Roman" w:cs="Times New Roman" w:eastAsia="Times New Roman" w:hAnsi="Times New Roman"/>
          <w:rtl w:val="0"/>
        </w:rPr>
        <w:t xml:space="preserve"> for bloating, gas, cramping, and diarrhea</w:t>
        <w:br w:type="textWrapping"/>
      </w:r>
    </w:p>
    <w:p w:rsidR="00000000" w:rsidDel="00000000" w:rsidP="00000000" w:rsidRDefault="00000000" w:rsidRPr="00000000" w14:paraId="00000BFD">
      <w:pPr>
        <w:numPr>
          <w:ilvl w:val="0"/>
          <w:numId w:val="52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w:t>
      </w:r>
      <w:r w:rsidDel="00000000" w:rsidR="00000000" w:rsidRPr="00000000">
        <w:rPr>
          <w:rFonts w:ascii="Times New Roman" w:cs="Times New Roman" w:eastAsia="Times New Roman" w:hAnsi="Times New Roman"/>
          <w:b w:val="1"/>
          <w:bCs w:val="1"/>
          <w:rtl w:val="0"/>
        </w:rPr>
        <w:t xml:space="preserve">osmotic laxative</w:t>
      </w:r>
      <w:r w:rsidDel="00000000" w:rsidR="00000000" w:rsidRPr="00000000">
        <w:rPr>
          <w:rFonts w:ascii="Times New Roman" w:cs="Times New Roman" w:eastAsia="Times New Roman" w:hAnsi="Times New Roman"/>
          <w:rtl w:val="0"/>
        </w:rPr>
        <w:t xml:space="preserve"> effect</w:t>
        <w:br w:type="textWrapping"/>
      </w:r>
    </w:p>
    <w:p w:rsidR="00000000" w:rsidDel="00000000" w:rsidP="00000000" w:rsidRDefault="00000000" w:rsidRPr="00000000" w14:paraId="00000BFE">
      <w:pPr>
        <w:numPr>
          <w:ilvl w:val="0"/>
          <w:numId w:val="52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w:t>
      </w:r>
      <w:r w:rsidDel="00000000" w:rsidR="00000000" w:rsidRPr="00000000">
        <w:rPr>
          <w:rFonts w:ascii="Times New Roman" w:cs="Times New Roman" w:eastAsia="Times New Roman" w:hAnsi="Times New Roman"/>
          <w:b w:val="1"/>
          <w:bCs w:val="1"/>
          <w:rtl w:val="0"/>
        </w:rPr>
        <w:t xml:space="preserve">fermentable by gut bacteria</w:t>
        <w:br w:type="textWrapping"/>
      </w:r>
    </w:p>
    <w:p w:rsidR="00000000" w:rsidDel="00000000" w:rsidP="00000000" w:rsidRDefault="00000000" w:rsidRPr="00000000" w14:paraId="00000BFF">
      <w:pPr>
        <w:numPr>
          <w:ilvl w:val="0"/>
          <w:numId w:val="52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w:t>
      </w:r>
      <w:r w:rsidDel="00000000" w:rsidR="00000000" w:rsidRPr="00000000">
        <w:rPr>
          <w:rFonts w:ascii="Times New Roman" w:cs="Times New Roman" w:eastAsia="Times New Roman" w:hAnsi="Times New Roman"/>
          <w:b w:val="1"/>
          <w:bCs w:val="1"/>
          <w:rtl w:val="0"/>
        </w:rPr>
        <w:t xml:space="preserve">FODMAP polyol</w:t>
        <w:br w:type="textWrapping"/>
      </w:r>
    </w:p>
    <w:p w:rsidR="00000000" w:rsidDel="00000000" w:rsidP="00000000" w:rsidRDefault="00000000" w:rsidRPr="00000000" w14:paraId="00000C00">
      <w:pPr>
        <w:numPr>
          <w:ilvl w:val="0"/>
          <w:numId w:val="52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Frequently hidden in foods, supplements, and medications</w:t>
        <w:br w:type="textWrapping"/>
      </w:r>
    </w:p>
    <w:p w:rsidR="00000000" w:rsidDel="00000000" w:rsidP="00000000" w:rsidRDefault="00000000" w:rsidRPr="00000000" w14:paraId="00000C01">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w:t>
      </w:r>
      <w:r w:rsidDel="00000000" w:rsidR="00000000" w:rsidRPr="00000000">
        <w:rPr>
          <w:rFonts w:ascii="Times New Roman" w:cs="Times New Roman" w:eastAsia="Times New Roman" w:hAnsi="Times New Roman"/>
          <w:b w:val="1"/>
          <w:bCs w:val="1"/>
          <w:rtl w:val="0"/>
        </w:rPr>
        <w:t xml:space="preserve">top-tier red-flag ingredient</w:t>
      </w:r>
      <w:r w:rsidDel="00000000" w:rsidR="00000000" w:rsidRPr="00000000">
        <w:rPr>
          <w:rFonts w:ascii="Times New Roman" w:cs="Times New Roman" w:eastAsia="Times New Roman" w:hAnsi="Times New Roman"/>
          <w:rtl w:val="0"/>
        </w:rPr>
        <w:t xml:space="preserve"> for gut health.</w:t>
      </w:r>
    </w:p>
    <w:p w:rsidR="00000000" w:rsidDel="00000000" w:rsidP="00000000" w:rsidRDefault="00000000" w:rsidRPr="00000000" w14:paraId="00000C0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u5ld5fgrbtk5" w:id="342"/>
      <w:bookmarkEnd w:id="342"/>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C04">
      <w:pPr>
        <w:numPr>
          <w:ilvl w:val="0"/>
          <w:numId w:val="92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sugar alcohol (polyol)</w:t>
      </w:r>
      <w:r w:rsidDel="00000000" w:rsidR="00000000" w:rsidRPr="00000000">
        <w:rPr>
          <w:rFonts w:ascii="Times New Roman" w:cs="Times New Roman" w:eastAsia="Times New Roman" w:hAnsi="Times New Roman"/>
          <w:rtl w:val="0"/>
        </w:rPr>
        <w:t xml:space="preserve"> found naturally in:</w:t>
        <w:br w:type="textWrapping"/>
      </w:r>
    </w:p>
    <w:p w:rsidR="00000000" w:rsidDel="00000000" w:rsidP="00000000" w:rsidRDefault="00000000" w:rsidRPr="00000000" w14:paraId="00000C05">
      <w:pPr>
        <w:numPr>
          <w:ilvl w:val="1"/>
          <w:numId w:val="921"/>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Mushrooms</w:t>
        <w:br w:type="textWrapping"/>
      </w:r>
    </w:p>
    <w:p w:rsidR="00000000" w:rsidDel="00000000" w:rsidP="00000000" w:rsidRDefault="00000000" w:rsidRPr="00000000" w14:paraId="00000C06">
      <w:pPr>
        <w:numPr>
          <w:ilvl w:val="1"/>
          <w:numId w:val="921"/>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Cauliflower</w:t>
        <w:br w:type="textWrapping"/>
      </w:r>
    </w:p>
    <w:p w:rsidR="00000000" w:rsidDel="00000000" w:rsidP="00000000" w:rsidRDefault="00000000" w:rsidRPr="00000000" w14:paraId="00000C07">
      <w:pPr>
        <w:numPr>
          <w:ilvl w:val="1"/>
          <w:numId w:val="921"/>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Seaweed</w:t>
        <w:br w:type="textWrapping"/>
      </w:r>
    </w:p>
    <w:p w:rsidR="00000000" w:rsidDel="00000000" w:rsidP="00000000" w:rsidRDefault="00000000" w:rsidRPr="00000000" w14:paraId="00000C08">
      <w:pPr>
        <w:numPr>
          <w:ilvl w:val="0"/>
          <w:numId w:val="92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Commercially produced from </w:t>
      </w:r>
      <w:r w:rsidDel="00000000" w:rsidR="00000000" w:rsidRPr="00000000">
        <w:rPr>
          <w:rFonts w:ascii="Times New Roman" w:cs="Times New Roman" w:eastAsia="Times New Roman" w:hAnsi="Times New Roman"/>
          <w:b w:val="1"/>
          <w:bCs w:val="1"/>
          <w:rtl w:val="0"/>
        </w:rPr>
        <w:t xml:space="preserve">fructose or glucose</w:t>
        <w:br w:type="textWrapping"/>
      </w:r>
    </w:p>
    <w:p w:rsidR="00000000" w:rsidDel="00000000" w:rsidP="00000000" w:rsidRDefault="00000000" w:rsidRPr="00000000" w14:paraId="00000C09">
      <w:pPr>
        <w:numPr>
          <w:ilvl w:val="0"/>
          <w:numId w:val="92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~50–60% as sweet as sugar</w:t>
        <w:br w:type="textWrapping"/>
      </w:r>
    </w:p>
    <w:p w:rsidR="00000000" w:rsidDel="00000000" w:rsidP="00000000" w:rsidRDefault="00000000" w:rsidRPr="00000000" w14:paraId="00000C0A">
      <w:pPr>
        <w:numPr>
          <w:ilvl w:val="0"/>
          <w:numId w:val="92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w:t>
      </w:r>
      <w:r w:rsidDel="00000000" w:rsidR="00000000" w:rsidRPr="00000000">
        <w:rPr>
          <w:rFonts w:ascii="Times New Roman" w:cs="Times New Roman" w:eastAsia="Times New Roman" w:hAnsi="Times New Roman"/>
          <w:b w:val="1"/>
          <w:bCs w:val="1"/>
          <w:rtl w:val="0"/>
        </w:rPr>
        <w:t xml:space="preserve">poorly absorbed</w:t>
      </w:r>
      <w:r w:rsidDel="00000000" w:rsidR="00000000" w:rsidRPr="00000000">
        <w:rPr>
          <w:rFonts w:ascii="Times New Roman" w:cs="Times New Roman" w:eastAsia="Times New Roman" w:hAnsi="Times New Roman"/>
          <w:rtl w:val="0"/>
        </w:rPr>
        <w:t xml:space="preserve"> in the small intestine</w:t>
        <w:br w:type="textWrapping"/>
      </w:r>
    </w:p>
    <w:p w:rsidR="00000000" w:rsidDel="00000000" w:rsidP="00000000" w:rsidRDefault="00000000" w:rsidRPr="00000000" w14:paraId="00000C0B">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small amounts can overwhelm intestinal transporters.</w:t>
      </w:r>
    </w:p>
    <w:p w:rsidR="00000000" w:rsidDel="00000000" w:rsidP="00000000" w:rsidRDefault="00000000" w:rsidRPr="00000000" w14:paraId="00000C0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6tfq493bn7yv" w:id="343"/>
      <w:bookmarkEnd w:id="343"/>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C0E">
      <w:pPr>
        <w:numPr>
          <w:ilvl w:val="0"/>
          <w:numId w:val="76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inexpensive</w:t>
        <w:br w:type="textWrapping"/>
      </w:r>
    </w:p>
    <w:p w:rsidR="00000000" w:rsidDel="00000000" w:rsidP="00000000" w:rsidRDefault="00000000" w:rsidRPr="00000000" w14:paraId="00000C0F">
      <w:pPr>
        <w:numPr>
          <w:ilvl w:val="0"/>
          <w:numId w:val="76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bulk and sweetness</w:t>
        <w:br w:type="textWrapping"/>
      </w:r>
    </w:p>
    <w:p w:rsidR="00000000" w:rsidDel="00000000" w:rsidP="00000000" w:rsidRDefault="00000000" w:rsidRPr="00000000" w14:paraId="00000C10">
      <w:pPr>
        <w:numPr>
          <w:ilvl w:val="0"/>
          <w:numId w:val="76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moisture retention</w:t>
        <w:br w:type="textWrapping"/>
      </w:r>
    </w:p>
    <w:p w:rsidR="00000000" w:rsidDel="00000000" w:rsidP="00000000" w:rsidRDefault="00000000" w:rsidRPr="00000000" w14:paraId="00000C11">
      <w:pPr>
        <w:numPr>
          <w:ilvl w:val="0"/>
          <w:numId w:val="76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and shelf-friendly</w:t>
        <w:br w:type="textWrapping"/>
      </w:r>
    </w:p>
    <w:p w:rsidR="00000000" w:rsidDel="00000000" w:rsidP="00000000" w:rsidRDefault="00000000" w:rsidRPr="00000000" w14:paraId="00000C12">
      <w:pPr>
        <w:numPr>
          <w:ilvl w:val="0"/>
          <w:numId w:val="76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in sugar-free and reduced-sugar products</w:t>
        <w:br w:type="textWrapping"/>
      </w:r>
    </w:p>
    <w:p w:rsidR="00000000" w:rsidDel="00000000" w:rsidP="00000000" w:rsidRDefault="00000000" w:rsidRPr="00000000" w14:paraId="00000C13">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chosen for </w:t>
      </w:r>
      <w:r w:rsidDel="00000000" w:rsidR="00000000" w:rsidRPr="00000000">
        <w:rPr>
          <w:rFonts w:ascii="Times New Roman" w:cs="Times New Roman" w:eastAsia="Times New Roman" w:hAnsi="Times New Roman"/>
          <w:b w:val="1"/>
          <w:bCs w:val="1"/>
          <w:rtl w:val="0"/>
        </w:rPr>
        <w:t xml:space="preserve">function and cost</w:t>
      </w:r>
      <w:r w:rsidDel="00000000" w:rsidR="00000000" w:rsidRPr="00000000">
        <w:rPr>
          <w:rFonts w:ascii="Times New Roman" w:cs="Times New Roman" w:eastAsia="Times New Roman" w:hAnsi="Times New Roman"/>
          <w:rtl w:val="0"/>
        </w:rPr>
        <w:t xml:space="preserve">, not tolerance.</w:t>
      </w:r>
    </w:p>
    <w:p w:rsidR="00000000" w:rsidDel="00000000" w:rsidP="00000000" w:rsidRDefault="00000000" w:rsidRPr="00000000" w14:paraId="00000C1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2pqu28os1wtb" w:id="344"/>
      <w:bookmarkEnd w:id="344"/>
      <w:r w:rsidDel="00000000" w:rsidR="00000000" w:rsidRPr="00000000">
        <w:rPr>
          <w:rFonts w:ascii="Times New Roman" w:cs="Times New Roman" w:eastAsia="Times New Roman" w:hAnsi="Times New Roman"/>
          <w:b w:val="1"/>
          <w:bCs w:val="1"/>
          <w:color w:val="000000"/>
          <w:sz w:val="26"/>
          <w:szCs w:val="26"/>
          <w:rtl w:val="0"/>
        </w:rPr>
        <w:t xml:space="preserve">4. Why practitioners strongly recommend avoiding it</w:t>
      </w:r>
    </w:p>
    <w:p w:rsidR="00000000" w:rsidDel="00000000" w:rsidP="00000000" w:rsidRDefault="00000000" w:rsidRPr="00000000" w14:paraId="00000C16">
      <w:pPr>
        <w:numPr>
          <w:ilvl w:val="0"/>
          <w:numId w:val="22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Rapid fermentation → intense gas and bloating</w:t>
        <w:br w:type="textWrapping"/>
      </w:r>
    </w:p>
    <w:p w:rsidR="00000000" w:rsidDel="00000000" w:rsidP="00000000" w:rsidRDefault="00000000" w:rsidRPr="00000000" w14:paraId="00000C17">
      <w:pPr>
        <w:numPr>
          <w:ilvl w:val="0"/>
          <w:numId w:val="22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Draws water into the colon → diarrhea</w:t>
        <w:br w:type="textWrapping"/>
      </w:r>
    </w:p>
    <w:p w:rsidR="00000000" w:rsidDel="00000000" w:rsidP="00000000" w:rsidRDefault="00000000" w:rsidRPr="00000000" w14:paraId="00000C18">
      <w:pPr>
        <w:numPr>
          <w:ilvl w:val="0"/>
          <w:numId w:val="22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Worsens:</w:t>
        <w:br w:type="textWrapping"/>
      </w:r>
    </w:p>
    <w:p w:rsidR="00000000" w:rsidDel="00000000" w:rsidP="00000000" w:rsidRDefault="00000000" w:rsidRPr="00000000" w14:paraId="00000C19">
      <w:pPr>
        <w:numPr>
          <w:ilvl w:val="1"/>
          <w:numId w:val="22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IBS</w:t>
        <w:br w:type="textWrapping"/>
      </w:r>
    </w:p>
    <w:p w:rsidR="00000000" w:rsidDel="00000000" w:rsidP="00000000" w:rsidRDefault="00000000" w:rsidRPr="00000000" w14:paraId="00000C1A">
      <w:pPr>
        <w:numPr>
          <w:ilvl w:val="1"/>
          <w:numId w:val="22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SIBO</w:t>
        <w:br w:type="textWrapping"/>
      </w:r>
    </w:p>
    <w:p w:rsidR="00000000" w:rsidDel="00000000" w:rsidP="00000000" w:rsidRDefault="00000000" w:rsidRPr="00000000" w14:paraId="00000C1B">
      <w:pPr>
        <w:numPr>
          <w:ilvl w:val="1"/>
          <w:numId w:val="22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Chronic diarrhea</w:t>
        <w:br w:type="textWrapping"/>
      </w:r>
    </w:p>
    <w:p w:rsidR="00000000" w:rsidDel="00000000" w:rsidP="00000000" w:rsidRDefault="00000000" w:rsidRPr="00000000" w14:paraId="00000C1C">
      <w:pPr>
        <w:numPr>
          <w:ilvl w:val="0"/>
          <w:numId w:val="22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provoke symptoms at </w:t>
      </w:r>
      <w:r w:rsidDel="00000000" w:rsidR="00000000" w:rsidRPr="00000000">
        <w:rPr>
          <w:rFonts w:ascii="Times New Roman" w:cs="Times New Roman" w:eastAsia="Times New Roman" w:hAnsi="Times New Roman"/>
          <w:b w:val="1"/>
          <w:bCs w:val="1"/>
          <w:rtl w:val="0"/>
        </w:rPr>
        <w:t xml:space="preserve">very low doses</w:t>
        <w:br w:type="textWrapping"/>
      </w:r>
    </w:p>
    <w:p w:rsidR="00000000" w:rsidDel="00000000" w:rsidP="00000000" w:rsidRDefault="00000000" w:rsidRPr="00000000" w14:paraId="00000C1D">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this is often a </w:t>
      </w:r>
      <w:r w:rsidDel="00000000" w:rsidR="00000000" w:rsidRPr="00000000">
        <w:rPr>
          <w:rFonts w:ascii="Times New Roman" w:cs="Times New Roman" w:eastAsia="Times New Roman" w:hAnsi="Times New Roman"/>
          <w:b w:val="1"/>
          <w:bCs w:val="1"/>
          <w:rtl w:val="0"/>
        </w:rPr>
        <w:t xml:space="preserve">non-negotiable elimination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1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3q52io9mp2vz" w:id="345"/>
      <w:bookmarkEnd w:id="345"/>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C20">
      <w:pPr>
        <w:numPr>
          <w:ilvl w:val="0"/>
          <w:numId w:val="42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absorption in small intestine</w:t>
        <w:br w:type="textWrapping"/>
      </w:r>
    </w:p>
    <w:p w:rsidR="00000000" w:rsidDel="00000000" w:rsidP="00000000" w:rsidRDefault="00000000" w:rsidRPr="00000000" w14:paraId="00000C21">
      <w:pPr>
        <w:numPr>
          <w:ilvl w:val="0"/>
          <w:numId w:val="42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Reaches colon intact</w:t>
        <w:br w:type="textWrapping"/>
      </w:r>
    </w:p>
    <w:p w:rsidR="00000000" w:rsidDel="00000000" w:rsidP="00000000" w:rsidRDefault="00000000" w:rsidRPr="00000000" w14:paraId="00000C22">
      <w:pPr>
        <w:numPr>
          <w:ilvl w:val="0"/>
          <w:numId w:val="42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Fermented aggressively by bacteria</w:t>
        <w:br w:type="textWrapping"/>
      </w:r>
    </w:p>
    <w:p w:rsidR="00000000" w:rsidDel="00000000" w:rsidP="00000000" w:rsidRDefault="00000000" w:rsidRPr="00000000" w14:paraId="00000C23">
      <w:pPr>
        <w:numPr>
          <w:ilvl w:val="0"/>
          <w:numId w:val="42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osmotic pull of water into stool</w:t>
        <w:br w:type="textWrapping"/>
      </w:r>
    </w:p>
    <w:p w:rsidR="00000000" w:rsidDel="00000000" w:rsidP="00000000" w:rsidRDefault="00000000" w:rsidRPr="00000000" w14:paraId="00000C24">
      <w:pPr>
        <w:numPr>
          <w:ilvl w:val="0"/>
          <w:numId w:val="42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Causes cramping, urgency, diarrhea</w:t>
        <w:br w:type="textWrapping"/>
      </w:r>
    </w:p>
    <w:p w:rsidR="00000000" w:rsidDel="00000000" w:rsidP="00000000" w:rsidRDefault="00000000" w:rsidRPr="00000000" w14:paraId="00000C25">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t>
      </w:r>
      <w:r w:rsidDel="00000000" w:rsidR="00000000" w:rsidRPr="00000000">
        <w:rPr>
          <w:rFonts w:ascii="Times New Roman" w:cs="Times New Roman" w:eastAsia="Times New Roman" w:hAnsi="Times New Roman"/>
          <w:b w:val="1"/>
          <w:bCs w:val="1"/>
          <w:rtl w:val="0"/>
        </w:rPr>
        <w:t xml:space="preserve">predictable physiology</w:t>
      </w:r>
      <w:r w:rsidDel="00000000" w:rsidR="00000000" w:rsidRPr="00000000">
        <w:rPr>
          <w:rFonts w:ascii="Times New Roman" w:cs="Times New Roman" w:eastAsia="Times New Roman" w:hAnsi="Times New Roman"/>
          <w:rtl w:val="0"/>
        </w:rPr>
        <w:t xml:space="preserve">, not an allergy.</w:t>
      </w:r>
    </w:p>
    <w:p w:rsidR="00000000" w:rsidDel="00000000" w:rsidP="00000000" w:rsidRDefault="00000000" w:rsidRPr="00000000" w14:paraId="00000C2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bo3h8l2dn7m4" w:id="346"/>
      <w:bookmarkEnd w:id="346"/>
      <w:r w:rsidDel="00000000" w:rsidR="00000000" w:rsidRPr="00000000">
        <w:rPr>
          <w:rFonts w:ascii="Times New Roman" w:cs="Times New Roman" w:eastAsia="Times New Roman" w:hAnsi="Times New Roman"/>
          <w:b w:val="1"/>
          <w:bCs w:val="1"/>
          <w:color w:val="000000"/>
          <w:sz w:val="26"/>
          <w:szCs w:val="26"/>
          <w:rtl w:val="0"/>
        </w:rPr>
        <w:t xml:space="preserve">6. Chronic illness links (associations &amp; mechanisms)</w:t>
      </w:r>
    </w:p>
    <w:p w:rsidR="00000000" w:rsidDel="00000000" w:rsidP="00000000" w:rsidRDefault="00000000" w:rsidRPr="00000000" w14:paraId="00000C28">
      <w:pPr>
        <w:numPr>
          <w:ilvl w:val="0"/>
          <w:numId w:val="26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 flares</w:t>
      </w:r>
      <w:r w:rsidDel="00000000" w:rsidR="00000000" w:rsidRPr="00000000">
        <w:rPr>
          <w:rFonts w:ascii="Times New Roman" w:cs="Times New Roman" w:eastAsia="Times New Roman" w:hAnsi="Times New Roman"/>
          <w:rtl w:val="0"/>
        </w:rPr>
        <w:t xml:space="preserve"> (especially diarrhea-predominant)</w:t>
        <w:br w:type="textWrapping"/>
      </w:r>
    </w:p>
    <w:p w:rsidR="00000000" w:rsidDel="00000000" w:rsidP="00000000" w:rsidRDefault="00000000" w:rsidRPr="00000000" w14:paraId="00000C29">
      <w:pPr>
        <w:numPr>
          <w:ilvl w:val="0"/>
          <w:numId w:val="26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SIBO symptom exacerbation</w:t>
        <w:br w:type="textWrapping"/>
      </w:r>
    </w:p>
    <w:p w:rsidR="00000000" w:rsidDel="00000000" w:rsidP="00000000" w:rsidRDefault="00000000" w:rsidRPr="00000000" w14:paraId="00000C2A">
      <w:pPr>
        <w:numPr>
          <w:ilvl w:val="0"/>
          <w:numId w:val="26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Chronic abdominal pain and bloating</w:t>
        <w:br w:type="textWrapping"/>
      </w:r>
    </w:p>
    <w:p w:rsidR="00000000" w:rsidDel="00000000" w:rsidP="00000000" w:rsidRDefault="00000000" w:rsidRPr="00000000" w14:paraId="00000C2B">
      <w:pPr>
        <w:numPr>
          <w:ilvl w:val="0"/>
          <w:numId w:val="26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Repeated gut irritation → worsened permeability</w:t>
        <w:br w:type="textWrapping"/>
      </w:r>
    </w:p>
    <w:p w:rsidR="00000000" w:rsidDel="00000000" w:rsidP="00000000" w:rsidRDefault="00000000" w:rsidRPr="00000000" w14:paraId="00000C2C">
      <w:pPr>
        <w:numPr>
          <w:ilvl w:val="0"/>
          <w:numId w:val="26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nutrient absorption during flares</w:t>
        <w:br w:type="textWrapping"/>
      </w:r>
    </w:p>
    <w:p w:rsidR="00000000" w:rsidDel="00000000" w:rsidP="00000000" w:rsidRDefault="00000000" w:rsidRPr="00000000" w14:paraId="00000C2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tujmc1ze1oz7" w:id="347"/>
      <w:bookmarkEnd w:id="347"/>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C2F">
      <w:pPr>
        <w:numPr>
          <w:ilvl w:val="0"/>
          <w:numId w:val="25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Sugar-free candies and chocolates</w:t>
        <w:br w:type="textWrapping"/>
      </w:r>
    </w:p>
    <w:p w:rsidR="00000000" w:rsidDel="00000000" w:rsidP="00000000" w:rsidRDefault="00000000" w:rsidRPr="00000000" w14:paraId="00000C30">
      <w:pPr>
        <w:numPr>
          <w:ilvl w:val="0"/>
          <w:numId w:val="25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sugar added” foods</w:t>
        <w:br w:type="textWrapping"/>
      </w:r>
    </w:p>
    <w:p w:rsidR="00000000" w:rsidDel="00000000" w:rsidP="00000000" w:rsidRDefault="00000000" w:rsidRPr="00000000" w14:paraId="00000C31">
      <w:pPr>
        <w:numPr>
          <w:ilvl w:val="0"/>
          <w:numId w:val="25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Diet desserts</w:t>
        <w:br w:type="textWrapping"/>
      </w:r>
    </w:p>
    <w:p w:rsidR="00000000" w:rsidDel="00000000" w:rsidP="00000000" w:rsidRDefault="00000000" w:rsidRPr="00000000" w14:paraId="00000C32">
      <w:pPr>
        <w:numPr>
          <w:ilvl w:val="0"/>
          <w:numId w:val="25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Chewable vitamins and medications</w:t>
        <w:br w:type="textWrapping"/>
      </w:r>
    </w:p>
    <w:p w:rsidR="00000000" w:rsidDel="00000000" w:rsidP="00000000" w:rsidRDefault="00000000" w:rsidRPr="00000000" w14:paraId="00000C33">
      <w:pPr>
        <w:numPr>
          <w:ilvl w:val="0"/>
          <w:numId w:val="25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Naturally in mushrooms, cauliflower (dose-dependent)</w:t>
        <w:br w:type="textWrapping"/>
      </w:r>
    </w:p>
    <w:p w:rsidR="00000000" w:rsidDel="00000000" w:rsidP="00000000" w:rsidRDefault="00000000" w:rsidRPr="00000000" w14:paraId="00000C34">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C35">
      <w:pPr>
        <w:numPr>
          <w:ilvl w:val="0"/>
          <w:numId w:val="103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Mannitol</w:t>
        <w:br w:type="textWrapping"/>
      </w:r>
    </w:p>
    <w:p w:rsidR="00000000" w:rsidDel="00000000" w:rsidP="00000000" w:rsidRDefault="00000000" w:rsidRPr="00000000" w14:paraId="00000C36">
      <w:pPr>
        <w:numPr>
          <w:ilvl w:val="0"/>
          <w:numId w:val="103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 alcohol</w:t>
        <w:br w:type="textWrapping"/>
      </w:r>
    </w:p>
    <w:p w:rsidR="00000000" w:rsidDel="00000000" w:rsidP="00000000" w:rsidRDefault="00000000" w:rsidRPr="00000000" w14:paraId="00000C37">
      <w:pPr>
        <w:numPr>
          <w:ilvl w:val="0"/>
          <w:numId w:val="103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Polyol</w:t>
        <w:br w:type="textWrapping"/>
      </w:r>
    </w:p>
    <w:p w:rsidR="00000000" w:rsidDel="00000000" w:rsidP="00000000" w:rsidRDefault="00000000" w:rsidRPr="00000000" w14:paraId="00000C38">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9">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Maltitol</w:t>
      </w:r>
    </w:p>
    <w:p w:rsidR="00000000" w:rsidDel="00000000" w:rsidP="00000000" w:rsidRDefault="00000000" w:rsidRPr="00000000" w14:paraId="00000C3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j5mbgttb1mxs" w:id="348"/>
      <w:bookmarkEnd w:id="348"/>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C3B">
      <w:pPr>
        <w:numPr>
          <w:ilvl w:val="0"/>
          <w:numId w:val="55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common trigger for </w:t>
      </w:r>
      <w:r w:rsidDel="00000000" w:rsidR="00000000" w:rsidRPr="00000000">
        <w:rPr>
          <w:rFonts w:ascii="Times New Roman" w:cs="Times New Roman" w:eastAsia="Times New Roman" w:hAnsi="Times New Roman"/>
          <w:b w:val="1"/>
          <w:bCs w:val="1"/>
          <w:rtl w:val="0"/>
        </w:rPr>
        <w:t xml:space="preserve">bloating, gas, cramping, and diarrhea</w:t>
        <w:br w:type="textWrapping"/>
      </w:r>
    </w:p>
    <w:p w:rsidR="00000000" w:rsidDel="00000000" w:rsidP="00000000" w:rsidRDefault="00000000" w:rsidRPr="00000000" w14:paraId="00000C3C">
      <w:pPr>
        <w:numPr>
          <w:ilvl w:val="0"/>
          <w:numId w:val="55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found in “sugar-free” chocolate, candy, and baked goods</w:t>
        <w:br w:type="textWrapping"/>
      </w:r>
    </w:p>
    <w:p w:rsidR="00000000" w:rsidDel="00000000" w:rsidP="00000000" w:rsidRDefault="00000000" w:rsidRPr="00000000" w14:paraId="00000C3D">
      <w:pPr>
        <w:numPr>
          <w:ilvl w:val="0"/>
          <w:numId w:val="55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worsen </w:t>
      </w:r>
      <w:r w:rsidDel="00000000" w:rsidR="00000000" w:rsidRPr="00000000">
        <w:rPr>
          <w:rFonts w:ascii="Times New Roman" w:cs="Times New Roman" w:eastAsia="Times New Roman" w:hAnsi="Times New Roman"/>
          <w:b w:val="1"/>
          <w:bCs w:val="1"/>
          <w:rtl w:val="0"/>
        </w:rPr>
        <w:t xml:space="preserve">IBS, SIBO, and chronic diarrhea</w:t>
        <w:br w:type="textWrapping"/>
      </w:r>
    </w:p>
    <w:p w:rsidR="00000000" w:rsidDel="00000000" w:rsidP="00000000" w:rsidRDefault="00000000" w:rsidRPr="00000000" w14:paraId="00000C3E">
      <w:pPr>
        <w:numPr>
          <w:ilvl w:val="0"/>
          <w:numId w:val="55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Easy to overconsume due to marketing: “sugar-free” → large portions</w:t>
        <w:br w:type="textWrapping"/>
      </w:r>
    </w:p>
    <w:p w:rsidR="00000000" w:rsidDel="00000000" w:rsidP="00000000" w:rsidRDefault="00000000" w:rsidRPr="00000000" w14:paraId="00000C3F">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as </w:t>
      </w:r>
      <w:r w:rsidDel="00000000" w:rsidR="00000000" w:rsidRPr="00000000">
        <w:rPr>
          <w:rFonts w:ascii="Times New Roman" w:cs="Times New Roman" w:eastAsia="Times New Roman" w:hAnsi="Times New Roman"/>
          <w:b w:val="1"/>
          <w:bCs w:val="1"/>
          <w:rtl w:val="0"/>
        </w:rPr>
        <w:t xml:space="preserve">highly reactive in the gut</w:t>
      </w:r>
      <w:r w:rsidDel="00000000" w:rsidR="00000000" w:rsidRPr="00000000">
        <w:rPr>
          <w:rFonts w:ascii="Times New Roman" w:cs="Times New Roman" w:eastAsia="Times New Roman" w:hAnsi="Times New Roman"/>
          <w:rtl w:val="0"/>
        </w:rPr>
        <w:t xml:space="preserve">, even in small doses for sensitive patients.</w:t>
      </w:r>
    </w:p>
    <w:p w:rsidR="00000000" w:rsidDel="00000000" w:rsidP="00000000" w:rsidRDefault="00000000" w:rsidRPr="00000000" w14:paraId="00000C4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ecswpkvrnye1" w:id="349"/>
      <w:bookmarkEnd w:id="349"/>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C42">
      <w:pPr>
        <w:numPr>
          <w:ilvl w:val="0"/>
          <w:numId w:val="81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sugar alcohol (polyol)</w:t>
      </w:r>
      <w:r w:rsidDel="00000000" w:rsidR="00000000" w:rsidRPr="00000000">
        <w:rPr>
          <w:rFonts w:ascii="Times New Roman" w:cs="Times New Roman" w:eastAsia="Times New Roman" w:hAnsi="Times New Roman"/>
          <w:rtl w:val="0"/>
        </w:rPr>
        <w:t xml:space="preserve"> derived from </w:t>
      </w:r>
      <w:r w:rsidDel="00000000" w:rsidR="00000000" w:rsidRPr="00000000">
        <w:rPr>
          <w:rFonts w:ascii="Times New Roman" w:cs="Times New Roman" w:eastAsia="Times New Roman" w:hAnsi="Times New Roman"/>
          <w:b w:val="1"/>
          <w:bCs w:val="1"/>
          <w:rtl w:val="0"/>
        </w:rPr>
        <w:t xml:space="preserve">maltose</w:t>
        <w:br w:type="textWrapping"/>
      </w:r>
    </w:p>
    <w:p w:rsidR="00000000" w:rsidDel="00000000" w:rsidP="00000000" w:rsidRDefault="00000000" w:rsidRPr="00000000" w14:paraId="00000C43">
      <w:pPr>
        <w:numPr>
          <w:ilvl w:val="0"/>
          <w:numId w:val="81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~75–90% as sweet as sugar</w:t>
        <w:br w:type="textWrapping"/>
      </w:r>
    </w:p>
    <w:p w:rsidR="00000000" w:rsidDel="00000000" w:rsidP="00000000" w:rsidRDefault="00000000" w:rsidRPr="00000000" w14:paraId="00000C44">
      <w:pPr>
        <w:numPr>
          <w:ilvl w:val="0"/>
          <w:numId w:val="81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Poorly absorbed in the small intestine</w:t>
        <w:br w:type="textWrapping"/>
      </w:r>
    </w:p>
    <w:p w:rsidR="00000000" w:rsidDel="00000000" w:rsidP="00000000" w:rsidRDefault="00000000" w:rsidRPr="00000000" w14:paraId="00000C45">
      <w:pPr>
        <w:numPr>
          <w:ilvl w:val="0"/>
          <w:numId w:val="81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Metabolized partially in the colon → gas, bloating, diarrhea</w:t>
        <w:br w:type="textWrapping"/>
      </w:r>
    </w:p>
    <w:p w:rsidR="00000000" w:rsidDel="00000000" w:rsidP="00000000" w:rsidRDefault="00000000" w:rsidRPr="00000000" w14:paraId="00000C46">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w:t>
      </w:r>
      <w:r w:rsidDel="00000000" w:rsidR="00000000" w:rsidRPr="00000000">
        <w:rPr>
          <w:rFonts w:ascii="Times New Roman" w:cs="Times New Roman" w:eastAsia="Times New Roman" w:hAnsi="Times New Roman"/>
          <w:b w:val="1"/>
          <w:bCs w:val="1"/>
          <w:rtl w:val="0"/>
        </w:rPr>
        <w:t xml:space="preserve">chemically similar to sorbitol and mannitol</w:t>
      </w:r>
      <w:r w:rsidDel="00000000" w:rsidR="00000000" w:rsidRPr="00000000">
        <w:rPr>
          <w:rFonts w:ascii="Times New Roman" w:cs="Times New Roman" w:eastAsia="Times New Roman" w:hAnsi="Times New Roman"/>
          <w:rtl w:val="0"/>
        </w:rPr>
        <w:t xml:space="preserve">, but slightly sweeter.</w:t>
      </w:r>
    </w:p>
    <w:p w:rsidR="00000000" w:rsidDel="00000000" w:rsidP="00000000" w:rsidRDefault="00000000" w:rsidRPr="00000000" w14:paraId="00000C4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ip03y9vvtp8g" w:id="350"/>
      <w:bookmarkEnd w:id="350"/>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C49">
      <w:pPr>
        <w:numPr>
          <w:ilvl w:val="0"/>
          <w:numId w:val="81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bulk and sweetness</w:t>
        <w:br w:type="textWrapping"/>
      </w:r>
    </w:p>
    <w:p w:rsidR="00000000" w:rsidDel="00000000" w:rsidP="00000000" w:rsidRDefault="00000000" w:rsidRPr="00000000" w14:paraId="00000C4A">
      <w:pPr>
        <w:numPr>
          <w:ilvl w:val="0"/>
          <w:numId w:val="81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Heat-stable → good for baked goods</w:t>
        <w:br w:type="textWrapping"/>
      </w:r>
    </w:p>
    <w:p w:rsidR="00000000" w:rsidDel="00000000" w:rsidP="00000000" w:rsidRDefault="00000000" w:rsidRPr="00000000" w14:paraId="00000C4B">
      <w:pPr>
        <w:numPr>
          <w:ilvl w:val="0"/>
          <w:numId w:val="81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mouthfeel like sugar</w:t>
        <w:br w:type="textWrapping"/>
      </w:r>
    </w:p>
    <w:p w:rsidR="00000000" w:rsidDel="00000000" w:rsidP="00000000" w:rsidRDefault="00000000" w:rsidRPr="00000000" w14:paraId="00000C4C">
      <w:pPr>
        <w:numPr>
          <w:ilvl w:val="0"/>
          <w:numId w:val="81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Lowers caloric content (~2.1 kcal/g)</w:t>
        <w:br w:type="textWrapping"/>
      </w:r>
    </w:p>
    <w:p w:rsidR="00000000" w:rsidDel="00000000" w:rsidP="00000000" w:rsidRDefault="00000000" w:rsidRPr="00000000" w14:paraId="00000C4D">
      <w:pPr>
        <w:numPr>
          <w:ilvl w:val="0"/>
          <w:numId w:val="81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Widely approved for sugar-free products</w:t>
        <w:br w:type="textWrapping"/>
      </w:r>
    </w:p>
    <w:p w:rsidR="00000000" w:rsidDel="00000000" w:rsidP="00000000" w:rsidRDefault="00000000" w:rsidRPr="00000000" w14:paraId="00000C4E">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the </w:t>
      </w:r>
      <w:r w:rsidDel="00000000" w:rsidR="00000000" w:rsidRPr="00000000">
        <w:rPr>
          <w:rFonts w:ascii="Times New Roman" w:cs="Times New Roman" w:eastAsia="Times New Roman" w:hAnsi="Times New Roman"/>
          <w:b w:val="1"/>
          <w:bCs w:val="1"/>
          <w:rtl w:val="0"/>
        </w:rPr>
        <w:t xml:space="preserve">backbone of sugar-free chocolates and baked items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4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r5dtwav2gy1c" w:id="351"/>
      <w:bookmarkEnd w:id="351"/>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avoiding it</w:t>
      </w:r>
    </w:p>
    <w:p w:rsidR="00000000" w:rsidDel="00000000" w:rsidP="00000000" w:rsidRDefault="00000000" w:rsidRPr="00000000" w14:paraId="00000C51">
      <w:pPr>
        <w:numPr>
          <w:ilvl w:val="0"/>
          <w:numId w:val="101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Osmotic effect draws water into colon → diarrhea</w:t>
        <w:br w:type="textWrapping"/>
      </w:r>
    </w:p>
    <w:p w:rsidR="00000000" w:rsidDel="00000000" w:rsidP="00000000" w:rsidRDefault="00000000" w:rsidRPr="00000000" w14:paraId="00000C52">
      <w:pPr>
        <w:numPr>
          <w:ilvl w:val="0"/>
          <w:numId w:val="101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Fermented by gut bacteria → gas and bloating</w:t>
        <w:br w:type="textWrapping"/>
      </w:r>
    </w:p>
    <w:p w:rsidR="00000000" w:rsidDel="00000000" w:rsidP="00000000" w:rsidRDefault="00000000" w:rsidRPr="00000000" w14:paraId="00000C53">
      <w:pPr>
        <w:numPr>
          <w:ilvl w:val="0"/>
          <w:numId w:val="101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Frequently causes </w:t>
      </w:r>
      <w:r w:rsidDel="00000000" w:rsidR="00000000" w:rsidRPr="00000000">
        <w:rPr>
          <w:rFonts w:ascii="Times New Roman" w:cs="Times New Roman" w:eastAsia="Times New Roman" w:hAnsi="Times New Roman"/>
          <w:b w:val="1"/>
          <w:bCs w:val="1"/>
          <w:rtl w:val="0"/>
        </w:rPr>
        <w:t xml:space="preserve">IBS/SIBO flares</w:t>
        <w:br w:type="textWrapping"/>
      </w:r>
    </w:p>
    <w:p w:rsidR="00000000" w:rsidDel="00000000" w:rsidP="00000000" w:rsidRDefault="00000000" w:rsidRPr="00000000" w14:paraId="00000C54">
      <w:pPr>
        <w:numPr>
          <w:ilvl w:val="0"/>
          <w:numId w:val="101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consumed in </w:t>
      </w:r>
      <w:r w:rsidDel="00000000" w:rsidR="00000000" w:rsidRPr="00000000">
        <w:rPr>
          <w:rFonts w:ascii="Times New Roman" w:cs="Times New Roman" w:eastAsia="Times New Roman" w:hAnsi="Times New Roman"/>
          <w:b w:val="1"/>
          <w:bCs w:val="1"/>
          <w:rtl w:val="0"/>
        </w:rPr>
        <w:t xml:space="preserve">large portions</w:t>
      </w:r>
      <w:r w:rsidDel="00000000" w:rsidR="00000000" w:rsidRPr="00000000">
        <w:rPr>
          <w:rFonts w:ascii="Times New Roman" w:cs="Times New Roman" w:eastAsia="Times New Roman" w:hAnsi="Times New Roman"/>
          <w:rtl w:val="0"/>
        </w:rPr>
        <w:t xml:space="preserve"> without patients realizing</w:t>
        <w:br w:type="textWrapping"/>
      </w:r>
    </w:p>
    <w:p w:rsidR="00000000" w:rsidDel="00000000" w:rsidP="00000000" w:rsidRDefault="00000000" w:rsidRPr="00000000" w14:paraId="00000C55">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maltitol is </w:t>
      </w:r>
      <w:r w:rsidDel="00000000" w:rsidR="00000000" w:rsidRPr="00000000">
        <w:rPr>
          <w:rFonts w:ascii="Times New Roman" w:cs="Times New Roman" w:eastAsia="Times New Roman" w:hAnsi="Times New Roman"/>
          <w:b w:val="1"/>
          <w:bCs w:val="1"/>
          <w:rtl w:val="0"/>
        </w:rPr>
        <w:t xml:space="preserve">usually eliminated first</w:t>
      </w:r>
      <w:r w:rsidDel="00000000" w:rsidR="00000000" w:rsidRPr="00000000">
        <w:rPr>
          <w:rFonts w:ascii="Times New Roman" w:cs="Times New Roman" w:eastAsia="Times New Roman" w:hAnsi="Times New Roman"/>
          <w:rtl w:val="0"/>
        </w:rPr>
        <w:t xml:space="preserve"> in sugar-alcohol-sensitive patients.</w:t>
      </w:r>
    </w:p>
    <w:p w:rsidR="00000000" w:rsidDel="00000000" w:rsidP="00000000" w:rsidRDefault="00000000" w:rsidRPr="00000000" w14:paraId="00000C5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kotmodn4qbwr" w:id="352"/>
      <w:bookmarkEnd w:id="352"/>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C58">
      <w:pPr>
        <w:numPr>
          <w:ilvl w:val="0"/>
          <w:numId w:val="15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intestine absorption limited</w:t>
        <w:br w:type="textWrapping"/>
      </w:r>
    </w:p>
    <w:p w:rsidR="00000000" w:rsidDel="00000000" w:rsidP="00000000" w:rsidRDefault="00000000" w:rsidRPr="00000000" w14:paraId="00000C59">
      <w:pPr>
        <w:numPr>
          <w:ilvl w:val="0"/>
          <w:numId w:val="15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Unabsorbed portion reaches colon</w:t>
        <w:br w:type="textWrapping"/>
      </w:r>
    </w:p>
    <w:p w:rsidR="00000000" w:rsidDel="00000000" w:rsidP="00000000" w:rsidRDefault="00000000" w:rsidRPr="00000000" w14:paraId="00000C5A">
      <w:pPr>
        <w:numPr>
          <w:ilvl w:val="0"/>
          <w:numId w:val="15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Bacterial fermentation → gas and short-chain acids</w:t>
        <w:br w:type="textWrapping"/>
      </w:r>
    </w:p>
    <w:p w:rsidR="00000000" w:rsidDel="00000000" w:rsidP="00000000" w:rsidRDefault="00000000" w:rsidRPr="00000000" w14:paraId="00000C5B">
      <w:pPr>
        <w:numPr>
          <w:ilvl w:val="0"/>
          <w:numId w:val="15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Osmotic diarrhea common</w:t>
        <w:br w:type="textWrapping"/>
      </w:r>
    </w:p>
    <w:p w:rsidR="00000000" w:rsidDel="00000000" w:rsidP="00000000" w:rsidRDefault="00000000" w:rsidRPr="00000000" w14:paraId="00000C5C">
      <w:pPr>
        <w:numPr>
          <w:ilvl w:val="0"/>
          <w:numId w:val="15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effect on blood sugar (metabolically “quiet”)</w:t>
        <w:br w:type="textWrapping"/>
      </w:r>
    </w:p>
    <w:p w:rsidR="00000000" w:rsidDel="00000000" w:rsidP="00000000" w:rsidRDefault="00000000" w:rsidRPr="00000000" w14:paraId="00000C5D">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Metabolically fine, </w:t>
      </w:r>
      <w:r w:rsidDel="00000000" w:rsidR="00000000" w:rsidRPr="00000000">
        <w:rPr>
          <w:rFonts w:ascii="Times New Roman" w:cs="Times New Roman" w:eastAsia="Times New Roman" w:hAnsi="Times New Roman"/>
          <w:b w:val="1"/>
          <w:bCs w:val="1"/>
          <w:rtl w:val="0"/>
        </w:rPr>
        <w:t xml:space="preserve">gastrointestinally loud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5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qi0lgq2ank2s" w:id="353"/>
      <w:bookmarkEnd w:id="353"/>
      <w:r w:rsidDel="00000000" w:rsidR="00000000" w:rsidRPr="00000000">
        <w:rPr>
          <w:rFonts w:ascii="Times New Roman" w:cs="Times New Roman" w:eastAsia="Times New Roman" w:hAnsi="Times New Roman"/>
          <w:b w:val="1"/>
          <w:bCs w:val="1"/>
          <w:color w:val="000000"/>
          <w:sz w:val="26"/>
          <w:szCs w:val="26"/>
          <w:rtl w:val="0"/>
        </w:rPr>
        <w:t xml:space="preserve">6. Chronic illness links (associations &amp; mechanisms)</w:t>
      </w:r>
    </w:p>
    <w:p w:rsidR="00000000" w:rsidDel="00000000" w:rsidP="00000000" w:rsidRDefault="00000000" w:rsidRPr="00000000" w14:paraId="00000C60">
      <w:pPr>
        <w:numPr>
          <w:ilvl w:val="0"/>
          <w:numId w:val="115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 flares</w:t>
      </w:r>
      <w:r w:rsidDel="00000000" w:rsidR="00000000" w:rsidRPr="00000000">
        <w:rPr>
          <w:rFonts w:ascii="Times New Roman" w:cs="Times New Roman" w:eastAsia="Times New Roman" w:hAnsi="Times New Roman"/>
          <w:rtl w:val="0"/>
        </w:rPr>
        <w:t xml:space="preserve"> (especially bloating/diarrhea)</w:t>
        <w:br w:type="textWrapping"/>
      </w:r>
    </w:p>
    <w:p w:rsidR="00000000" w:rsidDel="00000000" w:rsidP="00000000" w:rsidRDefault="00000000" w:rsidRPr="00000000" w14:paraId="00000C61">
      <w:pPr>
        <w:numPr>
          <w:ilvl w:val="0"/>
          <w:numId w:val="115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SIBO exacerbation</w:t>
        <w:br w:type="textWrapping"/>
      </w:r>
    </w:p>
    <w:p w:rsidR="00000000" w:rsidDel="00000000" w:rsidP="00000000" w:rsidRDefault="00000000" w:rsidRPr="00000000" w14:paraId="00000C62">
      <w:pPr>
        <w:numPr>
          <w:ilvl w:val="0"/>
          <w:numId w:val="115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Chronic abdominal pain</w:t>
        <w:br w:type="textWrapping"/>
      </w:r>
    </w:p>
    <w:p w:rsidR="00000000" w:rsidDel="00000000" w:rsidP="00000000" w:rsidRDefault="00000000" w:rsidRPr="00000000" w14:paraId="00000C63">
      <w:pPr>
        <w:numPr>
          <w:ilvl w:val="0"/>
          <w:numId w:val="115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malabsorption if consumed repeatedly in large amounts</w:t>
        <w:br w:type="textWrapping"/>
      </w:r>
    </w:p>
    <w:p w:rsidR="00000000" w:rsidDel="00000000" w:rsidP="00000000" w:rsidRDefault="00000000" w:rsidRPr="00000000" w14:paraId="00000C6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7l1ivz70i51a" w:id="354"/>
      <w:bookmarkEnd w:id="354"/>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C66">
      <w:pPr>
        <w:numPr>
          <w:ilvl w:val="0"/>
          <w:numId w:val="98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Sugar-free chocolates and candy</w:t>
        <w:br w:type="textWrapping"/>
      </w:r>
    </w:p>
    <w:p w:rsidR="00000000" w:rsidDel="00000000" w:rsidP="00000000" w:rsidRDefault="00000000" w:rsidRPr="00000000" w14:paraId="00000C67">
      <w:pPr>
        <w:numPr>
          <w:ilvl w:val="0"/>
          <w:numId w:val="98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Sugar-free baked goods</w:t>
        <w:br w:type="textWrapping"/>
      </w:r>
    </w:p>
    <w:p w:rsidR="00000000" w:rsidDel="00000000" w:rsidP="00000000" w:rsidRDefault="00000000" w:rsidRPr="00000000" w14:paraId="00000C68">
      <w:pPr>
        <w:numPr>
          <w:ilvl w:val="0"/>
          <w:numId w:val="98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Keto or diabetic desserts</w:t>
        <w:br w:type="textWrapping"/>
      </w:r>
    </w:p>
    <w:p w:rsidR="00000000" w:rsidDel="00000000" w:rsidP="00000000" w:rsidRDefault="00000000" w:rsidRPr="00000000" w14:paraId="00000C69">
      <w:pPr>
        <w:numPr>
          <w:ilvl w:val="0"/>
          <w:numId w:val="98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protein bars</w:t>
        <w:br w:type="textWrapping"/>
      </w:r>
    </w:p>
    <w:p w:rsidR="00000000" w:rsidDel="00000000" w:rsidP="00000000" w:rsidRDefault="00000000" w:rsidRPr="00000000" w14:paraId="00000C6A">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C6B">
      <w:pPr>
        <w:numPr>
          <w:ilvl w:val="0"/>
          <w:numId w:val="75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Maltitol</w:t>
        <w:br w:type="textWrapping"/>
      </w:r>
    </w:p>
    <w:p w:rsidR="00000000" w:rsidDel="00000000" w:rsidP="00000000" w:rsidRDefault="00000000" w:rsidRPr="00000000" w14:paraId="00000C6C">
      <w:pPr>
        <w:numPr>
          <w:ilvl w:val="0"/>
          <w:numId w:val="75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 alcohol</w:t>
        <w:br w:type="textWrapping"/>
      </w:r>
    </w:p>
    <w:p w:rsidR="00000000" w:rsidDel="00000000" w:rsidP="00000000" w:rsidRDefault="00000000" w:rsidRPr="00000000" w14:paraId="00000C6D">
      <w:pPr>
        <w:numPr>
          <w:ilvl w:val="0"/>
          <w:numId w:val="75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Polyol</w:t>
        <w:br w:type="textWrapping"/>
      </w:r>
    </w:p>
    <w:p w:rsidR="00000000" w:rsidDel="00000000" w:rsidP="00000000" w:rsidRDefault="00000000" w:rsidRPr="00000000" w14:paraId="00000C6E">
      <w:pPr>
        <w:spacing w:after="240" w:before="240"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Isomalt</w:t>
      </w:r>
    </w:p>
    <w:p w:rsidR="00000000" w:rsidDel="00000000" w:rsidP="00000000" w:rsidRDefault="00000000" w:rsidRPr="00000000" w14:paraId="00000C6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9y12rjzarhca" w:id="355"/>
      <w:bookmarkEnd w:id="355"/>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C70">
      <w:pPr>
        <w:numPr>
          <w:ilvl w:val="0"/>
          <w:numId w:val="80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w:t>
      </w:r>
      <w:r w:rsidDel="00000000" w:rsidR="00000000" w:rsidRPr="00000000">
        <w:rPr>
          <w:rFonts w:ascii="Times New Roman" w:cs="Times New Roman" w:eastAsia="Times New Roman" w:hAnsi="Times New Roman"/>
          <w:b w:val="1"/>
          <w:bCs w:val="1"/>
          <w:rtl w:val="0"/>
        </w:rPr>
        <w:t xml:space="preserve">bloating, gas, and diarrhea</w:t>
      </w:r>
      <w:r w:rsidDel="00000000" w:rsidR="00000000" w:rsidRPr="00000000">
        <w:rPr>
          <w:rFonts w:ascii="Times New Roman" w:cs="Times New Roman" w:eastAsia="Times New Roman" w:hAnsi="Times New Roman"/>
          <w:rtl w:val="0"/>
        </w:rPr>
        <w:t xml:space="preserve">, especially in sensitive individuals</w:t>
        <w:br w:type="textWrapping"/>
      </w:r>
    </w:p>
    <w:p w:rsidR="00000000" w:rsidDel="00000000" w:rsidP="00000000" w:rsidRDefault="00000000" w:rsidRPr="00000000" w14:paraId="00000C71">
      <w:pPr>
        <w:numPr>
          <w:ilvl w:val="0"/>
          <w:numId w:val="80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found in </w:t>
      </w:r>
      <w:r w:rsidDel="00000000" w:rsidR="00000000" w:rsidRPr="00000000">
        <w:rPr>
          <w:rFonts w:ascii="Times New Roman" w:cs="Times New Roman" w:eastAsia="Times New Roman" w:hAnsi="Times New Roman"/>
          <w:b w:val="1"/>
          <w:bCs w:val="1"/>
          <w:rtl w:val="0"/>
        </w:rPr>
        <w:t xml:space="preserve">sugar-free candies, mints, and chocolates</w:t>
        <w:br w:type="textWrapping"/>
      </w:r>
    </w:p>
    <w:p w:rsidR="00000000" w:rsidDel="00000000" w:rsidP="00000000" w:rsidRDefault="00000000" w:rsidRPr="00000000" w14:paraId="00000C72">
      <w:pPr>
        <w:numPr>
          <w:ilvl w:val="0"/>
          <w:numId w:val="80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Slowly absorbed → fermented in colon → symptoms</w:t>
        <w:br w:type="textWrapping"/>
      </w:r>
    </w:p>
    <w:p w:rsidR="00000000" w:rsidDel="00000000" w:rsidP="00000000" w:rsidRDefault="00000000" w:rsidRPr="00000000" w14:paraId="00000C73">
      <w:pPr>
        <w:numPr>
          <w:ilvl w:val="0"/>
          <w:numId w:val="80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Commonly used in “diabetic-friendly” or “low-carb” products</w:t>
        <w:br w:type="textWrapping"/>
      </w:r>
    </w:p>
    <w:p w:rsidR="00000000" w:rsidDel="00000000" w:rsidP="00000000" w:rsidRDefault="00000000" w:rsidRPr="00000000" w14:paraId="00000C74">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gastrointestinal intolerance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75">
      <w:pPr>
        <w:spacing w:after="240" w:before="24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4n27ya7gn0na" w:id="356"/>
      <w:bookmarkEnd w:id="356"/>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C77">
      <w:pPr>
        <w:numPr>
          <w:ilvl w:val="0"/>
          <w:numId w:val="79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sugar alcohol</w:t>
      </w:r>
      <w:r w:rsidDel="00000000" w:rsidR="00000000" w:rsidRPr="00000000">
        <w:rPr>
          <w:rFonts w:ascii="Times New Roman" w:cs="Times New Roman" w:eastAsia="Times New Roman" w:hAnsi="Times New Roman"/>
          <w:rtl w:val="0"/>
        </w:rPr>
        <w:t xml:space="preserve"> derived from sucrose</w:t>
        <w:br w:type="textWrapping"/>
      </w:r>
    </w:p>
    <w:p w:rsidR="00000000" w:rsidDel="00000000" w:rsidP="00000000" w:rsidRDefault="00000000" w:rsidRPr="00000000" w14:paraId="00000C78">
      <w:pPr>
        <w:numPr>
          <w:ilvl w:val="0"/>
          <w:numId w:val="79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~45–65% as sweet as sugar</w:t>
        <w:br w:type="textWrapping"/>
      </w:r>
    </w:p>
    <w:p w:rsidR="00000000" w:rsidDel="00000000" w:rsidP="00000000" w:rsidRDefault="00000000" w:rsidRPr="00000000" w14:paraId="00000C79">
      <w:pPr>
        <w:numPr>
          <w:ilvl w:val="0"/>
          <w:numId w:val="79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Poorly absorbed in the small intestine</w:t>
        <w:br w:type="textWrapping"/>
      </w:r>
    </w:p>
    <w:p w:rsidR="00000000" w:rsidDel="00000000" w:rsidP="00000000" w:rsidRDefault="00000000" w:rsidRPr="00000000" w14:paraId="00000C7A">
      <w:pPr>
        <w:numPr>
          <w:ilvl w:val="0"/>
          <w:numId w:val="79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Slowly fermented by gut bacteria</w:t>
        <w:br w:type="textWrapping"/>
      </w:r>
    </w:p>
    <w:p w:rsidR="00000000" w:rsidDel="00000000" w:rsidP="00000000" w:rsidRDefault="00000000" w:rsidRPr="00000000" w14:paraId="00000C7B">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chemically </w:t>
      </w:r>
      <w:r w:rsidDel="00000000" w:rsidR="00000000" w:rsidRPr="00000000">
        <w:rPr>
          <w:rFonts w:ascii="Times New Roman" w:cs="Times New Roman" w:eastAsia="Times New Roman" w:hAnsi="Times New Roman"/>
          <w:b w:val="1"/>
          <w:bCs w:val="1"/>
          <w:rtl w:val="0"/>
        </w:rPr>
        <w:t xml:space="preserve">more stable than other polyols</w:t>
      </w:r>
      <w:r w:rsidDel="00000000" w:rsidR="00000000" w:rsidRPr="00000000">
        <w:rPr>
          <w:rFonts w:ascii="Times New Roman" w:cs="Times New Roman" w:eastAsia="Times New Roman" w:hAnsi="Times New Roman"/>
          <w:rtl w:val="0"/>
        </w:rPr>
        <w:t xml:space="preserve"> but still fermentable.</w:t>
      </w:r>
    </w:p>
    <w:p w:rsidR="00000000" w:rsidDel="00000000" w:rsidP="00000000" w:rsidRDefault="00000000" w:rsidRPr="00000000" w14:paraId="00000C7C">
      <w:pPr>
        <w:spacing w:after="240" w:before="24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k89nf156qasu" w:id="357"/>
      <w:bookmarkEnd w:id="357"/>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C7E">
      <w:pPr>
        <w:numPr>
          <w:ilvl w:val="0"/>
          <w:numId w:val="4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sweetness and bulk</w:t>
        <w:br w:type="textWrapping"/>
      </w:r>
    </w:p>
    <w:p w:rsidR="00000000" w:rsidDel="00000000" w:rsidP="00000000" w:rsidRDefault="00000000" w:rsidRPr="00000000" w14:paraId="00000C7F">
      <w:pPr>
        <w:numPr>
          <w:ilvl w:val="0"/>
          <w:numId w:val="4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Heat-stable → good for candies and chocolates</w:t>
        <w:br w:type="textWrapping"/>
      </w:r>
    </w:p>
    <w:p w:rsidR="00000000" w:rsidDel="00000000" w:rsidP="00000000" w:rsidRDefault="00000000" w:rsidRPr="00000000" w14:paraId="00000C80">
      <w:pPr>
        <w:numPr>
          <w:ilvl w:val="0"/>
          <w:numId w:val="4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Doesn’t spike blood sugar much</w:t>
        <w:br w:type="textWrapping"/>
      </w:r>
    </w:p>
    <w:p w:rsidR="00000000" w:rsidDel="00000000" w:rsidP="00000000" w:rsidRDefault="00000000" w:rsidRPr="00000000" w14:paraId="00000C81">
      <w:pPr>
        <w:numPr>
          <w:ilvl w:val="0"/>
          <w:numId w:val="4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Resistant to crystallization → smooth texture</w:t>
        <w:br w:type="textWrapping"/>
      </w:r>
    </w:p>
    <w:p w:rsidR="00000000" w:rsidDel="00000000" w:rsidP="00000000" w:rsidRDefault="00000000" w:rsidRPr="00000000" w14:paraId="00000C82">
      <w:pPr>
        <w:numPr>
          <w:ilvl w:val="0"/>
          <w:numId w:val="4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“tooth-friendly”</w:t>
        <w:br w:type="textWrapping"/>
      </w:r>
    </w:p>
    <w:p w:rsidR="00000000" w:rsidDel="00000000" w:rsidP="00000000" w:rsidRDefault="00000000" w:rsidRPr="00000000" w14:paraId="00000C83">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primarily a </w:t>
      </w:r>
      <w:r w:rsidDel="00000000" w:rsidR="00000000" w:rsidRPr="00000000">
        <w:rPr>
          <w:rFonts w:ascii="Times New Roman" w:cs="Times New Roman" w:eastAsia="Times New Roman" w:hAnsi="Times New Roman"/>
          <w:b w:val="1"/>
          <w:bCs w:val="1"/>
          <w:rtl w:val="0"/>
        </w:rPr>
        <w:t xml:space="preserve">textural and marketing ingredient</w:t>
      </w:r>
      <w:r w:rsidDel="00000000" w:rsidR="00000000" w:rsidRPr="00000000">
        <w:rPr>
          <w:rFonts w:ascii="Times New Roman" w:cs="Times New Roman" w:eastAsia="Times New Roman" w:hAnsi="Times New Roman"/>
          <w:rtl w:val="0"/>
        </w:rPr>
        <w:t xml:space="preserve">, not digestive-friendly.</w:t>
      </w:r>
    </w:p>
    <w:p w:rsidR="00000000" w:rsidDel="00000000" w:rsidP="00000000" w:rsidRDefault="00000000" w:rsidRPr="00000000" w14:paraId="00000C84">
      <w:pPr>
        <w:spacing w:after="240" w:before="24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mw73wz85l9si" w:id="358"/>
      <w:bookmarkEnd w:id="358"/>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caution</w:t>
      </w:r>
    </w:p>
    <w:p w:rsidR="00000000" w:rsidDel="00000000" w:rsidP="00000000" w:rsidRDefault="00000000" w:rsidRPr="00000000" w14:paraId="00000C86">
      <w:pPr>
        <w:numPr>
          <w:ilvl w:val="0"/>
          <w:numId w:val="34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Osmotic pull → diarrhea</w:t>
        <w:br w:type="textWrapping"/>
      </w:r>
    </w:p>
    <w:p w:rsidR="00000000" w:rsidDel="00000000" w:rsidP="00000000" w:rsidRDefault="00000000" w:rsidRPr="00000000" w14:paraId="00000C87">
      <w:pPr>
        <w:numPr>
          <w:ilvl w:val="0"/>
          <w:numId w:val="34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Fermentation → bloating and gas</w:t>
        <w:br w:type="textWrapping"/>
      </w:r>
    </w:p>
    <w:p w:rsidR="00000000" w:rsidDel="00000000" w:rsidP="00000000" w:rsidRDefault="00000000" w:rsidRPr="00000000" w14:paraId="00000C88">
      <w:pPr>
        <w:numPr>
          <w:ilvl w:val="0"/>
          <w:numId w:val="34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consumed unknowingly in sugar-free candies</w:t>
        <w:br w:type="textWrapping"/>
      </w:r>
    </w:p>
    <w:p w:rsidR="00000000" w:rsidDel="00000000" w:rsidP="00000000" w:rsidRDefault="00000000" w:rsidRPr="00000000" w14:paraId="00000C89">
      <w:pPr>
        <w:numPr>
          <w:ilvl w:val="0"/>
          <w:numId w:val="34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trigger IBS/SIBO flares at small doses</w:t>
        <w:br w:type="textWrapping"/>
      </w:r>
    </w:p>
    <w:p w:rsidR="00000000" w:rsidDel="00000000" w:rsidP="00000000" w:rsidRDefault="00000000" w:rsidRPr="00000000" w14:paraId="00000C8A">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isomalt is </w:t>
      </w:r>
      <w:r w:rsidDel="00000000" w:rsidR="00000000" w:rsidRPr="00000000">
        <w:rPr>
          <w:rFonts w:ascii="Times New Roman" w:cs="Times New Roman" w:eastAsia="Times New Roman" w:hAnsi="Times New Roman"/>
          <w:b w:val="1"/>
          <w:bCs w:val="1"/>
          <w:rtl w:val="0"/>
        </w:rPr>
        <w:t xml:space="preserve">often eliminated along with other polyols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8B">
      <w:pPr>
        <w:spacing w:after="240" w:before="24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c2z4nutpdptc" w:id="359"/>
      <w:bookmarkEnd w:id="359"/>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C8D">
      <w:pPr>
        <w:numPr>
          <w:ilvl w:val="0"/>
          <w:numId w:val="7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Absorption limited → small intestine</w:t>
        <w:br w:type="textWrapping"/>
      </w:r>
    </w:p>
    <w:p w:rsidR="00000000" w:rsidDel="00000000" w:rsidP="00000000" w:rsidRDefault="00000000" w:rsidRPr="00000000" w14:paraId="00000C8E">
      <w:pPr>
        <w:numPr>
          <w:ilvl w:val="0"/>
          <w:numId w:val="7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Fermented in colon → gas and short-chain fatty acids</w:t>
        <w:br w:type="textWrapping"/>
      </w:r>
    </w:p>
    <w:p w:rsidR="00000000" w:rsidDel="00000000" w:rsidP="00000000" w:rsidRDefault="00000000" w:rsidRPr="00000000" w14:paraId="00000C8F">
      <w:pPr>
        <w:numPr>
          <w:ilvl w:val="0"/>
          <w:numId w:val="7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Osmotic effect → draws water into stool</w:t>
        <w:br w:type="textWrapping"/>
      </w:r>
    </w:p>
    <w:p w:rsidR="00000000" w:rsidDel="00000000" w:rsidP="00000000" w:rsidRDefault="00000000" w:rsidRPr="00000000" w14:paraId="00000C90">
      <w:pPr>
        <w:numPr>
          <w:ilvl w:val="0"/>
          <w:numId w:val="7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insulin/glucose impact</w:t>
        <w:br w:type="textWrapping"/>
      </w:r>
    </w:p>
    <w:p w:rsidR="00000000" w:rsidDel="00000000" w:rsidP="00000000" w:rsidRDefault="00000000" w:rsidRPr="00000000" w14:paraId="00000C91">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Metabolically neutral, </w:t>
      </w:r>
      <w:r w:rsidDel="00000000" w:rsidR="00000000" w:rsidRPr="00000000">
        <w:rPr>
          <w:rFonts w:ascii="Times New Roman" w:cs="Times New Roman" w:eastAsia="Times New Roman" w:hAnsi="Times New Roman"/>
          <w:b w:val="1"/>
          <w:bCs w:val="1"/>
          <w:rtl w:val="0"/>
        </w:rPr>
        <w:t xml:space="preserve">GI-active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92">
      <w:pPr>
        <w:spacing w:after="240" w:before="24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gj5vmjgaom8p" w:id="360"/>
      <w:bookmarkEnd w:id="360"/>
      <w:r w:rsidDel="00000000" w:rsidR="00000000" w:rsidRPr="00000000">
        <w:rPr>
          <w:rFonts w:ascii="Times New Roman" w:cs="Times New Roman" w:eastAsia="Times New Roman" w:hAnsi="Times New Roman"/>
          <w:b w:val="1"/>
          <w:bCs w:val="1"/>
          <w:color w:val="000000"/>
          <w:sz w:val="26"/>
          <w:szCs w:val="26"/>
          <w:rtl w:val="0"/>
        </w:rPr>
        <w:t xml:space="preserve">6. Chronic illness links (associations &amp; mechanisms)</w:t>
      </w:r>
    </w:p>
    <w:p w:rsidR="00000000" w:rsidDel="00000000" w:rsidP="00000000" w:rsidRDefault="00000000" w:rsidRPr="00000000" w14:paraId="00000C94">
      <w:pPr>
        <w:numPr>
          <w:ilvl w:val="0"/>
          <w:numId w:val="15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 flares</w:t>
      </w:r>
      <w:r w:rsidDel="00000000" w:rsidR="00000000" w:rsidRPr="00000000">
        <w:rPr>
          <w:rFonts w:ascii="Times New Roman" w:cs="Times New Roman" w:eastAsia="Times New Roman" w:hAnsi="Times New Roman"/>
          <w:rtl w:val="0"/>
        </w:rPr>
        <w:t xml:space="preserve"> (bloating, cramping, diarrhea)</w:t>
        <w:br w:type="textWrapping"/>
      </w:r>
    </w:p>
    <w:p w:rsidR="00000000" w:rsidDel="00000000" w:rsidP="00000000" w:rsidRDefault="00000000" w:rsidRPr="00000000" w14:paraId="00000C95">
      <w:pPr>
        <w:numPr>
          <w:ilvl w:val="0"/>
          <w:numId w:val="15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SIBO symptom exacerbation</w:t>
        <w:br w:type="textWrapping"/>
      </w:r>
    </w:p>
    <w:p w:rsidR="00000000" w:rsidDel="00000000" w:rsidP="00000000" w:rsidRDefault="00000000" w:rsidRPr="00000000" w14:paraId="00000C96">
      <w:pPr>
        <w:numPr>
          <w:ilvl w:val="0"/>
          <w:numId w:val="15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Chronic bloating and discomfort</w:t>
        <w:br w:type="textWrapping"/>
      </w:r>
    </w:p>
    <w:p w:rsidR="00000000" w:rsidDel="00000000" w:rsidP="00000000" w:rsidRDefault="00000000" w:rsidRPr="00000000" w14:paraId="00000C97">
      <w:pPr>
        <w:numPr>
          <w:ilvl w:val="0"/>
          <w:numId w:val="15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Rarely: abdominal pain from overuse</w:t>
        <w:br w:type="textWrapping"/>
      </w:r>
    </w:p>
    <w:p w:rsidR="00000000" w:rsidDel="00000000" w:rsidP="00000000" w:rsidRDefault="00000000" w:rsidRPr="00000000" w14:paraId="00000C98">
      <w:pPr>
        <w:spacing w:after="240" w:before="24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cp2xxslti1ll" w:id="361"/>
      <w:bookmarkEnd w:id="361"/>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C9A">
      <w:pPr>
        <w:numPr>
          <w:ilvl w:val="0"/>
          <w:numId w:val="107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Sugar-free chocolates and candies</w:t>
        <w:br w:type="textWrapping"/>
      </w:r>
    </w:p>
    <w:p w:rsidR="00000000" w:rsidDel="00000000" w:rsidP="00000000" w:rsidRDefault="00000000" w:rsidRPr="00000000" w14:paraId="00000C9B">
      <w:pPr>
        <w:numPr>
          <w:ilvl w:val="0"/>
          <w:numId w:val="107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Mints and throat lozenges</w:t>
        <w:br w:type="textWrapping"/>
      </w:r>
    </w:p>
    <w:p w:rsidR="00000000" w:rsidDel="00000000" w:rsidP="00000000" w:rsidRDefault="00000000" w:rsidRPr="00000000" w14:paraId="00000C9C">
      <w:pPr>
        <w:numPr>
          <w:ilvl w:val="0"/>
          <w:numId w:val="107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Low-carb or diabetic-friendly baked goods</w:t>
        <w:br w:type="textWrapping"/>
      </w:r>
    </w:p>
    <w:p w:rsidR="00000000" w:rsidDel="00000000" w:rsidP="00000000" w:rsidRDefault="00000000" w:rsidRPr="00000000" w14:paraId="00000C9D">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C9E">
      <w:pPr>
        <w:numPr>
          <w:ilvl w:val="0"/>
          <w:numId w:val="99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Isomalt</w:t>
        <w:br w:type="textWrapping"/>
      </w:r>
    </w:p>
    <w:p w:rsidR="00000000" w:rsidDel="00000000" w:rsidP="00000000" w:rsidRDefault="00000000" w:rsidRPr="00000000" w14:paraId="00000C9F">
      <w:pPr>
        <w:numPr>
          <w:ilvl w:val="0"/>
          <w:numId w:val="99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 alcohol</w:t>
        <w:br w:type="textWrapping"/>
      </w:r>
    </w:p>
    <w:p w:rsidR="00000000" w:rsidDel="00000000" w:rsidP="00000000" w:rsidRDefault="00000000" w:rsidRPr="00000000" w14:paraId="00000CA0">
      <w:pPr>
        <w:numPr>
          <w:ilvl w:val="0"/>
          <w:numId w:val="99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Polyol</w:t>
      </w:r>
    </w:p>
    <w:p w:rsidR="00000000" w:rsidDel="00000000" w:rsidP="00000000" w:rsidRDefault="00000000" w:rsidRPr="00000000" w14:paraId="00000CA1">
      <w:pPr>
        <w:spacing w:after="240" w:before="240"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2">
      <w:pPr>
        <w:pStyle w:val="Heading2"/>
        <w:keepNext w:val="0"/>
        <w:keepLines w:val="0"/>
        <w:spacing w:after="0" w:before="200" w:line="211.05847058823528" w:lineRule="auto"/>
        <w:rPr>
          <w:rFonts w:ascii="Calibri" w:cs="Calibri" w:eastAsia="Calibri" w:hAnsi="Calibri"/>
          <w:b w:val="1"/>
          <w:bCs w:val="1"/>
          <w:color w:val="0000ff"/>
          <w:sz w:val="40"/>
          <w:szCs w:val="40"/>
          <w:u w:val="single"/>
        </w:rPr>
      </w:pPr>
      <w:bookmarkStart w:colFirst="0" w:colLast="0" w:name="_b1twd2yi4qam" w:id="362"/>
      <w:bookmarkEnd w:id="362"/>
      <w:r w:rsidDel="00000000" w:rsidR="00000000" w:rsidRPr="00000000">
        <w:rPr>
          <w:rFonts w:ascii="Calibri" w:cs="Calibri" w:eastAsia="Calibri" w:hAnsi="Calibri"/>
          <w:b w:val="1"/>
          <w:bCs w:val="1"/>
          <w:color w:val="0000ff"/>
          <w:sz w:val="40"/>
          <w:szCs w:val="40"/>
          <w:u w:val="single"/>
          <w:rtl w:val="0"/>
        </w:rPr>
        <w:t xml:space="preserve">Added Sugars (Hidden Forms)</w:t>
      </w:r>
    </w:p>
    <w:p w:rsidR="00000000" w:rsidDel="00000000" w:rsidP="00000000" w:rsidRDefault="00000000" w:rsidRPr="00000000" w14:paraId="00000CA3">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Cane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ff0000"/>
          <w:sz w:val="30"/>
          <w:szCs w:val="30"/>
          <w:u w:val="single"/>
          <w:rtl w:val="0"/>
        </w:rPr>
        <w:t xml:space="preserve">sugar</w:t>
      </w:r>
    </w:p>
    <w:p w:rsidR="00000000" w:rsidDel="00000000" w:rsidP="00000000" w:rsidRDefault="00000000" w:rsidRPr="00000000" w14:paraId="00000CA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gp01kq3h9kp" w:id="363"/>
      <w:bookmarkEnd w:id="363"/>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CA5">
      <w:pPr>
        <w:numPr>
          <w:ilvl w:val="0"/>
          <w:numId w:val="96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 glycemic load</w:t>
      </w:r>
      <w:r w:rsidDel="00000000" w:rsidR="00000000" w:rsidRPr="00000000">
        <w:rPr>
          <w:rFonts w:ascii="Cardo" w:cs="Cardo" w:eastAsia="Cardo" w:hAnsi="Cardo"/>
          <w:rtl w:val="0"/>
        </w:rPr>
        <w:t xml:space="preserve"> → spikes blood sugar and insulin</w:t>
        <w:br w:type="textWrapping"/>
      </w:r>
    </w:p>
    <w:p w:rsidR="00000000" w:rsidDel="00000000" w:rsidP="00000000" w:rsidRDefault="00000000" w:rsidRPr="00000000" w14:paraId="00000CA6">
      <w:pPr>
        <w:numPr>
          <w:ilvl w:val="0"/>
          <w:numId w:val="96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Contributes to </w:t>
      </w:r>
      <w:r w:rsidDel="00000000" w:rsidR="00000000" w:rsidRPr="00000000">
        <w:rPr>
          <w:rFonts w:ascii="Times New Roman" w:cs="Times New Roman" w:eastAsia="Times New Roman" w:hAnsi="Times New Roman"/>
          <w:b w:val="1"/>
          <w:bCs w:val="1"/>
          <w:rtl w:val="0"/>
        </w:rPr>
        <w:t xml:space="preserve">weight gain, metabolic syndrome, and diabetes risk</w:t>
        <w:br w:type="textWrapping"/>
      </w:r>
    </w:p>
    <w:p w:rsidR="00000000" w:rsidDel="00000000" w:rsidP="00000000" w:rsidRDefault="00000000" w:rsidRPr="00000000" w14:paraId="00000CA7">
      <w:pPr>
        <w:numPr>
          <w:ilvl w:val="0"/>
          <w:numId w:val="96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worsen </w:t>
      </w:r>
      <w:r w:rsidDel="00000000" w:rsidR="00000000" w:rsidRPr="00000000">
        <w:rPr>
          <w:rFonts w:ascii="Times New Roman" w:cs="Times New Roman" w:eastAsia="Times New Roman" w:hAnsi="Times New Roman"/>
          <w:b w:val="1"/>
          <w:bCs w:val="1"/>
          <w:rtl w:val="0"/>
        </w:rPr>
        <w:t xml:space="preserve">inflammation and fatty liver</w:t>
        <w:br w:type="textWrapping"/>
      </w:r>
    </w:p>
    <w:p w:rsidR="00000000" w:rsidDel="00000000" w:rsidP="00000000" w:rsidRDefault="00000000" w:rsidRPr="00000000" w14:paraId="00000CA8">
      <w:pPr>
        <w:numPr>
          <w:ilvl w:val="0"/>
          <w:numId w:val="96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hidden in processed foods under many names</w:t>
        <w:br w:type="textWrapping"/>
      </w:r>
    </w:p>
    <w:p w:rsidR="00000000" w:rsidDel="00000000" w:rsidP="00000000" w:rsidRDefault="00000000" w:rsidRPr="00000000" w14:paraId="00000CA9">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for </w:t>
      </w:r>
      <w:r w:rsidDel="00000000" w:rsidR="00000000" w:rsidRPr="00000000">
        <w:rPr>
          <w:rFonts w:ascii="Times New Roman" w:cs="Times New Roman" w:eastAsia="Times New Roman" w:hAnsi="Times New Roman"/>
          <w:b w:val="1"/>
          <w:bCs w:val="1"/>
          <w:rtl w:val="0"/>
        </w:rPr>
        <w:t xml:space="preserve">metabolic, not gastrointestinal</w:t>
      </w:r>
      <w:r w:rsidDel="00000000" w:rsidR="00000000" w:rsidRPr="00000000">
        <w:rPr>
          <w:rFonts w:ascii="Times New Roman" w:cs="Times New Roman" w:eastAsia="Times New Roman" w:hAnsi="Times New Roman"/>
          <w:rtl w:val="0"/>
        </w:rPr>
        <w:t xml:space="preserve">, effects.</w:t>
      </w:r>
    </w:p>
    <w:p w:rsidR="00000000" w:rsidDel="00000000" w:rsidP="00000000" w:rsidRDefault="00000000" w:rsidRPr="00000000" w14:paraId="00000CA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731ncopusp78" w:id="364"/>
      <w:bookmarkEnd w:id="364"/>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CAC">
      <w:pPr>
        <w:numPr>
          <w:ilvl w:val="0"/>
          <w:numId w:val="33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Disaccharide</w:t>
      </w:r>
      <w:r w:rsidDel="00000000" w:rsidR="00000000" w:rsidRPr="00000000">
        <w:rPr>
          <w:rFonts w:ascii="Times New Roman" w:cs="Times New Roman" w:eastAsia="Times New Roman" w:hAnsi="Times New Roman"/>
          <w:rtl w:val="0"/>
        </w:rPr>
        <w:t xml:space="preserve"> made of </w:t>
      </w:r>
      <w:r w:rsidDel="00000000" w:rsidR="00000000" w:rsidRPr="00000000">
        <w:rPr>
          <w:rFonts w:ascii="Times New Roman" w:cs="Times New Roman" w:eastAsia="Times New Roman" w:hAnsi="Times New Roman"/>
          <w:b w:val="1"/>
          <w:bCs w:val="1"/>
          <w:rtl w:val="0"/>
        </w:rPr>
        <w:t xml:space="preserve">glucose + fructose</w:t>
        <w:br w:type="textWrapping"/>
      </w:r>
    </w:p>
    <w:p w:rsidR="00000000" w:rsidDel="00000000" w:rsidP="00000000" w:rsidRDefault="00000000" w:rsidRPr="00000000" w14:paraId="00000CAD">
      <w:pPr>
        <w:numPr>
          <w:ilvl w:val="0"/>
          <w:numId w:val="33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Extracted from sugarcane (sometimes sugar beets)</w:t>
        <w:br w:type="textWrapping"/>
      </w:r>
    </w:p>
    <w:p w:rsidR="00000000" w:rsidDel="00000000" w:rsidP="00000000" w:rsidRDefault="00000000" w:rsidRPr="00000000" w14:paraId="00000CAE">
      <w:pPr>
        <w:numPr>
          <w:ilvl w:val="0"/>
          <w:numId w:val="33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caloric sweetener</w:t>
        <w:br w:type="textWrapping"/>
      </w:r>
    </w:p>
    <w:p w:rsidR="00000000" w:rsidDel="00000000" w:rsidP="00000000" w:rsidRDefault="00000000" w:rsidRPr="00000000" w14:paraId="00000CAF">
      <w:pPr>
        <w:numPr>
          <w:ilvl w:val="0"/>
          <w:numId w:val="33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metabolized for energy</w:t>
        <w:br w:type="textWrapping"/>
      </w:r>
    </w:p>
    <w:p w:rsidR="00000000" w:rsidDel="00000000" w:rsidP="00000000" w:rsidRDefault="00000000" w:rsidRPr="00000000" w14:paraId="00000CB0">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Cane sugar is </w:t>
      </w:r>
      <w:r w:rsidDel="00000000" w:rsidR="00000000" w:rsidRPr="00000000">
        <w:rPr>
          <w:rFonts w:ascii="Times New Roman" w:cs="Times New Roman" w:eastAsia="Times New Roman" w:hAnsi="Times New Roman"/>
          <w:b w:val="1"/>
          <w:bCs w:val="1"/>
          <w:rtl w:val="0"/>
        </w:rPr>
        <w:t xml:space="preserve">chemically simple and digestible</w:t>
      </w:r>
      <w:r w:rsidDel="00000000" w:rsidR="00000000" w:rsidRPr="00000000">
        <w:rPr>
          <w:rFonts w:ascii="Times New Roman" w:cs="Times New Roman" w:eastAsia="Times New Roman" w:hAnsi="Times New Roman"/>
          <w:rtl w:val="0"/>
        </w:rPr>
        <w:t xml:space="preserve">, unlike artificial sweeteners.</w:t>
      </w:r>
    </w:p>
    <w:p w:rsidR="00000000" w:rsidDel="00000000" w:rsidP="00000000" w:rsidRDefault="00000000" w:rsidRPr="00000000" w14:paraId="00000CB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gdt4dy45lpcb" w:id="365"/>
      <w:bookmarkEnd w:id="365"/>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CB3">
      <w:pPr>
        <w:numPr>
          <w:ilvl w:val="0"/>
          <w:numId w:val="22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sweetness, bulk, and browning</w:t>
        <w:br w:type="textWrapping"/>
      </w:r>
    </w:p>
    <w:p w:rsidR="00000000" w:rsidDel="00000000" w:rsidP="00000000" w:rsidRDefault="00000000" w:rsidRPr="00000000" w14:paraId="00000CB4">
      <w:pPr>
        <w:numPr>
          <w:ilvl w:val="0"/>
          <w:numId w:val="22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Cheap and widely available</w:t>
        <w:br w:type="textWrapping"/>
      </w:r>
    </w:p>
    <w:p w:rsidR="00000000" w:rsidDel="00000000" w:rsidP="00000000" w:rsidRDefault="00000000" w:rsidRPr="00000000" w14:paraId="00000CB5">
      <w:pPr>
        <w:numPr>
          <w:ilvl w:val="0"/>
          <w:numId w:val="22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in almost all baked goods, beverages, and processed foods</w:t>
        <w:br w:type="textWrapping"/>
      </w:r>
    </w:p>
    <w:p w:rsidR="00000000" w:rsidDel="00000000" w:rsidP="00000000" w:rsidRDefault="00000000" w:rsidRPr="00000000" w14:paraId="00000CB6">
      <w:pPr>
        <w:numPr>
          <w:ilvl w:val="0"/>
          <w:numId w:val="22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Essential for fermentation and texture in baked goods</w:t>
        <w:br w:type="textWrapping"/>
      </w:r>
    </w:p>
    <w:p w:rsidR="00000000" w:rsidDel="00000000" w:rsidP="00000000" w:rsidRDefault="00000000" w:rsidRPr="00000000" w14:paraId="00000CB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the </w:t>
      </w:r>
      <w:r w:rsidDel="00000000" w:rsidR="00000000" w:rsidRPr="00000000">
        <w:rPr>
          <w:rFonts w:ascii="Times New Roman" w:cs="Times New Roman" w:eastAsia="Times New Roman" w:hAnsi="Times New Roman"/>
          <w:b w:val="1"/>
          <w:bCs w:val="1"/>
          <w:rtl w:val="0"/>
        </w:rPr>
        <w:t xml:space="preserve">industry standard sugar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B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4nj9rmjw69r" w:id="366"/>
      <w:bookmarkEnd w:id="366"/>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limiting it</w:t>
      </w:r>
    </w:p>
    <w:p w:rsidR="00000000" w:rsidDel="00000000" w:rsidP="00000000" w:rsidRDefault="00000000" w:rsidRPr="00000000" w14:paraId="00000CBA">
      <w:pPr>
        <w:numPr>
          <w:ilvl w:val="0"/>
          <w:numId w:val="11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 intake → </w:t>
      </w:r>
      <w:r w:rsidDel="00000000" w:rsidR="00000000" w:rsidRPr="00000000">
        <w:rPr>
          <w:rFonts w:ascii="Times New Roman" w:cs="Times New Roman" w:eastAsia="Times New Roman" w:hAnsi="Times New Roman"/>
          <w:b w:val="1"/>
          <w:bCs w:val="1"/>
          <w:rtl w:val="0"/>
        </w:rPr>
        <w:t xml:space="preserve">insulin resistance, obesity, and type 2 diabetes</w:t>
        <w:br w:type="textWrapping"/>
      </w:r>
    </w:p>
    <w:p w:rsidR="00000000" w:rsidDel="00000000" w:rsidP="00000000" w:rsidRDefault="00000000" w:rsidRPr="00000000" w14:paraId="00000CBB">
      <w:pPr>
        <w:numPr>
          <w:ilvl w:val="0"/>
          <w:numId w:val="11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Promotes </w:t>
      </w:r>
      <w:r w:rsidDel="00000000" w:rsidR="00000000" w:rsidRPr="00000000">
        <w:rPr>
          <w:rFonts w:ascii="Times New Roman" w:cs="Times New Roman" w:eastAsia="Times New Roman" w:hAnsi="Times New Roman"/>
          <w:b w:val="1"/>
          <w:bCs w:val="1"/>
          <w:rtl w:val="0"/>
        </w:rPr>
        <w:t xml:space="preserve">chronic inflammation</w:t>
        <w:br w:type="textWrapping"/>
      </w:r>
    </w:p>
    <w:p w:rsidR="00000000" w:rsidDel="00000000" w:rsidP="00000000" w:rsidRDefault="00000000" w:rsidRPr="00000000" w14:paraId="00000CBC">
      <w:pPr>
        <w:numPr>
          <w:ilvl w:val="0"/>
          <w:numId w:val="11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worsen </w:t>
      </w:r>
      <w:r w:rsidDel="00000000" w:rsidR="00000000" w:rsidRPr="00000000">
        <w:rPr>
          <w:rFonts w:ascii="Times New Roman" w:cs="Times New Roman" w:eastAsia="Times New Roman" w:hAnsi="Times New Roman"/>
          <w:b w:val="1"/>
          <w:bCs w:val="1"/>
          <w:rtl w:val="0"/>
        </w:rPr>
        <w:t xml:space="preserve">fatty liver, cardiovascular risk</w:t>
        <w:br w:type="textWrapping"/>
      </w:r>
    </w:p>
    <w:p w:rsidR="00000000" w:rsidDel="00000000" w:rsidP="00000000" w:rsidRDefault="00000000" w:rsidRPr="00000000" w14:paraId="00000CBD">
      <w:pPr>
        <w:numPr>
          <w:ilvl w:val="0"/>
          <w:numId w:val="11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Encourages </w:t>
      </w:r>
      <w:r w:rsidDel="00000000" w:rsidR="00000000" w:rsidRPr="00000000">
        <w:rPr>
          <w:rFonts w:ascii="Times New Roman" w:cs="Times New Roman" w:eastAsia="Times New Roman" w:hAnsi="Times New Roman"/>
          <w:b w:val="1"/>
          <w:bCs w:val="1"/>
          <w:rtl w:val="0"/>
        </w:rPr>
        <w:t xml:space="preserve">addictive sweet cravings</w:t>
        <w:br w:type="textWrapping"/>
      </w:r>
    </w:p>
    <w:p w:rsidR="00000000" w:rsidDel="00000000" w:rsidP="00000000" w:rsidRDefault="00000000" w:rsidRPr="00000000" w14:paraId="00000CBE">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cane sugar is </w:t>
      </w:r>
      <w:r w:rsidDel="00000000" w:rsidR="00000000" w:rsidRPr="00000000">
        <w:rPr>
          <w:rFonts w:ascii="Times New Roman" w:cs="Times New Roman" w:eastAsia="Times New Roman" w:hAnsi="Times New Roman"/>
          <w:b w:val="1"/>
          <w:bCs w:val="1"/>
          <w:rtl w:val="0"/>
        </w:rPr>
        <w:t xml:space="preserve">rarely recommended except in whole-food moderation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B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52uuiq85l9vs" w:id="367"/>
      <w:bookmarkEnd w:id="367"/>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CC1">
      <w:pPr>
        <w:numPr>
          <w:ilvl w:val="0"/>
          <w:numId w:val="52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Glucose → immediate energy; triggers insulin</w:t>
        <w:br w:type="textWrapping"/>
      </w:r>
    </w:p>
    <w:p w:rsidR="00000000" w:rsidDel="00000000" w:rsidP="00000000" w:rsidRDefault="00000000" w:rsidRPr="00000000" w14:paraId="00000CC2">
      <w:pPr>
        <w:numPr>
          <w:ilvl w:val="0"/>
          <w:numId w:val="52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Fructose → metabolized in liver → excess → fat accumulation</w:t>
        <w:br w:type="textWrapping"/>
      </w:r>
    </w:p>
    <w:p w:rsidR="00000000" w:rsidDel="00000000" w:rsidP="00000000" w:rsidRDefault="00000000" w:rsidRPr="00000000" w14:paraId="00000CC3">
      <w:pPr>
        <w:numPr>
          <w:ilvl w:val="0"/>
          <w:numId w:val="52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Overconsumption → spikes in blood sugar, insulin, triglycerides</w:t>
        <w:br w:type="textWrapping"/>
      </w:r>
    </w:p>
    <w:p w:rsidR="00000000" w:rsidDel="00000000" w:rsidP="00000000" w:rsidRDefault="00000000" w:rsidRPr="00000000" w14:paraId="00000CC4">
      <w:pPr>
        <w:numPr>
          <w:ilvl w:val="0"/>
          <w:numId w:val="52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promote </w:t>
      </w:r>
      <w:r w:rsidDel="00000000" w:rsidR="00000000" w:rsidRPr="00000000">
        <w:rPr>
          <w:rFonts w:ascii="Times New Roman" w:cs="Times New Roman" w:eastAsia="Times New Roman" w:hAnsi="Times New Roman"/>
          <w:b w:val="1"/>
          <w:bCs w:val="1"/>
          <w:rtl w:val="0"/>
        </w:rPr>
        <w:t xml:space="preserve">oxidative stress and inflammation</w:t>
        <w:br w:type="textWrapping"/>
      </w:r>
    </w:p>
    <w:p w:rsidR="00000000" w:rsidDel="00000000" w:rsidP="00000000" w:rsidRDefault="00000000" w:rsidRPr="00000000" w14:paraId="00000CC5">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Metabolically active — can drive chronic disease if consumed frequently.</w:t>
      </w:r>
    </w:p>
    <w:p w:rsidR="00000000" w:rsidDel="00000000" w:rsidP="00000000" w:rsidRDefault="00000000" w:rsidRPr="00000000" w14:paraId="00000CC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wxqpaenm8ei2" w:id="368"/>
      <w:bookmarkEnd w:id="368"/>
      <w:r w:rsidDel="00000000" w:rsidR="00000000" w:rsidRPr="00000000">
        <w:rPr>
          <w:rFonts w:ascii="Times New Roman" w:cs="Times New Roman" w:eastAsia="Times New Roman" w:hAnsi="Times New Roman"/>
          <w:b w:val="1"/>
          <w:bCs w:val="1"/>
          <w:color w:val="000000"/>
          <w:sz w:val="26"/>
          <w:szCs w:val="26"/>
          <w:rtl w:val="0"/>
        </w:rPr>
        <w:t xml:space="preserve">6. Chronic illness links (associations &amp; mechanisms)</w:t>
      </w:r>
    </w:p>
    <w:p w:rsidR="00000000" w:rsidDel="00000000" w:rsidP="00000000" w:rsidRDefault="00000000" w:rsidRPr="00000000" w14:paraId="00000CC8">
      <w:pPr>
        <w:numPr>
          <w:ilvl w:val="0"/>
          <w:numId w:val="74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2 diabetes / insulin resistance</w:t>
        <w:br w:type="textWrapping"/>
      </w:r>
    </w:p>
    <w:p w:rsidR="00000000" w:rsidDel="00000000" w:rsidP="00000000" w:rsidRDefault="00000000" w:rsidRPr="00000000" w14:paraId="00000CC9">
      <w:pPr>
        <w:numPr>
          <w:ilvl w:val="0"/>
          <w:numId w:val="74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Obesity / metabolic syndrome</w:t>
        <w:br w:type="textWrapping"/>
      </w:r>
    </w:p>
    <w:p w:rsidR="00000000" w:rsidDel="00000000" w:rsidP="00000000" w:rsidRDefault="00000000" w:rsidRPr="00000000" w14:paraId="00000CCA">
      <w:pPr>
        <w:numPr>
          <w:ilvl w:val="0"/>
          <w:numId w:val="74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Non-alcoholic fatty liver disease (NAFLD)</w:t>
        <w:br w:type="textWrapping"/>
      </w:r>
    </w:p>
    <w:p w:rsidR="00000000" w:rsidDel="00000000" w:rsidP="00000000" w:rsidRDefault="00000000" w:rsidRPr="00000000" w14:paraId="00000CCB">
      <w:pPr>
        <w:numPr>
          <w:ilvl w:val="0"/>
          <w:numId w:val="74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Heart disease / atherosclerosis</w:t>
        <w:br w:type="textWrapping"/>
      </w:r>
    </w:p>
    <w:p w:rsidR="00000000" w:rsidDel="00000000" w:rsidP="00000000" w:rsidRDefault="00000000" w:rsidRPr="00000000" w14:paraId="00000CCC">
      <w:pPr>
        <w:numPr>
          <w:ilvl w:val="0"/>
          <w:numId w:val="74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Chronic inflammation</w:t>
        <w:br w:type="textWrapping"/>
      </w:r>
    </w:p>
    <w:p w:rsidR="00000000" w:rsidDel="00000000" w:rsidP="00000000" w:rsidRDefault="00000000" w:rsidRPr="00000000" w14:paraId="00000CCD">
      <w:pPr>
        <w:numPr>
          <w:ilvl w:val="0"/>
          <w:numId w:val="74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exacerbate </w:t>
      </w:r>
      <w:r w:rsidDel="00000000" w:rsidR="00000000" w:rsidRPr="00000000">
        <w:rPr>
          <w:rFonts w:ascii="Times New Roman" w:cs="Times New Roman" w:eastAsia="Times New Roman" w:hAnsi="Times New Roman"/>
          <w:b w:val="1"/>
          <w:bCs w:val="1"/>
          <w:rtl w:val="0"/>
        </w:rPr>
        <w:t xml:space="preserve">autoimmune conditions</w:t>
      </w:r>
      <w:r w:rsidDel="00000000" w:rsidR="00000000" w:rsidRPr="00000000">
        <w:rPr>
          <w:rFonts w:ascii="Times New Roman" w:cs="Times New Roman" w:eastAsia="Times New Roman" w:hAnsi="Times New Roman"/>
          <w:rtl w:val="0"/>
        </w:rPr>
        <w:t xml:space="preserve"> via metabolic stress</w:t>
        <w:br w:type="textWrapping"/>
      </w:r>
    </w:p>
    <w:p w:rsidR="00000000" w:rsidDel="00000000" w:rsidP="00000000" w:rsidRDefault="00000000" w:rsidRPr="00000000" w14:paraId="00000CC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nmyd7lf1hhvv" w:id="369"/>
      <w:bookmarkEnd w:id="369"/>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CD0">
      <w:pPr>
        <w:numPr>
          <w:ilvl w:val="0"/>
          <w:numId w:val="68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sugar</w:t>
        <w:br w:type="textWrapping"/>
      </w:r>
    </w:p>
    <w:p w:rsidR="00000000" w:rsidDel="00000000" w:rsidP="00000000" w:rsidRDefault="00000000" w:rsidRPr="00000000" w14:paraId="00000CD1">
      <w:pPr>
        <w:numPr>
          <w:ilvl w:val="0"/>
          <w:numId w:val="68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Sweets, baked goods, sodas</w:t>
        <w:br w:type="textWrapping"/>
      </w:r>
    </w:p>
    <w:p w:rsidR="00000000" w:rsidDel="00000000" w:rsidP="00000000" w:rsidRDefault="00000000" w:rsidRPr="00000000" w14:paraId="00000CD2">
      <w:pPr>
        <w:numPr>
          <w:ilvl w:val="0"/>
          <w:numId w:val="68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Sauces, ketchup, condiments</w:t>
        <w:br w:type="textWrapping"/>
      </w:r>
    </w:p>
    <w:p w:rsidR="00000000" w:rsidDel="00000000" w:rsidP="00000000" w:rsidRDefault="00000000" w:rsidRPr="00000000" w14:paraId="00000CD3">
      <w:pPr>
        <w:numPr>
          <w:ilvl w:val="0"/>
          <w:numId w:val="68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Canned fruit in syrup</w:t>
        <w:br w:type="textWrapping"/>
      </w:r>
    </w:p>
    <w:p w:rsidR="00000000" w:rsidDel="00000000" w:rsidP="00000000" w:rsidRDefault="00000000" w:rsidRPr="00000000" w14:paraId="00000CD4">
      <w:pPr>
        <w:numPr>
          <w:ilvl w:val="0"/>
          <w:numId w:val="68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Processed snacks</w:t>
        <w:br w:type="textWrapping"/>
      </w:r>
    </w:p>
    <w:p w:rsidR="00000000" w:rsidDel="00000000" w:rsidP="00000000" w:rsidRDefault="00000000" w:rsidRPr="00000000" w14:paraId="00000CD5">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CD6">
      <w:pPr>
        <w:numPr>
          <w:ilvl w:val="0"/>
          <w:numId w:val="56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Cane sugar</w:t>
        <w:br w:type="textWrapping"/>
      </w:r>
    </w:p>
    <w:p w:rsidR="00000000" w:rsidDel="00000000" w:rsidP="00000000" w:rsidRDefault="00000000" w:rsidRPr="00000000" w14:paraId="00000CD7">
      <w:pPr>
        <w:numPr>
          <w:ilvl w:val="0"/>
          <w:numId w:val="56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Sucrose</w:t>
        <w:br w:type="textWrapping"/>
      </w:r>
    </w:p>
    <w:p w:rsidR="00000000" w:rsidDel="00000000" w:rsidP="00000000" w:rsidRDefault="00000000" w:rsidRPr="00000000" w14:paraId="00000CD8">
      <w:pPr>
        <w:numPr>
          <w:ilvl w:val="0"/>
          <w:numId w:val="56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Evaporated cane juice</w:t>
        <w:br w:type="textWrapping"/>
      </w:r>
    </w:p>
    <w:p w:rsidR="00000000" w:rsidDel="00000000" w:rsidP="00000000" w:rsidRDefault="00000000" w:rsidRPr="00000000" w14:paraId="00000CD9">
      <w:pPr>
        <w:numPr>
          <w:ilvl w:val="0"/>
          <w:numId w:val="56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Organic sugar (still sucrose)</w:t>
        <w:br w:type="textWrapping"/>
      </w:r>
    </w:p>
    <w:p w:rsidR="00000000" w:rsidDel="00000000" w:rsidP="00000000" w:rsidRDefault="00000000" w:rsidRPr="00000000" w14:paraId="00000CDA">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Evaporated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ff0000"/>
          <w:sz w:val="30"/>
          <w:szCs w:val="30"/>
          <w:u w:val="single"/>
          <w:rtl w:val="0"/>
        </w:rPr>
        <w:t xml:space="preserve">cane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ff0000"/>
          <w:sz w:val="30"/>
          <w:szCs w:val="30"/>
          <w:u w:val="single"/>
          <w:rtl w:val="0"/>
        </w:rPr>
        <w:t xml:space="preserve">juice</w:t>
      </w:r>
    </w:p>
    <w:p w:rsidR="00000000" w:rsidDel="00000000" w:rsidP="00000000" w:rsidRDefault="00000000" w:rsidRPr="00000000" w14:paraId="00000CD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ad8n7erskb77" w:id="370"/>
      <w:bookmarkEnd w:id="370"/>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CDC">
      <w:pPr>
        <w:numPr>
          <w:ilvl w:val="0"/>
          <w:numId w:val="37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Often marketed as “natural” → patients assume it’s healthier</w:t>
        <w:br w:type="textWrapping"/>
      </w:r>
    </w:p>
    <w:p w:rsidR="00000000" w:rsidDel="00000000" w:rsidP="00000000" w:rsidRDefault="00000000" w:rsidRPr="00000000" w14:paraId="00000CDD">
      <w:pPr>
        <w:numPr>
          <w:ilvl w:val="0"/>
          <w:numId w:val="37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w:t>
      </w:r>
      <w:r w:rsidDel="00000000" w:rsidR="00000000" w:rsidRPr="00000000">
        <w:rPr>
          <w:rFonts w:ascii="Times New Roman" w:cs="Times New Roman" w:eastAsia="Times New Roman" w:hAnsi="Times New Roman"/>
          <w:b w:val="1"/>
          <w:bCs w:val="1"/>
          <w:rtl w:val="0"/>
        </w:rPr>
        <w:t xml:space="preserve">100% sugar</w:t>
      </w:r>
      <w:r w:rsidDel="00000000" w:rsidR="00000000" w:rsidRPr="00000000">
        <w:rPr>
          <w:rFonts w:ascii="Cardo" w:cs="Cardo" w:eastAsia="Cardo" w:hAnsi="Cardo"/>
          <w:rtl w:val="0"/>
        </w:rPr>
        <w:t xml:space="preserve"> → spikes blood sugar and insulin</w:t>
        <w:br w:type="textWrapping"/>
      </w:r>
    </w:p>
    <w:p w:rsidR="00000000" w:rsidDel="00000000" w:rsidP="00000000" w:rsidRDefault="00000000" w:rsidRPr="00000000" w14:paraId="00000CDE">
      <w:pPr>
        <w:numPr>
          <w:ilvl w:val="0"/>
          <w:numId w:val="37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Contributes to </w:t>
      </w:r>
      <w:r w:rsidDel="00000000" w:rsidR="00000000" w:rsidRPr="00000000">
        <w:rPr>
          <w:rFonts w:ascii="Times New Roman" w:cs="Times New Roman" w:eastAsia="Times New Roman" w:hAnsi="Times New Roman"/>
          <w:b w:val="1"/>
          <w:bCs w:val="1"/>
          <w:rtl w:val="0"/>
        </w:rPr>
        <w:t xml:space="preserve">weight gain, metabolic syndrome, and fatty liver</w:t>
        <w:br w:type="textWrapping"/>
      </w:r>
    </w:p>
    <w:p w:rsidR="00000000" w:rsidDel="00000000" w:rsidP="00000000" w:rsidRDefault="00000000" w:rsidRPr="00000000" w14:paraId="00000CDF">
      <w:pPr>
        <w:numPr>
          <w:ilvl w:val="0"/>
          <w:numId w:val="37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Frequently hidden in processed foods</w:t>
        <w:br w:type="textWrapping"/>
      </w:r>
    </w:p>
    <w:p w:rsidR="00000000" w:rsidDel="00000000" w:rsidP="00000000" w:rsidRDefault="00000000" w:rsidRPr="00000000" w14:paraId="00000CE0">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for </w:t>
      </w:r>
      <w:r w:rsidDel="00000000" w:rsidR="00000000" w:rsidRPr="00000000">
        <w:rPr>
          <w:rFonts w:ascii="Times New Roman" w:cs="Times New Roman" w:eastAsia="Times New Roman" w:hAnsi="Times New Roman"/>
          <w:b w:val="1"/>
          <w:bCs w:val="1"/>
          <w:rtl w:val="0"/>
        </w:rPr>
        <w:t xml:space="preserve">metabolic, not gastrointestinal</w:t>
      </w:r>
      <w:r w:rsidDel="00000000" w:rsidR="00000000" w:rsidRPr="00000000">
        <w:rPr>
          <w:rFonts w:ascii="Times New Roman" w:cs="Times New Roman" w:eastAsia="Times New Roman" w:hAnsi="Times New Roman"/>
          <w:rtl w:val="0"/>
        </w:rPr>
        <w:t xml:space="preserve">, impact.</w:t>
      </w:r>
    </w:p>
    <w:p w:rsidR="00000000" w:rsidDel="00000000" w:rsidP="00000000" w:rsidRDefault="00000000" w:rsidRPr="00000000" w14:paraId="00000CE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tdy485rbz89g" w:id="371"/>
      <w:bookmarkEnd w:id="371"/>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CE3">
      <w:pPr>
        <w:numPr>
          <w:ilvl w:val="0"/>
          <w:numId w:val="42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Minimally processed sugar from sugarcane juice</w:t>
        <w:br w:type="textWrapping"/>
      </w:r>
    </w:p>
    <w:p w:rsidR="00000000" w:rsidDel="00000000" w:rsidP="00000000" w:rsidRDefault="00000000" w:rsidRPr="00000000" w14:paraId="00000CE4">
      <w:pPr>
        <w:numPr>
          <w:ilvl w:val="0"/>
          <w:numId w:val="42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Essentially </w:t>
      </w:r>
      <w:r w:rsidDel="00000000" w:rsidR="00000000" w:rsidRPr="00000000">
        <w:rPr>
          <w:rFonts w:ascii="Times New Roman" w:cs="Times New Roman" w:eastAsia="Times New Roman" w:hAnsi="Times New Roman"/>
          <w:b w:val="1"/>
          <w:bCs w:val="1"/>
          <w:rtl w:val="0"/>
        </w:rPr>
        <w:t xml:space="preserve">sucrose</w:t>
      </w:r>
      <w:r w:rsidDel="00000000" w:rsidR="00000000" w:rsidRPr="00000000">
        <w:rPr>
          <w:rFonts w:ascii="Times New Roman" w:cs="Times New Roman" w:eastAsia="Times New Roman" w:hAnsi="Times New Roman"/>
          <w:rtl w:val="0"/>
        </w:rPr>
        <w:t xml:space="preserve"> (~100% caloric sugar)</w:t>
        <w:br w:type="textWrapping"/>
      </w:r>
    </w:p>
    <w:p w:rsidR="00000000" w:rsidDel="00000000" w:rsidP="00000000" w:rsidRDefault="00000000" w:rsidRPr="00000000" w14:paraId="00000CE5">
      <w:pPr>
        <w:numPr>
          <w:ilvl w:val="0"/>
          <w:numId w:val="42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Retains trace molasses content → slightly darker color, small minerals</w:t>
        <w:br w:type="textWrapping"/>
      </w:r>
    </w:p>
    <w:p w:rsidR="00000000" w:rsidDel="00000000" w:rsidP="00000000" w:rsidRDefault="00000000" w:rsidRPr="00000000" w14:paraId="00000CE6">
      <w:pPr>
        <w:numPr>
          <w:ilvl w:val="0"/>
          <w:numId w:val="42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metabolized for energy</w:t>
        <w:br w:type="textWrapping"/>
      </w:r>
    </w:p>
    <w:p w:rsidR="00000000" w:rsidDel="00000000" w:rsidP="00000000" w:rsidRDefault="00000000" w:rsidRPr="00000000" w14:paraId="00000CE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 </w:t>
      </w:r>
      <w:r w:rsidDel="00000000" w:rsidR="00000000" w:rsidRPr="00000000">
        <w:rPr>
          <w:rFonts w:ascii="Times New Roman" w:cs="Times New Roman" w:eastAsia="Times New Roman" w:hAnsi="Times New Roman"/>
          <w:b w:val="1"/>
          <w:bCs w:val="1"/>
          <w:rtl w:val="0"/>
        </w:rPr>
        <w:t xml:space="preserve">nutritionally almost identical to table sugar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E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og06befyb32o" w:id="372"/>
      <w:bookmarkEnd w:id="372"/>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CEA">
      <w:pPr>
        <w:numPr>
          <w:ilvl w:val="0"/>
          <w:numId w:val="65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Marketed as “natural” or “organic” → consumer appeal</w:t>
        <w:br w:type="textWrapping"/>
      </w:r>
    </w:p>
    <w:p w:rsidR="00000000" w:rsidDel="00000000" w:rsidP="00000000" w:rsidRDefault="00000000" w:rsidRPr="00000000" w14:paraId="00000CEB">
      <w:pPr>
        <w:numPr>
          <w:ilvl w:val="0"/>
          <w:numId w:val="65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Sweetens baked goods, beverages, and packaged foods</w:t>
        <w:br w:type="textWrapping"/>
      </w:r>
    </w:p>
    <w:p w:rsidR="00000000" w:rsidDel="00000000" w:rsidP="00000000" w:rsidRDefault="00000000" w:rsidRPr="00000000" w14:paraId="00000CEC">
      <w:pPr>
        <w:numPr>
          <w:ilvl w:val="0"/>
          <w:numId w:val="65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bulk, sweetness, and browning</w:t>
        <w:br w:type="textWrapping"/>
      </w:r>
    </w:p>
    <w:p w:rsidR="00000000" w:rsidDel="00000000" w:rsidP="00000000" w:rsidRDefault="00000000" w:rsidRPr="00000000" w14:paraId="00000CED">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used primarily for </w:t>
      </w:r>
      <w:r w:rsidDel="00000000" w:rsidR="00000000" w:rsidRPr="00000000">
        <w:rPr>
          <w:rFonts w:ascii="Times New Roman" w:cs="Times New Roman" w:eastAsia="Times New Roman" w:hAnsi="Times New Roman"/>
          <w:b w:val="1"/>
          <w:bCs w:val="1"/>
          <w:rtl w:val="0"/>
        </w:rPr>
        <w:t xml:space="preserve">marketing purposes</w:t>
      </w:r>
      <w:r w:rsidDel="00000000" w:rsidR="00000000" w:rsidRPr="00000000">
        <w:rPr>
          <w:rFonts w:ascii="Times New Roman" w:cs="Times New Roman" w:eastAsia="Times New Roman" w:hAnsi="Times New Roman"/>
          <w:rtl w:val="0"/>
        </w:rPr>
        <w:t xml:space="preserve">, not health.</w:t>
      </w:r>
    </w:p>
    <w:p w:rsidR="00000000" w:rsidDel="00000000" w:rsidP="00000000" w:rsidRDefault="00000000" w:rsidRPr="00000000" w14:paraId="00000CE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s1jytrqhke91" w:id="373"/>
      <w:bookmarkEnd w:id="373"/>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limiting it</w:t>
      </w:r>
    </w:p>
    <w:p w:rsidR="00000000" w:rsidDel="00000000" w:rsidP="00000000" w:rsidRDefault="00000000" w:rsidRPr="00000000" w14:paraId="00000CF0">
      <w:pPr>
        <w:numPr>
          <w:ilvl w:val="0"/>
          <w:numId w:val="48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as cane sugar: spikes blood sugar and insulin</w:t>
        <w:br w:type="textWrapping"/>
      </w:r>
    </w:p>
    <w:p w:rsidR="00000000" w:rsidDel="00000000" w:rsidP="00000000" w:rsidRDefault="00000000" w:rsidRPr="00000000" w14:paraId="00000CF1">
      <w:pPr>
        <w:numPr>
          <w:ilvl w:val="0"/>
          <w:numId w:val="48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Promotes </w:t>
      </w:r>
      <w:r w:rsidDel="00000000" w:rsidR="00000000" w:rsidRPr="00000000">
        <w:rPr>
          <w:rFonts w:ascii="Times New Roman" w:cs="Times New Roman" w:eastAsia="Times New Roman" w:hAnsi="Times New Roman"/>
          <w:b w:val="1"/>
          <w:bCs w:val="1"/>
          <w:rtl w:val="0"/>
        </w:rPr>
        <w:t xml:space="preserve">weight gain, insulin resistance, and fatty liver</w:t>
        <w:br w:type="textWrapping"/>
      </w:r>
    </w:p>
    <w:p w:rsidR="00000000" w:rsidDel="00000000" w:rsidP="00000000" w:rsidRDefault="00000000" w:rsidRPr="00000000" w14:paraId="00000CF2">
      <w:pPr>
        <w:numPr>
          <w:ilvl w:val="0"/>
          <w:numId w:val="48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Encourages </w:t>
      </w:r>
      <w:r w:rsidDel="00000000" w:rsidR="00000000" w:rsidRPr="00000000">
        <w:rPr>
          <w:rFonts w:ascii="Times New Roman" w:cs="Times New Roman" w:eastAsia="Times New Roman" w:hAnsi="Times New Roman"/>
          <w:b w:val="1"/>
          <w:bCs w:val="1"/>
          <w:rtl w:val="0"/>
        </w:rPr>
        <w:t xml:space="preserve">sweet cravings</w:t>
        <w:br w:type="textWrapping"/>
      </w:r>
    </w:p>
    <w:p w:rsidR="00000000" w:rsidDel="00000000" w:rsidP="00000000" w:rsidRDefault="00000000" w:rsidRPr="00000000" w14:paraId="00000CF3">
      <w:pPr>
        <w:numPr>
          <w:ilvl w:val="0"/>
          <w:numId w:val="48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nutritional benefit despite “natural” labeling</w:t>
        <w:br w:type="textWrapping"/>
      </w:r>
    </w:p>
    <w:p w:rsidR="00000000" w:rsidDel="00000000" w:rsidP="00000000" w:rsidRDefault="00000000" w:rsidRPr="00000000" w14:paraId="00000CF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vueypmylshod" w:id="374"/>
      <w:bookmarkEnd w:id="374"/>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CF6">
      <w:pPr>
        <w:numPr>
          <w:ilvl w:val="0"/>
          <w:numId w:val="73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Glucose → immediate energy → insulin response</w:t>
        <w:br w:type="textWrapping"/>
      </w:r>
    </w:p>
    <w:p w:rsidR="00000000" w:rsidDel="00000000" w:rsidP="00000000" w:rsidRDefault="00000000" w:rsidRPr="00000000" w14:paraId="00000CF7">
      <w:pPr>
        <w:numPr>
          <w:ilvl w:val="0"/>
          <w:numId w:val="73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Fructose → metabolized in liver → fat accumulation if excessive</w:t>
        <w:br w:type="textWrapping"/>
      </w:r>
    </w:p>
    <w:p w:rsidR="00000000" w:rsidDel="00000000" w:rsidP="00000000" w:rsidRDefault="00000000" w:rsidRPr="00000000" w14:paraId="00000CF8">
      <w:pPr>
        <w:numPr>
          <w:ilvl w:val="0"/>
          <w:numId w:val="73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Chronic overconsumption → oxidative stress, triglycerides, inflammation</w:t>
        <w:br w:type="textWrapping"/>
      </w:r>
    </w:p>
    <w:p w:rsidR="00000000" w:rsidDel="00000000" w:rsidP="00000000" w:rsidRDefault="00000000" w:rsidRPr="00000000" w14:paraId="00000CF9">
      <w:pPr>
        <w:spacing w:after="240" w:before="240" w:line="276.0005454545455" w:lineRule="auto"/>
        <w:rPr>
          <w:rFonts w:ascii="Times New Roman" w:cs="Times New Roman" w:eastAsia="Times New Roman" w:hAnsi="Times New Roman"/>
        </w:rPr>
      </w:pPr>
      <w:r w:rsidDel="00000000" w:rsidR="00000000" w:rsidRPr="00000000">
        <w:rPr>
          <w:rFonts w:ascii="Cardo" w:cs="Cardo" w:eastAsia="Cardo" w:hAnsi="Cardo"/>
          <w:rtl w:val="0"/>
        </w:rPr>
        <w:t xml:space="preserve">Metabolically active → drives chronic disease risk if eaten frequently.</w:t>
      </w:r>
    </w:p>
    <w:p w:rsidR="00000000" w:rsidDel="00000000" w:rsidP="00000000" w:rsidRDefault="00000000" w:rsidRPr="00000000" w14:paraId="00000CF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q3ux5xr4e8rd" w:id="375"/>
      <w:bookmarkEnd w:id="375"/>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0CFC">
      <w:pPr>
        <w:numPr>
          <w:ilvl w:val="0"/>
          <w:numId w:val="82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2 diabetes / insulin resistance</w:t>
        <w:br w:type="textWrapping"/>
      </w:r>
    </w:p>
    <w:p w:rsidR="00000000" w:rsidDel="00000000" w:rsidP="00000000" w:rsidRDefault="00000000" w:rsidRPr="00000000" w14:paraId="00000CFD">
      <w:pPr>
        <w:numPr>
          <w:ilvl w:val="0"/>
          <w:numId w:val="82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Obesity / metabolic syndrome</w:t>
        <w:br w:type="textWrapping"/>
      </w:r>
    </w:p>
    <w:p w:rsidR="00000000" w:rsidDel="00000000" w:rsidP="00000000" w:rsidRDefault="00000000" w:rsidRPr="00000000" w14:paraId="00000CFE">
      <w:pPr>
        <w:numPr>
          <w:ilvl w:val="0"/>
          <w:numId w:val="82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Non-alcoholic fatty liver disease (NAFLD)</w:t>
        <w:br w:type="textWrapping"/>
      </w:r>
    </w:p>
    <w:p w:rsidR="00000000" w:rsidDel="00000000" w:rsidP="00000000" w:rsidRDefault="00000000" w:rsidRPr="00000000" w14:paraId="00000CFF">
      <w:pPr>
        <w:numPr>
          <w:ilvl w:val="0"/>
          <w:numId w:val="82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Heart disease / atherosclerosis</w:t>
        <w:br w:type="textWrapping"/>
      </w:r>
    </w:p>
    <w:p w:rsidR="00000000" w:rsidDel="00000000" w:rsidP="00000000" w:rsidRDefault="00000000" w:rsidRPr="00000000" w14:paraId="00000D00">
      <w:pPr>
        <w:numPr>
          <w:ilvl w:val="0"/>
          <w:numId w:val="82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Chronic inflammation</w:t>
        <w:br w:type="textWrapping"/>
      </w:r>
    </w:p>
    <w:p w:rsidR="00000000" w:rsidDel="00000000" w:rsidP="00000000" w:rsidRDefault="00000000" w:rsidRPr="00000000" w14:paraId="00000D0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97hbzqoye1ov" w:id="376"/>
      <w:bookmarkEnd w:id="376"/>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D03">
      <w:pPr>
        <w:numPr>
          <w:ilvl w:val="0"/>
          <w:numId w:val="96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Packaged snacks and cereals</w:t>
        <w:br w:type="textWrapping"/>
      </w:r>
    </w:p>
    <w:p w:rsidR="00000000" w:rsidDel="00000000" w:rsidP="00000000" w:rsidRDefault="00000000" w:rsidRPr="00000000" w14:paraId="00000D04">
      <w:pPr>
        <w:numPr>
          <w:ilvl w:val="0"/>
          <w:numId w:val="96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Beverages, juices, smoothies</w:t>
        <w:br w:type="textWrapping"/>
      </w:r>
    </w:p>
    <w:p w:rsidR="00000000" w:rsidDel="00000000" w:rsidP="00000000" w:rsidRDefault="00000000" w:rsidRPr="00000000" w14:paraId="00000D05">
      <w:pPr>
        <w:numPr>
          <w:ilvl w:val="0"/>
          <w:numId w:val="96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Baked goods and granola bars</w:t>
        <w:br w:type="textWrapping"/>
      </w:r>
    </w:p>
    <w:p w:rsidR="00000000" w:rsidDel="00000000" w:rsidP="00000000" w:rsidRDefault="00000000" w:rsidRPr="00000000" w14:paraId="00000D06">
      <w:pPr>
        <w:numPr>
          <w:ilvl w:val="0"/>
          <w:numId w:val="96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or “organic” labeled foods</w:t>
        <w:br w:type="textWrapping"/>
      </w:r>
    </w:p>
    <w:p w:rsidR="00000000" w:rsidDel="00000000" w:rsidP="00000000" w:rsidRDefault="00000000" w:rsidRPr="00000000" w14:paraId="00000D0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D08">
      <w:pPr>
        <w:numPr>
          <w:ilvl w:val="0"/>
          <w:numId w:val="62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Evaporated cane juice</w:t>
        <w:br w:type="textWrapping"/>
      </w:r>
    </w:p>
    <w:p w:rsidR="00000000" w:rsidDel="00000000" w:rsidP="00000000" w:rsidRDefault="00000000" w:rsidRPr="00000000" w14:paraId="00000D09">
      <w:pPr>
        <w:numPr>
          <w:ilvl w:val="0"/>
          <w:numId w:val="62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Organic cane sugar</w:t>
        <w:br w:type="textWrapping"/>
      </w:r>
    </w:p>
    <w:p w:rsidR="00000000" w:rsidDel="00000000" w:rsidP="00000000" w:rsidRDefault="00000000" w:rsidRPr="00000000" w14:paraId="00000D0A">
      <w:pPr>
        <w:numPr>
          <w:ilvl w:val="0"/>
          <w:numId w:val="62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cane sugar (still sucrose)</w:t>
      </w:r>
    </w:p>
    <w:p w:rsidR="00000000" w:rsidDel="00000000" w:rsidP="00000000" w:rsidRDefault="00000000" w:rsidRPr="00000000" w14:paraId="00000D0B">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C">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Raw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ff0000"/>
          <w:sz w:val="30"/>
          <w:szCs w:val="30"/>
          <w:u w:val="single"/>
          <w:rtl w:val="0"/>
        </w:rPr>
        <w:t xml:space="preserve">sugar</w:t>
      </w:r>
    </w:p>
    <w:p w:rsidR="00000000" w:rsidDel="00000000" w:rsidP="00000000" w:rsidRDefault="00000000" w:rsidRPr="00000000" w14:paraId="00000D0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rzitwpbexxiw" w:id="377"/>
      <w:bookmarkEnd w:id="377"/>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D0E">
      <w:pPr>
        <w:numPr>
          <w:ilvl w:val="0"/>
          <w:numId w:val="44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Marketed as “natural” → patients assume healthier</w:t>
        <w:br w:type="textWrapping"/>
      </w:r>
    </w:p>
    <w:p w:rsidR="00000000" w:rsidDel="00000000" w:rsidP="00000000" w:rsidRDefault="00000000" w:rsidRPr="00000000" w14:paraId="00000D0F">
      <w:pPr>
        <w:numPr>
          <w:ilvl w:val="0"/>
          <w:numId w:val="44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w:t>
      </w:r>
      <w:r w:rsidDel="00000000" w:rsidR="00000000" w:rsidRPr="00000000">
        <w:rPr>
          <w:rFonts w:ascii="Times New Roman" w:cs="Times New Roman" w:eastAsia="Times New Roman" w:hAnsi="Times New Roman"/>
          <w:b w:val="1"/>
          <w:bCs w:val="1"/>
          <w:rtl w:val="0"/>
        </w:rPr>
        <w:t xml:space="preserve">100% sugar</w:t>
      </w:r>
      <w:r w:rsidDel="00000000" w:rsidR="00000000" w:rsidRPr="00000000">
        <w:rPr>
          <w:rFonts w:ascii="Cardo" w:cs="Cardo" w:eastAsia="Cardo" w:hAnsi="Cardo"/>
          <w:rtl w:val="0"/>
        </w:rPr>
        <w:t xml:space="preserve"> → spikes blood sugar and insulin</w:t>
        <w:br w:type="textWrapping"/>
      </w:r>
    </w:p>
    <w:p w:rsidR="00000000" w:rsidDel="00000000" w:rsidP="00000000" w:rsidRDefault="00000000" w:rsidRPr="00000000" w14:paraId="00000D10">
      <w:pPr>
        <w:numPr>
          <w:ilvl w:val="0"/>
          <w:numId w:val="44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Contributes to </w:t>
      </w:r>
      <w:r w:rsidDel="00000000" w:rsidR="00000000" w:rsidRPr="00000000">
        <w:rPr>
          <w:rFonts w:ascii="Times New Roman" w:cs="Times New Roman" w:eastAsia="Times New Roman" w:hAnsi="Times New Roman"/>
          <w:b w:val="1"/>
          <w:bCs w:val="1"/>
          <w:rtl w:val="0"/>
        </w:rPr>
        <w:t xml:space="preserve">weight gain, metabolic syndrome, and fatty liver</w:t>
        <w:br w:type="textWrapping"/>
      </w:r>
    </w:p>
    <w:p w:rsidR="00000000" w:rsidDel="00000000" w:rsidP="00000000" w:rsidRDefault="00000000" w:rsidRPr="00000000" w14:paraId="00000D11">
      <w:pPr>
        <w:numPr>
          <w:ilvl w:val="0"/>
          <w:numId w:val="44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hidden in “organic” or “unrefined” foods</w:t>
        <w:br w:type="textWrapping"/>
      </w:r>
    </w:p>
    <w:p w:rsidR="00000000" w:rsidDel="00000000" w:rsidP="00000000" w:rsidRDefault="00000000" w:rsidRPr="00000000" w14:paraId="00000D12">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for </w:t>
      </w:r>
      <w:r w:rsidDel="00000000" w:rsidR="00000000" w:rsidRPr="00000000">
        <w:rPr>
          <w:rFonts w:ascii="Times New Roman" w:cs="Times New Roman" w:eastAsia="Times New Roman" w:hAnsi="Times New Roman"/>
          <w:b w:val="1"/>
          <w:bCs w:val="1"/>
          <w:rtl w:val="0"/>
        </w:rPr>
        <w:t xml:space="preserve">metabolic impact</w:t>
      </w:r>
      <w:r w:rsidDel="00000000" w:rsidR="00000000" w:rsidRPr="00000000">
        <w:rPr>
          <w:rFonts w:ascii="Times New Roman" w:cs="Times New Roman" w:eastAsia="Times New Roman" w:hAnsi="Times New Roman"/>
          <w:rtl w:val="0"/>
        </w:rPr>
        <w:t xml:space="preserve">, not GI effects.</w:t>
      </w:r>
    </w:p>
    <w:p w:rsidR="00000000" w:rsidDel="00000000" w:rsidP="00000000" w:rsidRDefault="00000000" w:rsidRPr="00000000" w14:paraId="00000D1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zd192fl32qip" w:id="378"/>
      <w:bookmarkEnd w:id="378"/>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D15">
      <w:pPr>
        <w:numPr>
          <w:ilvl w:val="0"/>
          <w:numId w:val="32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refined </w:t>
      </w:r>
      <w:r w:rsidDel="00000000" w:rsidR="00000000" w:rsidRPr="00000000">
        <w:rPr>
          <w:rFonts w:ascii="Times New Roman" w:cs="Times New Roman" w:eastAsia="Times New Roman" w:hAnsi="Times New Roman"/>
          <w:b w:val="1"/>
          <w:bCs w:val="1"/>
          <w:rtl w:val="0"/>
        </w:rPr>
        <w:t xml:space="preserve">sucrose</w:t>
      </w:r>
      <w:r w:rsidDel="00000000" w:rsidR="00000000" w:rsidRPr="00000000">
        <w:rPr>
          <w:rFonts w:ascii="Times New Roman" w:cs="Times New Roman" w:eastAsia="Times New Roman" w:hAnsi="Times New Roman"/>
          <w:rtl w:val="0"/>
        </w:rPr>
        <w:t xml:space="preserve"> from sugarcane</w:t>
        <w:br w:type="textWrapping"/>
      </w:r>
    </w:p>
    <w:p w:rsidR="00000000" w:rsidDel="00000000" w:rsidP="00000000" w:rsidRDefault="00000000" w:rsidRPr="00000000" w14:paraId="00000D16">
      <w:pPr>
        <w:numPr>
          <w:ilvl w:val="0"/>
          <w:numId w:val="32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Slightly darker due to retained </w:t>
      </w:r>
      <w:r w:rsidDel="00000000" w:rsidR="00000000" w:rsidRPr="00000000">
        <w:rPr>
          <w:rFonts w:ascii="Times New Roman" w:cs="Times New Roman" w:eastAsia="Times New Roman" w:hAnsi="Times New Roman"/>
          <w:b w:val="1"/>
          <w:bCs w:val="1"/>
          <w:rtl w:val="0"/>
        </w:rPr>
        <w:t xml:space="preserve">molasses</w:t>
      </w:r>
      <w:r w:rsidDel="00000000" w:rsidR="00000000" w:rsidRPr="00000000">
        <w:rPr>
          <w:rFonts w:ascii="Cardo" w:cs="Cardo" w:eastAsia="Cardo" w:hAnsi="Cardo"/>
          <w:rtl w:val="0"/>
        </w:rPr>
        <w:t xml:space="preserve"> → trace minerals</w:t>
        <w:br w:type="textWrapping"/>
      </w:r>
    </w:p>
    <w:p w:rsidR="00000000" w:rsidDel="00000000" w:rsidP="00000000" w:rsidRDefault="00000000" w:rsidRPr="00000000" w14:paraId="00000D17">
      <w:pPr>
        <w:numPr>
          <w:ilvl w:val="0"/>
          <w:numId w:val="32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metabolized for energy</w:t>
        <w:br w:type="textWrapping"/>
      </w:r>
    </w:p>
    <w:p w:rsidR="00000000" w:rsidDel="00000000" w:rsidP="00000000" w:rsidRDefault="00000000" w:rsidRPr="00000000" w14:paraId="00000D18">
      <w:pPr>
        <w:numPr>
          <w:ilvl w:val="0"/>
          <w:numId w:val="32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Nutritionally, </w:t>
      </w:r>
      <w:r w:rsidDel="00000000" w:rsidR="00000000" w:rsidRPr="00000000">
        <w:rPr>
          <w:rFonts w:ascii="Times New Roman" w:cs="Times New Roman" w:eastAsia="Times New Roman" w:hAnsi="Times New Roman"/>
          <w:b w:val="1"/>
          <w:bCs w:val="1"/>
          <w:rtl w:val="0"/>
        </w:rPr>
        <w:t xml:space="preserve">almost identical to white sugar</w:t>
        <w:br w:type="textWrapping"/>
      </w:r>
    </w:p>
    <w:p w:rsidR="00000000" w:rsidDel="00000000" w:rsidP="00000000" w:rsidRDefault="00000000" w:rsidRPr="00000000" w14:paraId="00000D1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c0f58cbr9lle" w:id="379"/>
      <w:bookmarkEnd w:id="379"/>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D1B">
      <w:pPr>
        <w:numPr>
          <w:ilvl w:val="0"/>
          <w:numId w:val="13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perception: “healthier” / less processed</w:t>
        <w:br w:type="textWrapping"/>
      </w:r>
    </w:p>
    <w:p w:rsidR="00000000" w:rsidDel="00000000" w:rsidP="00000000" w:rsidRDefault="00000000" w:rsidRPr="00000000" w14:paraId="00000D1C">
      <w:pPr>
        <w:numPr>
          <w:ilvl w:val="0"/>
          <w:numId w:val="13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sweetness, bulk, and browning to baked goods</w:t>
        <w:br w:type="textWrapping"/>
      </w:r>
    </w:p>
    <w:p w:rsidR="00000000" w:rsidDel="00000000" w:rsidP="00000000" w:rsidRDefault="00000000" w:rsidRPr="00000000" w14:paraId="00000D1D">
      <w:pPr>
        <w:numPr>
          <w:ilvl w:val="0"/>
          <w:numId w:val="13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Appealing label for natural/organic products</w:t>
        <w:br w:type="textWrapping"/>
      </w:r>
    </w:p>
    <w:p w:rsidR="00000000" w:rsidDel="00000000" w:rsidP="00000000" w:rsidRDefault="00000000" w:rsidRPr="00000000" w14:paraId="00000D1E">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Marketing advantage, not nutritional.</w:t>
      </w:r>
    </w:p>
    <w:p w:rsidR="00000000" w:rsidDel="00000000" w:rsidP="00000000" w:rsidRDefault="00000000" w:rsidRPr="00000000" w14:paraId="00000D1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6dy5jzh5693u" w:id="380"/>
      <w:bookmarkEnd w:id="380"/>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limiting it</w:t>
      </w:r>
    </w:p>
    <w:p w:rsidR="00000000" w:rsidDel="00000000" w:rsidP="00000000" w:rsidRDefault="00000000" w:rsidRPr="00000000" w14:paraId="00000D21">
      <w:pPr>
        <w:numPr>
          <w:ilvl w:val="0"/>
          <w:numId w:val="87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issues as cane sugar / evaporated cane juice:</w:t>
        <w:br w:type="textWrapping"/>
      </w:r>
    </w:p>
    <w:p w:rsidR="00000000" w:rsidDel="00000000" w:rsidP="00000000" w:rsidRDefault="00000000" w:rsidRPr="00000000" w14:paraId="00000D22">
      <w:pPr>
        <w:numPr>
          <w:ilvl w:val="1"/>
          <w:numId w:val="875"/>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Blood sugar spikes → insulin response</w:t>
        <w:br w:type="textWrapping"/>
      </w:r>
    </w:p>
    <w:p w:rsidR="00000000" w:rsidDel="00000000" w:rsidP="00000000" w:rsidRDefault="00000000" w:rsidRPr="00000000" w14:paraId="00000D23">
      <w:pPr>
        <w:numPr>
          <w:ilvl w:val="1"/>
          <w:numId w:val="875"/>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Promotes weight gain, insulin resistance, fatty liver</w:t>
        <w:br w:type="textWrapping"/>
      </w:r>
    </w:p>
    <w:p w:rsidR="00000000" w:rsidDel="00000000" w:rsidP="00000000" w:rsidRDefault="00000000" w:rsidRPr="00000000" w14:paraId="00000D24">
      <w:pPr>
        <w:numPr>
          <w:ilvl w:val="1"/>
          <w:numId w:val="875"/>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nutrients, high caloric load</w:t>
        <w:br w:type="textWrapping"/>
      </w:r>
    </w:p>
    <w:p w:rsidR="00000000" w:rsidDel="00000000" w:rsidP="00000000" w:rsidRDefault="00000000" w:rsidRPr="00000000" w14:paraId="00000D25">
      <w:pPr>
        <w:numPr>
          <w:ilvl w:val="0"/>
          <w:numId w:val="87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labeling can encourage overconsumption</w:t>
        <w:br w:type="textWrapping"/>
      </w:r>
    </w:p>
    <w:p w:rsidR="00000000" w:rsidDel="00000000" w:rsidP="00000000" w:rsidRDefault="00000000" w:rsidRPr="00000000" w14:paraId="00000D2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y49clbg3f1d5" w:id="381"/>
      <w:bookmarkEnd w:id="381"/>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D28">
      <w:pPr>
        <w:numPr>
          <w:ilvl w:val="0"/>
          <w:numId w:val="30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Glucose → energy → insulin response</w:t>
        <w:br w:type="textWrapping"/>
      </w:r>
    </w:p>
    <w:p w:rsidR="00000000" w:rsidDel="00000000" w:rsidP="00000000" w:rsidRDefault="00000000" w:rsidRPr="00000000" w14:paraId="00000D29">
      <w:pPr>
        <w:numPr>
          <w:ilvl w:val="0"/>
          <w:numId w:val="30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Fructose → liver → fat accumulation if excessive</w:t>
        <w:br w:type="textWrapping"/>
      </w:r>
    </w:p>
    <w:p w:rsidR="00000000" w:rsidDel="00000000" w:rsidP="00000000" w:rsidRDefault="00000000" w:rsidRPr="00000000" w14:paraId="00000D2A">
      <w:pPr>
        <w:numPr>
          <w:ilvl w:val="0"/>
          <w:numId w:val="30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Chronic intake → oxidative stress, triglycerides, inflammation</w:t>
        <w:br w:type="textWrapping"/>
      </w:r>
    </w:p>
    <w:p w:rsidR="00000000" w:rsidDel="00000000" w:rsidP="00000000" w:rsidRDefault="00000000" w:rsidRPr="00000000" w14:paraId="00000D2B">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l4c0dzjw40pj" w:id="382"/>
      <w:bookmarkEnd w:id="382"/>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0D2D">
      <w:pPr>
        <w:numPr>
          <w:ilvl w:val="0"/>
          <w:numId w:val="101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2 diabetes / insulin resistance</w:t>
        <w:br w:type="textWrapping"/>
      </w:r>
    </w:p>
    <w:p w:rsidR="00000000" w:rsidDel="00000000" w:rsidP="00000000" w:rsidRDefault="00000000" w:rsidRPr="00000000" w14:paraId="00000D2E">
      <w:pPr>
        <w:numPr>
          <w:ilvl w:val="0"/>
          <w:numId w:val="101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Obesity / metabolic syndrome</w:t>
        <w:br w:type="textWrapping"/>
      </w:r>
    </w:p>
    <w:p w:rsidR="00000000" w:rsidDel="00000000" w:rsidP="00000000" w:rsidRDefault="00000000" w:rsidRPr="00000000" w14:paraId="00000D2F">
      <w:pPr>
        <w:numPr>
          <w:ilvl w:val="0"/>
          <w:numId w:val="101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NAFLD</w:t>
        <w:br w:type="textWrapping"/>
      </w:r>
    </w:p>
    <w:p w:rsidR="00000000" w:rsidDel="00000000" w:rsidP="00000000" w:rsidRDefault="00000000" w:rsidRPr="00000000" w14:paraId="00000D30">
      <w:pPr>
        <w:numPr>
          <w:ilvl w:val="0"/>
          <w:numId w:val="101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Heart disease / atherosclerosis</w:t>
        <w:br w:type="textWrapping"/>
      </w:r>
    </w:p>
    <w:p w:rsidR="00000000" w:rsidDel="00000000" w:rsidP="00000000" w:rsidRDefault="00000000" w:rsidRPr="00000000" w14:paraId="00000D31">
      <w:pPr>
        <w:numPr>
          <w:ilvl w:val="0"/>
          <w:numId w:val="101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Chronic inflammation</w:t>
        <w:br w:type="textWrapping"/>
      </w:r>
    </w:p>
    <w:p w:rsidR="00000000" w:rsidDel="00000000" w:rsidP="00000000" w:rsidRDefault="00000000" w:rsidRPr="00000000" w14:paraId="00000D3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julouhx2yxt1" w:id="383"/>
      <w:bookmarkEnd w:id="383"/>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D34">
      <w:pPr>
        <w:numPr>
          <w:ilvl w:val="0"/>
          <w:numId w:val="76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Packaged baked goods</w:t>
        <w:br w:type="textWrapping"/>
      </w:r>
    </w:p>
    <w:p w:rsidR="00000000" w:rsidDel="00000000" w:rsidP="00000000" w:rsidRDefault="00000000" w:rsidRPr="00000000" w14:paraId="00000D35">
      <w:pPr>
        <w:numPr>
          <w:ilvl w:val="0"/>
          <w:numId w:val="76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Granola, cereals, and snacks</w:t>
        <w:br w:type="textWrapping"/>
      </w:r>
    </w:p>
    <w:p w:rsidR="00000000" w:rsidDel="00000000" w:rsidP="00000000" w:rsidRDefault="00000000" w:rsidRPr="00000000" w14:paraId="00000D36">
      <w:pPr>
        <w:numPr>
          <w:ilvl w:val="0"/>
          <w:numId w:val="76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Beverages and smoothies</w:t>
        <w:br w:type="textWrapping"/>
      </w:r>
    </w:p>
    <w:p w:rsidR="00000000" w:rsidDel="00000000" w:rsidP="00000000" w:rsidRDefault="00000000" w:rsidRPr="00000000" w14:paraId="00000D37">
      <w:pPr>
        <w:numPr>
          <w:ilvl w:val="0"/>
          <w:numId w:val="76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 “organic” labeled foods</w:t>
        <w:br w:type="textWrapping"/>
      </w:r>
    </w:p>
    <w:p w:rsidR="00000000" w:rsidDel="00000000" w:rsidP="00000000" w:rsidRDefault="00000000" w:rsidRPr="00000000" w14:paraId="00000D38">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D39">
      <w:pPr>
        <w:numPr>
          <w:ilvl w:val="0"/>
          <w:numId w:val="82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sugar</w:t>
        <w:br w:type="textWrapping"/>
      </w:r>
    </w:p>
    <w:p w:rsidR="00000000" w:rsidDel="00000000" w:rsidP="00000000" w:rsidRDefault="00000000" w:rsidRPr="00000000" w14:paraId="00000D3A">
      <w:pPr>
        <w:numPr>
          <w:ilvl w:val="0"/>
          <w:numId w:val="82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Turbinado sugar</w:t>
        <w:br w:type="textWrapping"/>
      </w:r>
    </w:p>
    <w:p w:rsidR="00000000" w:rsidDel="00000000" w:rsidP="00000000" w:rsidRDefault="00000000" w:rsidRPr="00000000" w14:paraId="00000D3B">
      <w:pPr>
        <w:numPr>
          <w:ilvl w:val="0"/>
          <w:numId w:val="82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Demerara sugar</w:t>
      </w:r>
    </w:p>
    <w:p w:rsidR="00000000" w:rsidDel="00000000" w:rsidP="00000000" w:rsidRDefault="00000000" w:rsidRPr="00000000" w14:paraId="00000D3C">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D">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Turbinado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ff0000"/>
          <w:sz w:val="30"/>
          <w:szCs w:val="30"/>
          <w:u w:val="single"/>
          <w:rtl w:val="0"/>
        </w:rPr>
        <w:t xml:space="preserve">sugar</w:t>
      </w:r>
    </w:p>
    <w:p w:rsidR="00000000" w:rsidDel="00000000" w:rsidP="00000000" w:rsidRDefault="00000000" w:rsidRPr="00000000" w14:paraId="00000D3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i5g6uuknqmtz" w:id="384"/>
      <w:bookmarkEnd w:id="384"/>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D3F">
      <w:pPr>
        <w:numPr>
          <w:ilvl w:val="0"/>
          <w:numId w:val="4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Marketed as “natural” → patients assume healthier</w:t>
        <w:br w:type="textWrapping"/>
      </w:r>
    </w:p>
    <w:p w:rsidR="00000000" w:rsidDel="00000000" w:rsidP="00000000" w:rsidRDefault="00000000" w:rsidRPr="00000000" w14:paraId="00000D40">
      <w:pPr>
        <w:numPr>
          <w:ilvl w:val="0"/>
          <w:numId w:val="4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w:t>
      </w:r>
      <w:r w:rsidDel="00000000" w:rsidR="00000000" w:rsidRPr="00000000">
        <w:rPr>
          <w:rFonts w:ascii="Times New Roman" w:cs="Times New Roman" w:eastAsia="Times New Roman" w:hAnsi="Times New Roman"/>
          <w:b w:val="1"/>
          <w:bCs w:val="1"/>
          <w:rtl w:val="0"/>
        </w:rPr>
        <w:t xml:space="preserve">100% sugar</w:t>
      </w:r>
      <w:r w:rsidDel="00000000" w:rsidR="00000000" w:rsidRPr="00000000">
        <w:rPr>
          <w:rFonts w:ascii="Cardo" w:cs="Cardo" w:eastAsia="Cardo" w:hAnsi="Cardo"/>
          <w:rtl w:val="0"/>
        </w:rPr>
        <w:t xml:space="preserve"> → raises blood sugar and insulin</w:t>
        <w:br w:type="textWrapping"/>
      </w:r>
    </w:p>
    <w:p w:rsidR="00000000" w:rsidDel="00000000" w:rsidP="00000000" w:rsidRDefault="00000000" w:rsidRPr="00000000" w14:paraId="00000D41">
      <w:pPr>
        <w:numPr>
          <w:ilvl w:val="0"/>
          <w:numId w:val="4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Contributes to </w:t>
      </w:r>
      <w:r w:rsidDel="00000000" w:rsidR="00000000" w:rsidRPr="00000000">
        <w:rPr>
          <w:rFonts w:ascii="Times New Roman" w:cs="Times New Roman" w:eastAsia="Times New Roman" w:hAnsi="Times New Roman"/>
          <w:b w:val="1"/>
          <w:bCs w:val="1"/>
          <w:rtl w:val="0"/>
        </w:rPr>
        <w:t xml:space="preserve">weight gain, metabolic syndrome, and fatty liver</w:t>
        <w:br w:type="textWrapping"/>
      </w:r>
    </w:p>
    <w:p w:rsidR="00000000" w:rsidDel="00000000" w:rsidP="00000000" w:rsidRDefault="00000000" w:rsidRPr="00000000" w14:paraId="00000D42">
      <w:pPr>
        <w:numPr>
          <w:ilvl w:val="0"/>
          <w:numId w:val="4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in “organic” and natural foods</w:t>
        <w:br w:type="textWrapping"/>
      </w:r>
    </w:p>
    <w:p w:rsidR="00000000" w:rsidDel="00000000" w:rsidP="00000000" w:rsidRDefault="00000000" w:rsidRPr="00000000" w14:paraId="00000D43">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for </w:t>
      </w:r>
      <w:r w:rsidDel="00000000" w:rsidR="00000000" w:rsidRPr="00000000">
        <w:rPr>
          <w:rFonts w:ascii="Times New Roman" w:cs="Times New Roman" w:eastAsia="Times New Roman" w:hAnsi="Times New Roman"/>
          <w:b w:val="1"/>
          <w:bCs w:val="1"/>
          <w:rtl w:val="0"/>
        </w:rPr>
        <w:t xml:space="preserve">metabolic, not gastrointestinal</w:t>
      </w:r>
      <w:r w:rsidDel="00000000" w:rsidR="00000000" w:rsidRPr="00000000">
        <w:rPr>
          <w:rFonts w:ascii="Times New Roman" w:cs="Times New Roman" w:eastAsia="Times New Roman" w:hAnsi="Times New Roman"/>
          <w:rtl w:val="0"/>
        </w:rPr>
        <w:t xml:space="preserve">, effects.</w:t>
      </w:r>
    </w:p>
    <w:p w:rsidR="00000000" w:rsidDel="00000000" w:rsidP="00000000" w:rsidRDefault="00000000" w:rsidRPr="00000000" w14:paraId="00000D4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8e1bxbg4zgwa" w:id="385"/>
      <w:bookmarkEnd w:id="385"/>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D46">
      <w:pPr>
        <w:numPr>
          <w:ilvl w:val="0"/>
          <w:numId w:val="98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refined sugar from </w:t>
      </w:r>
      <w:r w:rsidDel="00000000" w:rsidR="00000000" w:rsidRPr="00000000">
        <w:rPr>
          <w:rFonts w:ascii="Times New Roman" w:cs="Times New Roman" w:eastAsia="Times New Roman" w:hAnsi="Times New Roman"/>
          <w:b w:val="1"/>
          <w:bCs w:val="1"/>
          <w:rtl w:val="0"/>
        </w:rPr>
        <w:t xml:space="preserve">sugarcane</w:t>
        <w:br w:type="textWrapping"/>
      </w:r>
    </w:p>
    <w:p w:rsidR="00000000" w:rsidDel="00000000" w:rsidP="00000000" w:rsidRDefault="00000000" w:rsidRPr="00000000" w14:paraId="00000D47">
      <w:pPr>
        <w:numPr>
          <w:ilvl w:val="0"/>
          <w:numId w:val="98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 brown color due to </w:t>
      </w:r>
      <w:r w:rsidDel="00000000" w:rsidR="00000000" w:rsidRPr="00000000">
        <w:rPr>
          <w:rFonts w:ascii="Times New Roman" w:cs="Times New Roman" w:eastAsia="Times New Roman" w:hAnsi="Times New Roman"/>
          <w:b w:val="1"/>
          <w:bCs w:val="1"/>
          <w:rtl w:val="0"/>
        </w:rPr>
        <w:t xml:space="preserve">residual molasses</w:t>
        <w:br w:type="textWrapping"/>
      </w:r>
    </w:p>
    <w:p w:rsidR="00000000" w:rsidDel="00000000" w:rsidP="00000000" w:rsidRDefault="00000000" w:rsidRPr="00000000" w14:paraId="00000D48">
      <w:pPr>
        <w:numPr>
          <w:ilvl w:val="0"/>
          <w:numId w:val="98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metabolized for energy</w:t>
        <w:br w:type="textWrapping"/>
      </w:r>
    </w:p>
    <w:p w:rsidR="00000000" w:rsidDel="00000000" w:rsidP="00000000" w:rsidRDefault="00000000" w:rsidRPr="00000000" w14:paraId="00000D49">
      <w:pPr>
        <w:numPr>
          <w:ilvl w:val="0"/>
          <w:numId w:val="98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Nutritionally almost identical to white sugar</w:t>
        <w:br w:type="textWrapping"/>
      </w:r>
    </w:p>
    <w:p w:rsidR="00000000" w:rsidDel="00000000" w:rsidP="00000000" w:rsidRDefault="00000000" w:rsidRPr="00000000" w14:paraId="00000D4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26j2a8nlyadr" w:id="386"/>
      <w:bookmarkEnd w:id="386"/>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D4C">
      <w:pPr>
        <w:numPr>
          <w:ilvl w:val="0"/>
          <w:numId w:val="75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perception: “less processed” / “healthier”</w:t>
        <w:br w:type="textWrapping"/>
      </w:r>
    </w:p>
    <w:p w:rsidR="00000000" w:rsidDel="00000000" w:rsidP="00000000" w:rsidRDefault="00000000" w:rsidRPr="00000000" w14:paraId="00000D4D">
      <w:pPr>
        <w:numPr>
          <w:ilvl w:val="0"/>
          <w:numId w:val="75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sweetness, bulk, and browning to baked goods</w:t>
        <w:br w:type="textWrapping"/>
      </w:r>
    </w:p>
    <w:p w:rsidR="00000000" w:rsidDel="00000000" w:rsidP="00000000" w:rsidRDefault="00000000" w:rsidRPr="00000000" w14:paraId="00000D4E">
      <w:pPr>
        <w:numPr>
          <w:ilvl w:val="0"/>
          <w:numId w:val="75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premium or natural sugar</w:t>
        <w:br w:type="textWrapping"/>
      </w:r>
    </w:p>
    <w:p w:rsidR="00000000" w:rsidDel="00000000" w:rsidP="00000000" w:rsidRDefault="00000000" w:rsidRPr="00000000" w14:paraId="00000D4F">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Marketing benefit, not nutritional difference.</w:t>
      </w:r>
    </w:p>
    <w:p w:rsidR="00000000" w:rsidDel="00000000" w:rsidP="00000000" w:rsidRDefault="00000000" w:rsidRPr="00000000" w14:paraId="00000D5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wpx6h874zvjn" w:id="387"/>
      <w:bookmarkEnd w:id="387"/>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limiting it</w:t>
      </w:r>
    </w:p>
    <w:p w:rsidR="00000000" w:rsidDel="00000000" w:rsidP="00000000" w:rsidRDefault="00000000" w:rsidRPr="00000000" w14:paraId="00000D52">
      <w:pPr>
        <w:numPr>
          <w:ilvl w:val="0"/>
          <w:numId w:val="3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issues as other cane sugar forms:</w:t>
        <w:br w:type="textWrapping"/>
      </w:r>
    </w:p>
    <w:p w:rsidR="00000000" w:rsidDel="00000000" w:rsidP="00000000" w:rsidRDefault="00000000" w:rsidRPr="00000000" w14:paraId="00000D53">
      <w:pPr>
        <w:numPr>
          <w:ilvl w:val="1"/>
          <w:numId w:val="32"/>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Blood sugar and insulin spikes</w:t>
        <w:br w:type="textWrapping"/>
      </w:r>
    </w:p>
    <w:p w:rsidR="00000000" w:rsidDel="00000000" w:rsidP="00000000" w:rsidRDefault="00000000" w:rsidRPr="00000000" w14:paraId="00000D54">
      <w:pPr>
        <w:numPr>
          <w:ilvl w:val="1"/>
          <w:numId w:val="32"/>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Promotes weight gain, insulin resistance, fatty liver</w:t>
        <w:br w:type="textWrapping"/>
      </w:r>
    </w:p>
    <w:p w:rsidR="00000000" w:rsidDel="00000000" w:rsidP="00000000" w:rsidRDefault="00000000" w:rsidRPr="00000000" w14:paraId="00000D55">
      <w:pPr>
        <w:numPr>
          <w:ilvl w:val="1"/>
          <w:numId w:val="32"/>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nutrients</w:t>
        <w:br w:type="textWrapping"/>
      </w:r>
    </w:p>
    <w:p w:rsidR="00000000" w:rsidDel="00000000" w:rsidP="00000000" w:rsidRDefault="00000000" w:rsidRPr="00000000" w14:paraId="00000D56">
      <w:pPr>
        <w:numPr>
          <w:ilvl w:val="0"/>
          <w:numId w:val="3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label may encourage overconsumption</w:t>
        <w:br w:type="textWrapping"/>
      </w:r>
    </w:p>
    <w:p w:rsidR="00000000" w:rsidDel="00000000" w:rsidP="00000000" w:rsidRDefault="00000000" w:rsidRPr="00000000" w14:paraId="00000D5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pv0r9cbl3km3" w:id="388"/>
      <w:bookmarkEnd w:id="388"/>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D59">
      <w:pPr>
        <w:numPr>
          <w:ilvl w:val="0"/>
          <w:numId w:val="27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Glucose → energy → insulin response</w:t>
        <w:br w:type="textWrapping"/>
      </w:r>
    </w:p>
    <w:p w:rsidR="00000000" w:rsidDel="00000000" w:rsidP="00000000" w:rsidRDefault="00000000" w:rsidRPr="00000000" w14:paraId="00000D5A">
      <w:pPr>
        <w:numPr>
          <w:ilvl w:val="0"/>
          <w:numId w:val="27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Fructose → metabolized in liver → fat accumulation</w:t>
        <w:br w:type="textWrapping"/>
      </w:r>
    </w:p>
    <w:p w:rsidR="00000000" w:rsidDel="00000000" w:rsidP="00000000" w:rsidRDefault="00000000" w:rsidRPr="00000000" w14:paraId="00000D5B">
      <w:pPr>
        <w:numPr>
          <w:ilvl w:val="0"/>
          <w:numId w:val="27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Chronic consumption → oxidative stress, triglycerides, inflammation</w:t>
        <w:br w:type="textWrapping"/>
      </w:r>
    </w:p>
    <w:p w:rsidR="00000000" w:rsidDel="00000000" w:rsidP="00000000" w:rsidRDefault="00000000" w:rsidRPr="00000000" w14:paraId="00000D5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kyisbkoixr5y" w:id="389"/>
      <w:bookmarkEnd w:id="389"/>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0D5E">
      <w:pPr>
        <w:numPr>
          <w:ilvl w:val="0"/>
          <w:numId w:val="15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2 diabetes / insulin resistance</w:t>
        <w:br w:type="textWrapping"/>
      </w:r>
    </w:p>
    <w:p w:rsidR="00000000" w:rsidDel="00000000" w:rsidP="00000000" w:rsidRDefault="00000000" w:rsidRPr="00000000" w14:paraId="00000D5F">
      <w:pPr>
        <w:numPr>
          <w:ilvl w:val="0"/>
          <w:numId w:val="15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Obesity / metabolic syndrome</w:t>
        <w:br w:type="textWrapping"/>
      </w:r>
    </w:p>
    <w:p w:rsidR="00000000" w:rsidDel="00000000" w:rsidP="00000000" w:rsidRDefault="00000000" w:rsidRPr="00000000" w14:paraId="00000D60">
      <w:pPr>
        <w:numPr>
          <w:ilvl w:val="0"/>
          <w:numId w:val="15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NAFLD</w:t>
        <w:br w:type="textWrapping"/>
      </w:r>
    </w:p>
    <w:p w:rsidR="00000000" w:rsidDel="00000000" w:rsidP="00000000" w:rsidRDefault="00000000" w:rsidRPr="00000000" w14:paraId="00000D61">
      <w:pPr>
        <w:numPr>
          <w:ilvl w:val="0"/>
          <w:numId w:val="15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Cardiovascular disease</w:t>
        <w:br w:type="textWrapping"/>
      </w:r>
    </w:p>
    <w:p w:rsidR="00000000" w:rsidDel="00000000" w:rsidP="00000000" w:rsidRDefault="00000000" w:rsidRPr="00000000" w14:paraId="00000D62">
      <w:pPr>
        <w:numPr>
          <w:ilvl w:val="0"/>
          <w:numId w:val="15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Chronic inflammation</w:t>
        <w:br w:type="textWrapping"/>
      </w:r>
    </w:p>
    <w:p w:rsidR="00000000" w:rsidDel="00000000" w:rsidP="00000000" w:rsidRDefault="00000000" w:rsidRPr="00000000" w14:paraId="00000D6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vtbbeuym5cbx" w:id="390"/>
      <w:bookmarkEnd w:id="390"/>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D65">
      <w:pPr>
        <w:numPr>
          <w:ilvl w:val="0"/>
          <w:numId w:val="108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Baked goods, cereals, snacks</w:t>
        <w:br w:type="textWrapping"/>
      </w:r>
    </w:p>
    <w:p w:rsidR="00000000" w:rsidDel="00000000" w:rsidP="00000000" w:rsidRDefault="00000000" w:rsidRPr="00000000" w14:paraId="00000D66">
      <w:pPr>
        <w:numPr>
          <w:ilvl w:val="0"/>
          <w:numId w:val="108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Beverages, smoothies, and juices</w:t>
        <w:br w:type="textWrapping"/>
      </w:r>
    </w:p>
    <w:p w:rsidR="00000000" w:rsidDel="00000000" w:rsidP="00000000" w:rsidRDefault="00000000" w:rsidRPr="00000000" w14:paraId="00000D67">
      <w:pPr>
        <w:numPr>
          <w:ilvl w:val="0"/>
          <w:numId w:val="108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or “organic” labeled foods</w:t>
        <w:br w:type="textWrapping"/>
      </w:r>
    </w:p>
    <w:p w:rsidR="00000000" w:rsidDel="00000000" w:rsidP="00000000" w:rsidRDefault="00000000" w:rsidRPr="00000000" w14:paraId="00000D68">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D69">
      <w:pPr>
        <w:numPr>
          <w:ilvl w:val="0"/>
          <w:numId w:val="11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Turbinado sugar</w:t>
        <w:br w:type="textWrapping"/>
      </w:r>
    </w:p>
    <w:p w:rsidR="00000000" w:rsidDel="00000000" w:rsidP="00000000" w:rsidRDefault="00000000" w:rsidRPr="00000000" w14:paraId="00000D6A">
      <w:pPr>
        <w:numPr>
          <w:ilvl w:val="0"/>
          <w:numId w:val="11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sugar</w:t>
        <w:br w:type="textWrapping"/>
      </w:r>
    </w:p>
    <w:p w:rsidR="00000000" w:rsidDel="00000000" w:rsidP="00000000" w:rsidRDefault="00000000" w:rsidRPr="00000000" w14:paraId="00000D6B">
      <w:pPr>
        <w:numPr>
          <w:ilvl w:val="0"/>
          <w:numId w:val="11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Demerara sugar</w:t>
        <w:br w:type="textWrapping"/>
      </w:r>
    </w:p>
    <w:p w:rsidR="00000000" w:rsidDel="00000000" w:rsidP="00000000" w:rsidRDefault="00000000" w:rsidRPr="00000000" w14:paraId="00000D6C">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Beet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ff0000"/>
          <w:sz w:val="30"/>
          <w:szCs w:val="30"/>
          <w:u w:val="single"/>
          <w:rtl w:val="0"/>
        </w:rPr>
        <w:t xml:space="preserve">sugar</w:t>
      </w:r>
    </w:p>
    <w:p w:rsidR="00000000" w:rsidDel="00000000" w:rsidP="00000000" w:rsidRDefault="00000000" w:rsidRPr="00000000" w14:paraId="00000D6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y8pi0iyo3gb7" w:id="391"/>
      <w:bookmarkEnd w:id="391"/>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D6E">
      <w:pPr>
        <w:numPr>
          <w:ilvl w:val="0"/>
          <w:numId w:val="51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w:t>
      </w:r>
      <w:r w:rsidDel="00000000" w:rsidR="00000000" w:rsidRPr="00000000">
        <w:rPr>
          <w:rFonts w:ascii="Times New Roman" w:cs="Times New Roman" w:eastAsia="Times New Roman" w:hAnsi="Times New Roman"/>
          <w:b w:val="1"/>
          <w:bCs w:val="1"/>
          <w:rtl w:val="0"/>
        </w:rPr>
        <w:t xml:space="preserve">100% sugar</w:t>
      </w:r>
      <w:r w:rsidDel="00000000" w:rsidR="00000000" w:rsidRPr="00000000">
        <w:rPr>
          <w:rFonts w:ascii="Cardo" w:cs="Cardo" w:eastAsia="Cardo" w:hAnsi="Cardo"/>
          <w:rtl w:val="0"/>
        </w:rPr>
        <w:t xml:space="preserve"> → spikes blood sugar and insulin</w:t>
        <w:br w:type="textWrapping"/>
      </w:r>
    </w:p>
    <w:p w:rsidR="00000000" w:rsidDel="00000000" w:rsidP="00000000" w:rsidRDefault="00000000" w:rsidRPr="00000000" w14:paraId="00000D6F">
      <w:pPr>
        <w:numPr>
          <w:ilvl w:val="0"/>
          <w:numId w:val="51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Contributes to </w:t>
      </w:r>
      <w:r w:rsidDel="00000000" w:rsidR="00000000" w:rsidRPr="00000000">
        <w:rPr>
          <w:rFonts w:ascii="Times New Roman" w:cs="Times New Roman" w:eastAsia="Times New Roman" w:hAnsi="Times New Roman"/>
          <w:b w:val="1"/>
          <w:bCs w:val="1"/>
          <w:rtl w:val="0"/>
        </w:rPr>
        <w:t xml:space="preserve">weight gain, insulin resistance, fatty liver</w:t>
        <w:br w:type="textWrapping"/>
      </w:r>
    </w:p>
    <w:p w:rsidR="00000000" w:rsidDel="00000000" w:rsidP="00000000" w:rsidRDefault="00000000" w:rsidRPr="00000000" w14:paraId="00000D70">
      <w:pPr>
        <w:numPr>
          <w:ilvl w:val="0"/>
          <w:numId w:val="51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hidden in processed foods under various names</w:t>
        <w:br w:type="textWrapping"/>
      </w:r>
    </w:p>
    <w:p w:rsidR="00000000" w:rsidDel="00000000" w:rsidP="00000000" w:rsidRDefault="00000000" w:rsidRPr="00000000" w14:paraId="00000D71">
      <w:pPr>
        <w:numPr>
          <w:ilvl w:val="0"/>
          <w:numId w:val="51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 confused with “natural” or healthier sugar</w:t>
        <w:br w:type="textWrapping"/>
      </w:r>
    </w:p>
    <w:p w:rsidR="00000000" w:rsidDel="00000000" w:rsidP="00000000" w:rsidRDefault="00000000" w:rsidRPr="00000000" w14:paraId="00000D72">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for </w:t>
      </w:r>
      <w:r w:rsidDel="00000000" w:rsidR="00000000" w:rsidRPr="00000000">
        <w:rPr>
          <w:rFonts w:ascii="Times New Roman" w:cs="Times New Roman" w:eastAsia="Times New Roman" w:hAnsi="Times New Roman"/>
          <w:b w:val="1"/>
          <w:bCs w:val="1"/>
          <w:rtl w:val="0"/>
        </w:rPr>
        <w:t xml:space="preserve">metabolic effects</w:t>
      </w:r>
      <w:r w:rsidDel="00000000" w:rsidR="00000000" w:rsidRPr="00000000">
        <w:rPr>
          <w:rFonts w:ascii="Times New Roman" w:cs="Times New Roman" w:eastAsia="Times New Roman" w:hAnsi="Times New Roman"/>
          <w:rtl w:val="0"/>
        </w:rPr>
        <w:t xml:space="preserve">, not GI issues.</w:t>
      </w:r>
    </w:p>
    <w:p w:rsidR="00000000" w:rsidDel="00000000" w:rsidP="00000000" w:rsidRDefault="00000000" w:rsidRPr="00000000" w14:paraId="00000D7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iadii6fr5euo" w:id="392"/>
      <w:bookmarkEnd w:id="392"/>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D75">
      <w:pPr>
        <w:numPr>
          <w:ilvl w:val="0"/>
          <w:numId w:val="8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Disaccharide sucrose</w:t>
      </w:r>
      <w:r w:rsidDel="00000000" w:rsidR="00000000" w:rsidRPr="00000000">
        <w:rPr>
          <w:rFonts w:ascii="Times New Roman" w:cs="Times New Roman" w:eastAsia="Times New Roman" w:hAnsi="Times New Roman"/>
          <w:rtl w:val="0"/>
        </w:rPr>
        <w:t xml:space="preserve"> extracted from sugar beets</w:t>
        <w:br w:type="textWrapping"/>
      </w:r>
    </w:p>
    <w:p w:rsidR="00000000" w:rsidDel="00000000" w:rsidP="00000000" w:rsidRDefault="00000000" w:rsidRPr="00000000" w14:paraId="00000D76">
      <w:pPr>
        <w:numPr>
          <w:ilvl w:val="0"/>
          <w:numId w:val="8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Chemically identical to cane sugar (glucose + fructose)</w:t>
        <w:br w:type="textWrapping"/>
      </w:r>
    </w:p>
    <w:p w:rsidR="00000000" w:rsidDel="00000000" w:rsidP="00000000" w:rsidRDefault="00000000" w:rsidRPr="00000000" w14:paraId="00000D77">
      <w:pPr>
        <w:numPr>
          <w:ilvl w:val="0"/>
          <w:numId w:val="8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metabolized for energy</w:t>
        <w:br w:type="textWrapping"/>
      </w:r>
    </w:p>
    <w:p w:rsidR="00000000" w:rsidDel="00000000" w:rsidP="00000000" w:rsidRDefault="00000000" w:rsidRPr="00000000" w14:paraId="00000D78">
      <w:pPr>
        <w:numPr>
          <w:ilvl w:val="0"/>
          <w:numId w:val="8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special nutrients</w:t>
        <w:br w:type="textWrapping"/>
      </w:r>
    </w:p>
    <w:p w:rsidR="00000000" w:rsidDel="00000000" w:rsidP="00000000" w:rsidRDefault="00000000" w:rsidRPr="00000000" w14:paraId="00000D7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u6p6n0d026il" w:id="393"/>
      <w:bookmarkEnd w:id="393"/>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D7B">
      <w:pPr>
        <w:numPr>
          <w:ilvl w:val="0"/>
          <w:numId w:val="110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cheaper than cane sugar in some regions</w:t>
        <w:br w:type="textWrapping"/>
      </w:r>
    </w:p>
    <w:p w:rsidR="00000000" w:rsidDel="00000000" w:rsidP="00000000" w:rsidRDefault="00000000" w:rsidRPr="00000000" w14:paraId="00000D7C">
      <w:pPr>
        <w:numPr>
          <w:ilvl w:val="0"/>
          <w:numId w:val="110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sweetness, bulk, and browning</w:t>
        <w:br w:type="textWrapping"/>
      </w:r>
    </w:p>
    <w:p w:rsidR="00000000" w:rsidDel="00000000" w:rsidP="00000000" w:rsidRDefault="00000000" w:rsidRPr="00000000" w14:paraId="00000D7D">
      <w:pPr>
        <w:numPr>
          <w:ilvl w:val="0"/>
          <w:numId w:val="110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in packaged foods, baked goods, and beverages</w:t>
        <w:br w:type="textWrapping"/>
      </w:r>
    </w:p>
    <w:p w:rsidR="00000000" w:rsidDel="00000000" w:rsidP="00000000" w:rsidRDefault="00000000" w:rsidRPr="00000000" w14:paraId="00000D7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fct98xvoso91" w:id="394"/>
      <w:bookmarkEnd w:id="394"/>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limiting it</w:t>
      </w:r>
    </w:p>
    <w:p w:rsidR="00000000" w:rsidDel="00000000" w:rsidP="00000000" w:rsidRDefault="00000000" w:rsidRPr="00000000" w14:paraId="00000D80">
      <w:pPr>
        <w:numPr>
          <w:ilvl w:val="0"/>
          <w:numId w:val="15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issues as other sucrose forms:</w:t>
        <w:br w:type="textWrapping"/>
      </w:r>
    </w:p>
    <w:p w:rsidR="00000000" w:rsidDel="00000000" w:rsidP="00000000" w:rsidRDefault="00000000" w:rsidRPr="00000000" w14:paraId="00000D81">
      <w:pPr>
        <w:numPr>
          <w:ilvl w:val="1"/>
          <w:numId w:val="151"/>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Blood sugar spikes → insulin response</w:t>
        <w:br w:type="textWrapping"/>
      </w:r>
    </w:p>
    <w:p w:rsidR="00000000" w:rsidDel="00000000" w:rsidP="00000000" w:rsidRDefault="00000000" w:rsidRPr="00000000" w14:paraId="00000D82">
      <w:pPr>
        <w:numPr>
          <w:ilvl w:val="1"/>
          <w:numId w:val="151"/>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Promotes weight gain, metabolic syndrome, fatty liver</w:t>
        <w:br w:type="textWrapping"/>
      </w:r>
    </w:p>
    <w:p w:rsidR="00000000" w:rsidDel="00000000" w:rsidP="00000000" w:rsidRDefault="00000000" w:rsidRPr="00000000" w14:paraId="00000D83">
      <w:pPr>
        <w:numPr>
          <w:ilvl w:val="1"/>
          <w:numId w:val="151"/>
        </w:numPr>
        <w:spacing w:after="24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Encourages sugar cravings</w:t>
        <w:br w:type="textWrapping"/>
      </w:r>
    </w:p>
    <w:p w:rsidR="00000000" w:rsidDel="00000000" w:rsidP="00000000" w:rsidRDefault="00000000" w:rsidRPr="00000000" w14:paraId="00000D8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tfhed0h75iiv" w:id="395"/>
      <w:bookmarkEnd w:id="395"/>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D86">
      <w:pPr>
        <w:numPr>
          <w:ilvl w:val="0"/>
          <w:numId w:val="105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Glucose → energy → insulin response</w:t>
        <w:br w:type="textWrapping"/>
      </w:r>
    </w:p>
    <w:p w:rsidR="00000000" w:rsidDel="00000000" w:rsidP="00000000" w:rsidRDefault="00000000" w:rsidRPr="00000000" w14:paraId="00000D87">
      <w:pPr>
        <w:numPr>
          <w:ilvl w:val="0"/>
          <w:numId w:val="105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Fructose → liver → fat accumulation</w:t>
        <w:br w:type="textWrapping"/>
      </w:r>
    </w:p>
    <w:p w:rsidR="00000000" w:rsidDel="00000000" w:rsidP="00000000" w:rsidRDefault="00000000" w:rsidRPr="00000000" w14:paraId="00000D88">
      <w:pPr>
        <w:numPr>
          <w:ilvl w:val="0"/>
          <w:numId w:val="105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Chronic overconsumption → oxidative stress, elevated triglycerides, inflammation</w:t>
        <w:br w:type="textWrapping"/>
      </w:r>
    </w:p>
    <w:p w:rsidR="00000000" w:rsidDel="00000000" w:rsidP="00000000" w:rsidRDefault="00000000" w:rsidRPr="00000000" w14:paraId="00000D8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thsogob21hhs" w:id="396"/>
      <w:bookmarkEnd w:id="396"/>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0D8B">
      <w:pPr>
        <w:numPr>
          <w:ilvl w:val="0"/>
          <w:numId w:val="85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2 diabetes / insulin resistance</w:t>
        <w:br w:type="textWrapping"/>
      </w:r>
    </w:p>
    <w:p w:rsidR="00000000" w:rsidDel="00000000" w:rsidP="00000000" w:rsidRDefault="00000000" w:rsidRPr="00000000" w14:paraId="00000D8C">
      <w:pPr>
        <w:numPr>
          <w:ilvl w:val="0"/>
          <w:numId w:val="85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Obesity / metabolic syndrome</w:t>
        <w:br w:type="textWrapping"/>
      </w:r>
    </w:p>
    <w:p w:rsidR="00000000" w:rsidDel="00000000" w:rsidP="00000000" w:rsidRDefault="00000000" w:rsidRPr="00000000" w14:paraId="00000D8D">
      <w:pPr>
        <w:numPr>
          <w:ilvl w:val="0"/>
          <w:numId w:val="85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Non-alcoholic fatty liver disease (NAFLD)</w:t>
        <w:br w:type="textWrapping"/>
      </w:r>
    </w:p>
    <w:p w:rsidR="00000000" w:rsidDel="00000000" w:rsidP="00000000" w:rsidRDefault="00000000" w:rsidRPr="00000000" w14:paraId="00000D8E">
      <w:pPr>
        <w:numPr>
          <w:ilvl w:val="0"/>
          <w:numId w:val="85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Cardiovascular disease</w:t>
        <w:br w:type="textWrapping"/>
      </w:r>
    </w:p>
    <w:p w:rsidR="00000000" w:rsidDel="00000000" w:rsidP="00000000" w:rsidRDefault="00000000" w:rsidRPr="00000000" w14:paraId="00000D8F">
      <w:pPr>
        <w:numPr>
          <w:ilvl w:val="0"/>
          <w:numId w:val="85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Chronic inflammation</w:t>
        <w:br w:type="textWrapping"/>
      </w:r>
    </w:p>
    <w:p w:rsidR="00000000" w:rsidDel="00000000" w:rsidP="00000000" w:rsidRDefault="00000000" w:rsidRPr="00000000" w14:paraId="00000D9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p6vr28c2fbq1" w:id="397"/>
      <w:bookmarkEnd w:id="397"/>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D92">
      <w:pPr>
        <w:numPr>
          <w:ilvl w:val="0"/>
          <w:numId w:val="62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Packaged foods, snacks, and baked goods</w:t>
        <w:br w:type="textWrapping"/>
      </w:r>
    </w:p>
    <w:p w:rsidR="00000000" w:rsidDel="00000000" w:rsidP="00000000" w:rsidRDefault="00000000" w:rsidRPr="00000000" w14:paraId="00000D93">
      <w:pPr>
        <w:numPr>
          <w:ilvl w:val="0"/>
          <w:numId w:val="62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Beverages and sauces</w:t>
        <w:br w:type="textWrapping"/>
      </w:r>
    </w:p>
    <w:p w:rsidR="00000000" w:rsidDel="00000000" w:rsidP="00000000" w:rsidRDefault="00000000" w:rsidRPr="00000000" w14:paraId="00000D94">
      <w:pPr>
        <w:numPr>
          <w:ilvl w:val="0"/>
          <w:numId w:val="62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Candy and desserts</w:t>
        <w:br w:type="textWrapping"/>
      </w:r>
    </w:p>
    <w:p w:rsidR="00000000" w:rsidDel="00000000" w:rsidP="00000000" w:rsidRDefault="00000000" w:rsidRPr="00000000" w14:paraId="00000D95">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D96">
      <w:pPr>
        <w:numPr>
          <w:ilvl w:val="0"/>
          <w:numId w:val="17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Beet sugar</w:t>
        <w:br w:type="textWrapping"/>
      </w:r>
    </w:p>
    <w:p w:rsidR="00000000" w:rsidDel="00000000" w:rsidP="00000000" w:rsidRDefault="00000000" w:rsidRPr="00000000" w14:paraId="00000D97">
      <w:pPr>
        <w:numPr>
          <w:ilvl w:val="0"/>
          <w:numId w:val="17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Sucrose</w:t>
        <w:br w:type="textWrapping"/>
      </w:r>
    </w:p>
    <w:p w:rsidR="00000000" w:rsidDel="00000000" w:rsidP="00000000" w:rsidRDefault="00000000" w:rsidRPr="00000000" w14:paraId="00000D98">
      <w:pPr>
        <w:numPr>
          <w:ilvl w:val="0"/>
          <w:numId w:val="17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 sugar</w:t>
        <w:br w:type="textWrapping"/>
      </w:r>
    </w:p>
    <w:p w:rsidR="00000000" w:rsidDel="00000000" w:rsidP="00000000" w:rsidRDefault="00000000" w:rsidRPr="00000000" w14:paraId="00000D99">
      <w:pPr>
        <w:numPr>
          <w:ilvl w:val="0"/>
          <w:numId w:val="17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sugar</w:t>
        <w:br w:type="textWrapping"/>
      </w:r>
    </w:p>
    <w:p w:rsidR="00000000" w:rsidDel="00000000" w:rsidP="00000000" w:rsidRDefault="00000000" w:rsidRPr="00000000" w14:paraId="00000D9A">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Coconut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ff0000"/>
          <w:sz w:val="30"/>
          <w:szCs w:val="30"/>
          <w:u w:val="single"/>
          <w:rtl w:val="0"/>
        </w:rPr>
        <w:t xml:space="preserve">sugar</w:t>
      </w:r>
    </w:p>
    <w:p w:rsidR="00000000" w:rsidDel="00000000" w:rsidP="00000000" w:rsidRDefault="00000000" w:rsidRPr="00000000" w14:paraId="00000D9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3in59nc376az" w:id="398"/>
      <w:bookmarkEnd w:id="398"/>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D9C">
      <w:pPr>
        <w:numPr>
          <w:ilvl w:val="0"/>
          <w:numId w:val="9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Marketed as “low glycemic” or “healthier” → patients assume it’s safe for diabetes</w:t>
        <w:br w:type="textWrapping"/>
      </w:r>
    </w:p>
    <w:p w:rsidR="00000000" w:rsidDel="00000000" w:rsidP="00000000" w:rsidRDefault="00000000" w:rsidRPr="00000000" w14:paraId="00000D9D">
      <w:pPr>
        <w:numPr>
          <w:ilvl w:val="0"/>
          <w:numId w:val="9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w:t>
      </w:r>
      <w:r w:rsidDel="00000000" w:rsidR="00000000" w:rsidRPr="00000000">
        <w:rPr>
          <w:rFonts w:ascii="Times New Roman" w:cs="Times New Roman" w:eastAsia="Times New Roman" w:hAnsi="Times New Roman"/>
          <w:b w:val="1"/>
          <w:bCs w:val="1"/>
          <w:rtl w:val="0"/>
        </w:rPr>
        <w:t xml:space="preserve">high in sugar</w:t>
      </w:r>
      <w:r w:rsidDel="00000000" w:rsidR="00000000" w:rsidRPr="00000000">
        <w:rPr>
          <w:rFonts w:ascii="Cardo" w:cs="Cardo" w:eastAsia="Cardo" w:hAnsi="Cardo"/>
          <w:rtl w:val="0"/>
        </w:rPr>
        <w:t xml:space="preserve"> → raises blood sugar and insulin</w:t>
        <w:br w:type="textWrapping"/>
      </w:r>
    </w:p>
    <w:p w:rsidR="00000000" w:rsidDel="00000000" w:rsidP="00000000" w:rsidRDefault="00000000" w:rsidRPr="00000000" w14:paraId="00000D9E">
      <w:pPr>
        <w:numPr>
          <w:ilvl w:val="0"/>
          <w:numId w:val="9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Contributes to </w:t>
      </w:r>
      <w:r w:rsidDel="00000000" w:rsidR="00000000" w:rsidRPr="00000000">
        <w:rPr>
          <w:rFonts w:ascii="Times New Roman" w:cs="Times New Roman" w:eastAsia="Times New Roman" w:hAnsi="Times New Roman"/>
          <w:b w:val="1"/>
          <w:bCs w:val="1"/>
          <w:rtl w:val="0"/>
        </w:rPr>
        <w:t xml:space="preserve">weight gain, metabolic syndrome, and fatty liver</w:t>
        <w:br w:type="textWrapping"/>
      </w:r>
    </w:p>
    <w:p w:rsidR="00000000" w:rsidDel="00000000" w:rsidP="00000000" w:rsidRDefault="00000000" w:rsidRPr="00000000" w14:paraId="00000D9F">
      <w:pPr>
        <w:numPr>
          <w:ilvl w:val="0"/>
          <w:numId w:val="9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hidden in “natural” and “health food” products</w:t>
        <w:br w:type="textWrapping"/>
      </w:r>
    </w:p>
    <w:p w:rsidR="00000000" w:rsidDel="00000000" w:rsidP="00000000" w:rsidRDefault="00000000" w:rsidRPr="00000000" w14:paraId="00000DA0">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for </w:t>
      </w:r>
      <w:r w:rsidDel="00000000" w:rsidR="00000000" w:rsidRPr="00000000">
        <w:rPr>
          <w:rFonts w:ascii="Times New Roman" w:cs="Times New Roman" w:eastAsia="Times New Roman" w:hAnsi="Times New Roman"/>
          <w:b w:val="1"/>
          <w:bCs w:val="1"/>
          <w:rtl w:val="0"/>
        </w:rPr>
        <w:t xml:space="preserve">metabolic effects</w:t>
      </w:r>
      <w:r w:rsidDel="00000000" w:rsidR="00000000" w:rsidRPr="00000000">
        <w:rPr>
          <w:rFonts w:ascii="Times New Roman" w:cs="Times New Roman" w:eastAsia="Times New Roman" w:hAnsi="Times New Roman"/>
          <w:rtl w:val="0"/>
        </w:rPr>
        <w:t xml:space="preserve">, not gut irritation.</w:t>
      </w:r>
    </w:p>
    <w:p w:rsidR="00000000" w:rsidDel="00000000" w:rsidP="00000000" w:rsidRDefault="00000000" w:rsidRPr="00000000" w14:paraId="00000DA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4xgs47ke4wgb" w:id="399"/>
      <w:bookmarkEnd w:id="399"/>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DA3">
      <w:pPr>
        <w:numPr>
          <w:ilvl w:val="0"/>
          <w:numId w:val="41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Made by evaporating the </w:t>
      </w:r>
      <w:r w:rsidDel="00000000" w:rsidR="00000000" w:rsidRPr="00000000">
        <w:rPr>
          <w:rFonts w:ascii="Times New Roman" w:cs="Times New Roman" w:eastAsia="Times New Roman" w:hAnsi="Times New Roman"/>
          <w:b w:val="1"/>
          <w:bCs w:val="1"/>
          <w:rtl w:val="0"/>
        </w:rPr>
        <w:t xml:space="preserve">sap from coconut palm flowers</w:t>
        <w:br w:type="textWrapping"/>
      </w:r>
    </w:p>
    <w:p w:rsidR="00000000" w:rsidDel="00000000" w:rsidP="00000000" w:rsidRDefault="00000000" w:rsidRPr="00000000" w14:paraId="00000DA4">
      <w:pPr>
        <w:numPr>
          <w:ilvl w:val="0"/>
          <w:numId w:val="41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~70–80% sucrose, 10–20% glucose/fructose, trace minerals (potassium, iron)</w:t>
        <w:br w:type="textWrapping"/>
      </w:r>
    </w:p>
    <w:p w:rsidR="00000000" w:rsidDel="00000000" w:rsidP="00000000" w:rsidRDefault="00000000" w:rsidRPr="00000000" w14:paraId="00000DA5">
      <w:pPr>
        <w:numPr>
          <w:ilvl w:val="0"/>
          <w:numId w:val="41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metabolized for energy</w:t>
        <w:br w:type="textWrapping"/>
      </w:r>
    </w:p>
    <w:p w:rsidR="00000000" w:rsidDel="00000000" w:rsidP="00000000" w:rsidRDefault="00000000" w:rsidRPr="00000000" w14:paraId="00000DA6">
      <w:pPr>
        <w:numPr>
          <w:ilvl w:val="0"/>
          <w:numId w:val="41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Nutritionally minor difference compared to cane sugar</w:t>
        <w:br w:type="textWrapping"/>
      </w:r>
    </w:p>
    <w:p w:rsidR="00000000" w:rsidDel="00000000" w:rsidP="00000000" w:rsidRDefault="00000000" w:rsidRPr="00000000" w14:paraId="00000DA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f31funa97inv" w:id="400"/>
      <w:bookmarkEnd w:id="400"/>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DA9">
      <w:pPr>
        <w:numPr>
          <w:ilvl w:val="0"/>
          <w:numId w:val="66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“natural” / “low glycemic index”</w:t>
        <w:br w:type="textWrapping"/>
      </w:r>
    </w:p>
    <w:p w:rsidR="00000000" w:rsidDel="00000000" w:rsidP="00000000" w:rsidRDefault="00000000" w:rsidRPr="00000000" w14:paraId="00000DAA">
      <w:pPr>
        <w:numPr>
          <w:ilvl w:val="0"/>
          <w:numId w:val="66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sweetness and bulk</w:t>
        <w:br w:type="textWrapping"/>
      </w:r>
    </w:p>
    <w:p w:rsidR="00000000" w:rsidDel="00000000" w:rsidP="00000000" w:rsidRDefault="00000000" w:rsidRPr="00000000" w14:paraId="00000DAB">
      <w:pPr>
        <w:numPr>
          <w:ilvl w:val="0"/>
          <w:numId w:val="66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Slightly caramel-like flavor</w:t>
        <w:br w:type="textWrapping"/>
      </w:r>
    </w:p>
    <w:p w:rsidR="00000000" w:rsidDel="00000000" w:rsidP="00000000" w:rsidRDefault="00000000" w:rsidRPr="00000000" w14:paraId="00000DAC">
      <w:pPr>
        <w:numPr>
          <w:ilvl w:val="0"/>
          <w:numId w:val="66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Popular in organic, paleo, and “health” products</w:t>
        <w:br w:type="textWrapping"/>
      </w:r>
    </w:p>
    <w:p w:rsidR="00000000" w:rsidDel="00000000" w:rsidP="00000000" w:rsidRDefault="00000000" w:rsidRPr="00000000" w14:paraId="00000DAD">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Marketing appeal is the main reason.</w:t>
      </w:r>
    </w:p>
    <w:p w:rsidR="00000000" w:rsidDel="00000000" w:rsidP="00000000" w:rsidRDefault="00000000" w:rsidRPr="00000000" w14:paraId="00000DA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f9f48dgxtlim" w:id="401"/>
      <w:bookmarkEnd w:id="401"/>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limiting it</w:t>
      </w:r>
    </w:p>
    <w:p w:rsidR="00000000" w:rsidDel="00000000" w:rsidP="00000000" w:rsidRDefault="00000000" w:rsidRPr="00000000" w14:paraId="00000DB0">
      <w:pPr>
        <w:numPr>
          <w:ilvl w:val="0"/>
          <w:numId w:val="6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spikes </w:t>
      </w:r>
      <w:r w:rsidDel="00000000" w:rsidR="00000000" w:rsidRPr="00000000">
        <w:rPr>
          <w:rFonts w:ascii="Times New Roman" w:cs="Times New Roman" w:eastAsia="Times New Roman" w:hAnsi="Times New Roman"/>
          <w:b w:val="1"/>
          <w:bCs w:val="1"/>
          <w:rtl w:val="0"/>
        </w:rPr>
        <w:t xml:space="preserve">blood sugar and insulin</w:t>
        <w:br w:type="textWrapping"/>
      </w:r>
    </w:p>
    <w:p w:rsidR="00000000" w:rsidDel="00000000" w:rsidP="00000000" w:rsidRDefault="00000000" w:rsidRPr="00000000" w14:paraId="00000DB1">
      <w:pPr>
        <w:numPr>
          <w:ilvl w:val="0"/>
          <w:numId w:val="6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contribute to:</w:t>
        <w:br w:type="textWrapping"/>
      </w:r>
    </w:p>
    <w:p w:rsidR="00000000" w:rsidDel="00000000" w:rsidP="00000000" w:rsidRDefault="00000000" w:rsidRPr="00000000" w14:paraId="00000DB2">
      <w:pPr>
        <w:numPr>
          <w:ilvl w:val="1"/>
          <w:numId w:val="65"/>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 gain</w:t>
        <w:br w:type="textWrapping"/>
      </w:r>
    </w:p>
    <w:p w:rsidR="00000000" w:rsidDel="00000000" w:rsidP="00000000" w:rsidRDefault="00000000" w:rsidRPr="00000000" w14:paraId="00000DB3">
      <w:pPr>
        <w:numPr>
          <w:ilvl w:val="1"/>
          <w:numId w:val="65"/>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Insulin resistance</w:t>
        <w:br w:type="textWrapping"/>
      </w:r>
    </w:p>
    <w:p w:rsidR="00000000" w:rsidDel="00000000" w:rsidP="00000000" w:rsidRDefault="00000000" w:rsidRPr="00000000" w14:paraId="00000DB4">
      <w:pPr>
        <w:numPr>
          <w:ilvl w:val="1"/>
          <w:numId w:val="65"/>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Fatty liver</w:t>
        <w:br w:type="textWrapping"/>
      </w:r>
    </w:p>
    <w:p w:rsidR="00000000" w:rsidDel="00000000" w:rsidP="00000000" w:rsidRDefault="00000000" w:rsidRPr="00000000" w14:paraId="00000DB5">
      <w:pPr>
        <w:numPr>
          <w:ilvl w:val="0"/>
          <w:numId w:val="6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nutrient benefit despite “natural” labeling</w:t>
        <w:br w:type="textWrapping"/>
      </w:r>
    </w:p>
    <w:p w:rsidR="00000000" w:rsidDel="00000000" w:rsidP="00000000" w:rsidRDefault="00000000" w:rsidRPr="00000000" w14:paraId="00000DB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ygqk5yq1unym" w:id="402"/>
      <w:bookmarkEnd w:id="402"/>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DB8">
      <w:pPr>
        <w:numPr>
          <w:ilvl w:val="0"/>
          <w:numId w:val="46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Glucose → immediate energy → insulin response</w:t>
        <w:br w:type="textWrapping"/>
      </w:r>
    </w:p>
    <w:p w:rsidR="00000000" w:rsidDel="00000000" w:rsidP="00000000" w:rsidRDefault="00000000" w:rsidRPr="00000000" w14:paraId="00000DB9">
      <w:pPr>
        <w:numPr>
          <w:ilvl w:val="0"/>
          <w:numId w:val="46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Fructose → liver → fat accumulation if consumed in excess</w:t>
        <w:br w:type="textWrapping"/>
      </w:r>
    </w:p>
    <w:p w:rsidR="00000000" w:rsidDel="00000000" w:rsidP="00000000" w:rsidRDefault="00000000" w:rsidRPr="00000000" w14:paraId="00000DBA">
      <w:pPr>
        <w:numPr>
          <w:ilvl w:val="0"/>
          <w:numId w:val="46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Chronic intake → oxidative stress, triglyceride elevation, inflammation</w:t>
        <w:br w:type="textWrapping"/>
      </w:r>
    </w:p>
    <w:p w:rsidR="00000000" w:rsidDel="00000000" w:rsidP="00000000" w:rsidRDefault="00000000" w:rsidRPr="00000000" w14:paraId="00000DBB">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6anuuy74ad1a" w:id="403"/>
      <w:bookmarkEnd w:id="403"/>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0DBD">
      <w:pPr>
        <w:numPr>
          <w:ilvl w:val="0"/>
          <w:numId w:val="39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2 diabetes / insulin resistance</w:t>
        <w:br w:type="textWrapping"/>
      </w:r>
    </w:p>
    <w:p w:rsidR="00000000" w:rsidDel="00000000" w:rsidP="00000000" w:rsidRDefault="00000000" w:rsidRPr="00000000" w14:paraId="00000DBE">
      <w:pPr>
        <w:numPr>
          <w:ilvl w:val="0"/>
          <w:numId w:val="39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Obesity / metabolic syndrome</w:t>
        <w:br w:type="textWrapping"/>
      </w:r>
    </w:p>
    <w:p w:rsidR="00000000" w:rsidDel="00000000" w:rsidP="00000000" w:rsidRDefault="00000000" w:rsidRPr="00000000" w14:paraId="00000DBF">
      <w:pPr>
        <w:numPr>
          <w:ilvl w:val="0"/>
          <w:numId w:val="39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NAFLD</w:t>
        <w:br w:type="textWrapping"/>
      </w:r>
    </w:p>
    <w:p w:rsidR="00000000" w:rsidDel="00000000" w:rsidP="00000000" w:rsidRDefault="00000000" w:rsidRPr="00000000" w14:paraId="00000DC0">
      <w:pPr>
        <w:numPr>
          <w:ilvl w:val="0"/>
          <w:numId w:val="39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Heart disease</w:t>
        <w:br w:type="textWrapping"/>
      </w:r>
    </w:p>
    <w:p w:rsidR="00000000" w:rsidDel="00000000" w:rsidP="00000000" w:rsidRDefault="00000000" w:rsidRPr="00000000" w14:paraId="00000DC1">
      <w:pPr>
        <w:numPr>
          <w:ilvl w:val="0"/>
          <w:numId w:val="39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Chronic inflammation</w:t>
        <w:br w:type="textWrapping"/>
      </w:r>
    </w:p>
    <w:p w:rsidR="00000000" w:rsidDel="00000000" w:rsidP="00000000" w:rsidRDefault="00000000" w:rsidRPr="00000000" w14:paraId="00000DC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40c748dwk22g" w:id="404"/>
      <w:bookmarkEnd w:id="404"/>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DC4">
      <w:pPr>
        <w:numPr>
          <w:ilvl w:val="0"/>
          <w:numId w:val="109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Packaged baked goods, bars, and snacks</w:t>
        <w:br w:type="textWrapping"/>
      </w:r>
    </w:p>
    <w:p w:rsidR="00000000" w:rsidDel="00000000" w:rsidP="00000000" w:rsidRDefault="00000000" w:rsidRPr="00000000" w14:paraId="00000DC5">
      <w:pPr>
        <w:numPr>
          <w:ilvl w:val="0"/>
          <w:numId w:val="109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Smoothies, coffee, and beverages</w:t>
        <w:br w:type="textWrapping"/>
      </w:r>
    </w:p>
    <w:p w:rsidR="00000000" w:rsidDel="00000000" w:rsidP="00000000" w:rsidRDefault="00000000" w:rsidRPr="00000000" w14:paraId="00000DC6">
      <w:pPr>
        <w:numPr>
          <w:ilvl w:val="0"/>
          <w:numId w:val="109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Organic / paleo / natural desserts</w:t>
        <w:br w:type="textWrapping"/>
      </w:r>
    </w:p>
    <w:p w:rsidR="00000000" w:rsidDel="00000000" w:rsidP="00000000" w:rsidRDefault="00000000" w:rsidRPr="00000000" w14:paraId="00000DC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DC8">
      <w:pPr>
        <w:numPr>
          <w:ilvl w:val="0"/>
          <w:numId w:val="99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Coconut sugar</w:t>
        <w:br w:type="textWrapping"/>
      </w:r>
    </w:p>
    <w:p w:rsidR="00000000" w:rsidDel="00000000" w:rsidP="00000000" w:rsidRDefault="00000000" w:rsidRPr="00000000" w14:paraId="00000DC9">
      <w:pPr>
        <w:numPr>
          <w:ilvl w:val="0"/>
          <w:numId w:val="99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Coconut palm sugar</w:t>
        <w:br w:type="textWrapping"/>
      </w:r>
    </w:p>
    <w:p w:rsidR="00000000" w:rsidDel="00000000" w:rsidP="00000000" w:rsidRDefault="00000000" w:rsidRPr="00000000" w14:paraId="00000DCA">
      <w:pPr>
        <w:numPr>
          <w:ilvl w:val="0"/>
          <w:numId w:val="99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Organic coconut sugar</w:t>
        <w:br w:type="textWrapping"/>
      </w:r>
    </w:p>
    <w:p w:rsidR="00000000" w:rsidDel="00000000" w:rsidP="00000000" w:rsidRDefault="00000000" w:rsidRPr="00000000" w14:paraId="00000DCB">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Date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ff0000"/>
          <w:sz w:val="30"/>
          <w:szCs w:val="30"/>
          <w:u w:val="single"/>
          <w:rtl w:val="0"/>
        </w:rPr>
        <w:t xml:space="preserve">sugar</w:t>
      </w:r>
    </w:p>
    <w:p w:rsidR="00000000" w:rsidDel="00000000" w:rsidP="00000000" w:rsidRDefault="00000000" w:rsidRPr="00000000" w14:paraId="00000DC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s1jau6f13j61" w:id="405"/>
      <w:bookmarkEnd w:id="405"/>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DCD">
      <w:pPr>
        <w:numPr>
          <w:ilvl w:val="0"/>
          <w:numId w:val="45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Often marketed as “healthy sugar” → patients assume it’s safe for diabetes</w:t>
        <w:br w:type="textWrapping"/>
      </w:r>
    </w:p>
    <w:p w:rsidR="00000000" w:rsidDel="00000000" w:rsidP="00000000" w:rsidRDefault="00000000" w:rsidRPr="00000000" w14:paraId="00000DCE">
      <w:pPr>
        <w:numPr>
          <w:ilvl w:val="0"/>
          <w:numId w:val="45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w:t>
      </w:r>
      <w:r w:rsidDel="00000000" w:rsidR="00000000" w:rsidRPr="00000000">
        <w:rPr>
          <w:rFonts w:ascii="Times New Roman" w:cs="Times New Roman" w:eastAsia="Times New Roman" w:hAnsi="Times New Roman"/>
          <w:b w:val="1"/>
          <w:bCs w:val="1"/>
          <w:rtl w:val="0"/>
        </w:rPr>
        <w:t xml:space="preserve">high in sugar (mostly glucose + fructose)</w:t>
      </w:r>
      <w:r w:rsidDel="00000000" w:rsidR="00000000" w:rsidRPr="00000000">
        <w:rPr>
          <w:rFonts w:ascii="Cardo" w:cs="Cardo" w:eastAsia="Cardo" w:hAnsi="Cardo"/>
          <w:rtl w:val="0"/>
        </w:rPr>
        <w:t xml:space="preserve"> → raises blood sugar and insulin</w:t>
        <w:br w:type="textWrapping"/>
      </w:r>
    </w:p>
    <w:p w:rsidR="00000000" w:rsidDel="00000000" w:rsidP="00000000" w:rsidRDefault="00000000" w:rsidRPr="00000000" w14:paraId="00000DCF">
      <w:pPr>
        <w:numPr>
          <w:ilvl w:val="0"/>
          <w:numId w:val="45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contribute to </w:t>
      </w:r>
      <w:r w:rsidDel="00000000" w:rsidR="00000000" w:rsidRPr="00000000">
        <w:rPr>
          <w:rFonts w:ascii="Times New Roman" w:cs="Times New Roman" w:eastAsia="Times New Roman" w:hAnsi="Times New Roman"/>
          <w:b w:val="1"/>
          <w:bCs w:val="1"/>
          <w:rtl w:val="0"/>
        </w:rPr>
        <w:t xml:space="preserve">weight gain and metabolic stress</w:t>
      </w:r>
      <w:r w:rsidDel="00000000" w:rsidR="00000000" w:rsidRPr="00000000">
        <w:rPr>
          <w:rFonts w:ascii="Times New Roman" w:cs="Times New Roman" w:eastAsia="Times New Roman" w:hAnsi="Times New Roman"/>
          <w:rtl w:val="0"/>
        </w:rPr>
        <w:t xml:space="preserve"> if overconsumed</w:t>
        <w:br w:type="textWrapping"/>
      </w:r>
    </w:p>
    <w:p w:rsidR="00000000" w:rsidDel="00000000" w:rsidP="00000000" w:rsidRDefault="00000000" w:rsidRPr="00000000" w14:paraId="00000DD0">
      <w:pPr>
        <w:numPr>
          <w:ilvl w:val="0"/>
          <w:numId w:val="45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Less soluble → can cause </w:t>
      </w:r>
      <w:r w:rsidDel="00000000" w:rsidR="00000000" w:rsidRPr="00000000">
        <w:rPr>
          <w:rFonts w:ascii="Times New Roman" w:cs="Times New Roman" w:eastAsia="Times New Roman" w:hAnsi="Times New Roman"/>
          <w:b w:val="1"/>
          <w:bCs w:val="1"/>
          <w:rtl w:val="0"/>
        </w:rPr>
        <w:t xml:space="preserve">texture issues in baking</w:t>
        <w:br w:type="textWrapping"/>
      </w:r>
    </w:p>
    <w:p w:rsidR="00000000" w:rsidDel="00000000" w:rsidP="00000000" w:rsidRDefault="00000000" w:rsidRPr="00000000" w14:paraId="00000DD1">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metabolic impact</w:t>
      </w:r>
      <w:r w:rsidDel="00000000" w:rsidR="00000000" w:rsidRPr="00000000">
        <w:rPr>
          <w:rFonts w:ascii="Times New Roman" w:cs="Times New Roman" w:eastAsia="Times New Roman" w:hAnsi="Times New Roman"/>
          <w:rtl w:val="0"/>
        </w:rPr>
        <w:t xml:space="preserve">, less so for gut irritation (unless eaten in large amounts).</w:t>
      </w:r>
    </w:p>
    <w:p w:rsidR="00000000" w:rsidDel="00000000" w:rsidP="00000000" w:rsidRDefault="00000000" w:rsidRPr="00000000" w14:paraId="00000DD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1vhn8677omi" w:id="406"/>
      <w:bookmarkEnd w:id="406"/>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DD4">
      <w:pPr>
        <w:numPr>
          <w:ilvl w:val="0"/>
          <w:numId w:val="105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Made by </w:t>
      </w:r>
      <w:r w:rsidDel="00000000" w:rsidR="00000000" w:rsidRPr="00000000">
        <w:rPr>
          <w:rFonts w:ascii="Times New Roman" w:cs="Times New Roman" w:eastAsia="Times New Roman" w:hAnsi="Times New Roman"/>
          <w:b w:val="1"/>
          <w:bCs w:val="1"/>
          <w:rtl w:val="0"/>
        </w:rPr>
        <w:t xml:space="preserve">finely grinding whole dried dates</w:t>
        <w:br w:type="textWrapping"/>
      </w:r>
    </w:p>
    <w:p w:rsidR="00000000" w:rsidDel="00000000" w:rsidP="00000000" w:rsidRDefault="00000000" w:rsidRPr="00000000" w14:paraId="00000DD5">
      <w:pPr>
        <w:numPr>
          <w:ilvl w:val="0"/>
          <w:numId w:val="105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Retains some </w:t>
      </w:r>
      <w:r w:rsidDel="00000000" w:rsidR="00000000" w:rsidRPr="00000000">
        <w:rPr>
          <w:rFonts w:ascii="Times New Roman" w:cs="Times New Roman" w:eastAsia="Times New Roman" w:hAnsi="Times New Roman"/>
          <w:b w:val="1"/>
          <w:bCs w:val="1"/>
          <w:rtl w:val="0"/>
        </w:rPr>
        <w:t xml:space="preserve">fiber, minerals (potassium, magnesium), and antioxidants</w:t>
        <w:br w:type="textWrapping"/>
      </w:r>
    </w:p>
    <w:p w:rsidR="00000000" w:rsidDel="00000000" w:rsidP="00000000" w:rsidRDefault="00000000" w:rsidRPr="00000000" w14:paraId="00000DD6">
      <w:pPr>
        <w:numPr>
          <w:ilvl w:val="0"/>
          <w:numId w:val="105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 content: ~60–70% sugar (glucose + fructose)</w:t>
        <w:br w:type="textWrapping"/>
      </w:r>
    </w:p>
    <w:p w:rsidR="00000000" w:rsidDel="00000000" w:rsidP="00000000" w:rsidRDefault="00000000" w:rsidRPr="00000000" w14:paraId="00000DD7">
      <w:pPr>
        <w:numPr>
          <w:ilvl w:val="0"/>
          <w:numId w:val="105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Metabolized for energy</w:t>
        <w:br w:type="textWrapping"/>
      </w:r>
    </w:p>
    <w:p w:rsidR="00000000" w:rsidDel="00000000" w:rsidP="00000000" w:rsidRDefault="00000000" w:rsidRPr="00000000" w14:paraId="00000DD8">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 It’s a </w:t>
      </w:r>
      <w:r w:rsidDel="00000000" w:rsidR="00000000" w:rsidRPr="00000000">
        <w:rPr>
          <w:rFonts w:ascii="Times New Roman" w:cs="Times New Roman" w:eastAsia="Times New Roman" w:hAnsi="Times New Roman"/>
          <w:b w:val="1"/>
          <w:bCs w:val="1"/>
          <w:rtl w:val="0"/>
        </w:rPr>
        <w:t xml:space="preserve">whole-fruit sugar</w:t>
      </w:r>
      <w:r w:rsidDel="00000000" w:rsidR="00000000" w:rsidRPr="00000000">
        <w:rPr>
          <w:rFonts w:ascii="Times New Roman" w:cs="Times New Roman" w:eastAsia="Times New Roman" w:hAnsi="Times New Roman"/>
          <w:rtl w:val="0"/>
        </w:rPr>
        <w:t xml:space="preserve">, not refined sugar — but still mostly sugar.</w:t>
      </w:r>
    </w:p>
    <w:p w:rsidR="00000000" w:rsidDel="00000000" w:rsidP="00000000" w:rsidRDefault="00000000" w:rsidRPr="00000000" w14:paraId="00000DD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6cxwz3pqbxuu" w:id="407"/>
      <w:bookmarkEnd w:id="407"/>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DDB">
      <w:pPr>
        <w:numPr>
          <w:ilvl w:val="0"/>
          <w:numId w:val="110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w:t>
      </w:r>
      <w:r w:rsidDel="00000000" w:rsidR="00000000" w:rsidRPr="00000000">
        <w:rPr>
          <w:rFonts w:ascii="Times New Roman" w:cs="Times New Roman" w:eastAsia="Times New Roman" w:hAnsi="Times New Roman"/>
          <w:b w:val="1"/>
          <w:bCs w:val="1"/>
          <w:rtl w:val="0"/>
        </w:rPr>
        <w:t xml:space="preserve">“natural, unrefined, antioxidant-rich”</w:t>
        <w:br w:type="textWrapping"/>
      </w:r>
    </w:p>
    <w:p w:rsidR="00000000" w:rsidDel="00000000" w:rsidP="00000000" w:rsidRDefault="00000000" w:rsidRPr="00000000" w14:paraId="00000DDC">
      <w:pPr>
        <w:numPr>
          <w:ilvl w:val="0"/>
          <w:numId w:val="110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sweetness and slight caramel flavor</w:t>
        <w:br w:type="textWrapping"/>
      </w:r>
    </w:p>
    <w:p w:rsidR="00000000" w:rsidDel="00000000" w:rsidP="00000000" w:rsidRDefault="00000000" w:rsidRPr="00000000" w14:paraId="00000DDD">
      <w:pPr>
        <w:numPr>
          <w:ilvl w:val="0"/>
          <w:numId w:val="110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Appeals to organic, paleo, or “whole-food” labels</w:t>
        <w:br w:type="textWrapping"/>
      </w:r>
    </w:p>
    <w:p w:rsidR="00000000" w:rsidDel="00000000" w:rsidP="00000000" w:rsidRDefault="00000000" w:rsidRPr="00000000" w14:paraId="00000DDE">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Marketing is the main reason, not functional advantage over sugar in most recipes.</w:t>
      </w:r>
    </w:p>
    <w:p w:rsidR="00000000" w:rsidDel="00000000" w:rsidP="00000000" w:rsidRDefault="00000000" w:rsidRPr="00000000" w14:paraId="00000DD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z7y0wqfszh1k" w:id="408"/>
      <w:bookmarkEnd w:id="408"/>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limiting it</w:t>
      </w:r>
    </w:p>
    <w:p w:rsidR="00000000" w:rsidDel="00000000" w:rsidP="00000000" w:rsidRDefault="00000000" w:rsidRPr="00000000" w14:paraId="00000DE1">
      <w:pPr>
        <w:numPr>
          <w:ilvl w:val="0"/>
          <w:numId w:val="11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w:t>
      </w:r>
      <w:r w:rsidDel="00000000" w:rsidR="00000000" w:rsidRPr="00000000">
        <w:rPr>
          <w:rFonts w:ascii="Times New Roman" w:cs="Times New Roman" w:eastAsia="Times New Roman" w:hAnsi="Times New Roman"/>
          <w:b w:val="1"/>
          <w:bCs w:val="1"/>
          <w:rtl w:val="0"/>
        </w:rPr>
        <w:t xml:space="preserve">raises blood sugar and insulin</w:t>
        <w:br w:type="textWrapping"/>
      </w:r>
    </w:p>
    <w:p w:rsidR="00000000" w:rsidDel="00000000" w:rsidP="00000000" w:rsidRDefault="00000000" w:rsidRPr="00000000" w14:paraId="00000DE2">
      <w:pPr>
        <w:numPr>
          <w:ilvl w:val="0"/>
          <w:numId w:val="11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contribute to:</w:t>
        <w:br w:type="textWrapping"/>
      </w:r>
    </w:p>
    <w:p w:rsidR="00000000" w:rsidDel="00000000" w:rsidP="00000000" w:rsidRDefault="00000000" w:rsidRPr="00000000" w14:paraId="00000DE3">
      <w:pPr>
        <w:numPr>
          <w:ilvl w:val="1"/>
          <w:numId w:val="115"/>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 gain</w:t>
        <w:br w:type="textWrapping"/>
      </w:r>
    </w:p>
    <w:p w:rsidR="00000000" w:rsidDel="00000000" w:rsidP="00000000" w:rsidRDefault="00000000" w:rsidRPr="00000000" w14:paraId="00000DE4">
      <w:pPr>
        <w:numPr>
          <w:ilvl w:val="1"/>
          <w:numId w:val="115"/>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Insulin resistance</w:t>
        <w:br w:type="textWrapping"/>
      </w:r>
    </w:p>
    <w:p w:rsidR="00000000" w:rsidDel="00000000" w:rsidP="00000000" w:rsidRDefault="00000000" w:rsidRPr="00000000" w14:paraId="00000DE5">
      <w:pPr>
        <w:numPr>
          <w:ilvl w:val="1"/>
          <w:numId w:val="115"/>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Fatty liver</w:t>
        <w:br w:type="textWrapping"/>
      </w:r>
    </w:p>
    <w:p w:rsidR="00000000" w:rsidDel="00000000" w:rsidP="00000000" w:rsidRDefault="00000000" w:rsidRPr="00000000" w14:paraId="00000DE6">
      <w:pPr>
        <w:numPr>
          <w:ilvl w:val="0"/>
          <w:numId w:val="11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sugar content, despite small fiber benefit</w:t>
        <w:br w:type="textWrapping"/>
      </w:r>
    </w:p>
    <w:p w:rsidR="00000000" w:rsidDel="00000000" w:rsidP="00000000" w:rsidRDefault="00000000" w:rsidRPr="00000000" w14:paraId="00000DE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8fm4ri8szin3" w:id="409"/>
      <w:bookmarkEnd w:id="409"/>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DE9">
      <w:pPr>
        <w:numPr>
          <w:ilvl w:val="0"/>
          <w:numId w:val="55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Glucose → energy → insulin spike</w:t>
        <w:br w:type="textWrapping"/>
      </w:r>
    </w:p>
    <w:p w:rsidR="00000000" w:rsidDel="00000000" w:rsidP="00000000" w:rsidRDefault="00000000" w:rsidRPr="00000000" w14:paraId="00000DEA">
      <w:pPr>
        <w:numPr>
          <w:ilvl w:val="0"/>
          <w:numId w:val="55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Fructose → liver → fat accumulation</w:t>
        <w:br w:type="textWrapping"/>
      </w:r>
    </w:p>
    <w:p w:rsidR="00000000" w:rsidDel="00000000" w:rsidP="00000000" w:rsidRDefault="00000000" w:rsidRPr="00000000" w14:paraId="00000DEB">
      <w:pPr>
        <w:numPr>
          <w:ilvl w:val="0"/>
          <w:numId w:val="55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Fiber slows absorption slightly → small reduction in glycemic impact</w:t>
        <w:br w:type="textWrapping"/>
      </w:r>
    </w:p>
    <w:p w:rsidR="00000000" w:rsidDel="00000000" w:rsidP="00000000" w:rsidRDefault="00000000" w:rsidRPr="00000000" w14:paraId="00000DEC">
      <w:pPr>
        <w:numPr>
          <w:ilvl w:val="0"/>
          <w:numId w:val="55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Chronic consumption → metabolic stress similar to cane sugar</w:t>
        <w:br w:type="textWrapping"/>
      </w:r>
    </w:p>
    <w:p w:rsidR="00000000" w:rsidDel="00000000" w:rsidP="00000000" w:rsidRDefault="00000000" w:rsidRPr="00000000" w14:paraId="00000DE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j5788bce7om8" w:id="410"/>
      <w:bookmarkEnd w:id="410"/>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0DEF">
      <w:pPr>
        <w:numPr>
          <w:ilvl w:val="0"/>
          <w:numId w:val="21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2 diabetes / insulin resistance</w:t>
        <w:br w:type="textWrapping"/>
      </w:r>
    </w:p>
    <w:p w:rsidR="00000000" w:rsidDel="00000000" w:rsidP="00000000" w:rsidRDefault="00000000" w:rsidRPr="00000000" w14:paraId="00000DF0">
      <w:pPr>
        <w:numPr>
          <w:ilvl w:val="0"/>
          <w:numId w:val="21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Obesity / metabolic syndrome</w:t>
        <w:br w:type="textWrapping"/>
      </w:r>
    </w:p>
    <w:p w:rsidR="00000000" w:rsidDel="00000000" w:rsidP="00000000" w:rsidRDefault="00000000" w:rsidRPr="00000000" w14:paraId="00000DF1">
      <w:pPr>
        <w:numPr>
          <w:ilvl w:val="0"/>
          <w:numId w:val="21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NAFLD</w:t>
        <w:br w:type="textWrapping"/>
      </w:r>
    </w:p>
    <w:p w:rsidR="00000000" w:rsidDel="00000000" w:rsidP="00000000" w:rsidRDefault="00000000" w:rsidRPr="00000000" w14:paraId="00000DF2">
      <w:pPr>
        <w:numPr>
          <w:ilvl w:val="0"/>
          <w:numId w:val="21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Heart disease</w:t>
        <w:br w:type="textWrapping"/>
      </w:r>
    </w:p>
    <w:p w:rsidR="00000000" w:rsidDel="00000000" w:rsidP="00000000" w:rsidRDefault="00000000" w:rsidRPr="00000000" w14:paraId="00000DF3">
      <w:pPr>
        <w:numPr>
          <w:ilvl w:val="0"/>
          <w:numId w:val="21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Chronic inflammation</w:t>
        <w:br w:type="textWrapping"/>
      </w:r>
    </w:p>
    <w:p w:rsidR="00000000" w:rsidDel="00000000" w:rsidP="00000000" w:rsidRDefault="00000000" w:rsidRPr="00000000" w14:paraId="00000DF4">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Fiber content slightly mitigates glycemic spikes, but </w:t>
      </w:r>
      <w:r w:rsidDel="00000000" w:rsidR="00000000" w:rsidRPr="00000000">
        <w:rPr>
          <w:rFonts w:ascii="Times New Roman" w:cs="Times New Roman" w:eastAsia="Times New Roman" w:hAnsi="Times New Roman"/>
          <w:b w:val="1"/>
          <w:bCs w:val="1"/>
          <w:rtl w:val="0"/>
        </w:rPr>
        <w:t xml:space="preserve">not enough to call it “safe sugar”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DF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4oyjw2vr4u1t" w:id="411"/>
      <w:bookmarkEnd w:id="411"/>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DF7">
      <w:pPr>
        <w:numPr>
          <w:ilvl w:val="0"/>
          <w:numId w:val="28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Baked goods, granola, snack bars</w:t>
        <w:br w:type="textWrapping"/>
      </w:r>
    </w:p>
    <w:p w:rsidR="00000000" w:rsidDel="00000000" w:rsidP="00000000" w:rsidRDefault="00000000" w:rsidRPr="00000000" w14:paraId="00000DF8">
      <w:pPr>
        <w:numPr>
          <w:ilvl w:val="0"/>
          <w:numId w:val="28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Organic or “natural” sweetener blends</w:t>
        <w:br w:type="textWrapping"/>
      </w:r>
    </w:p>
    <w:p w:rsidR="00000000" w:rsidDel="00000000" w:rsidP="00000000" w:rsidRDefault="00000000" w:rsidRPr="00000000" w14:paraId="00000DF9">
      <w:pPr>
        <w:numPr>
          <w:ilvl w:val="0"/>
          <w:numId w:val="28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Smoothies and desserts</w:t>
        <w:br w:type="textWrapping"/>
      </w:r>
    </w:p>
    <w:p w:rsidR="00000000" w:rsidDel="00000000" w:rsidP="00000000" w:rsidRDefault="00000000" w:rsidRPr="00000000" w14:paraId="00000DFA">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DFB">
      <w:pPr>
        <w:numPr>
          <w:ilvl w:val="0"/>
          <w:numId w:val="57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sugar</w:t>
        <w:br w:type="textWrapping"/>
      </w:r>
    </w:p>
    <w:p w:rsidR="00000000" w:rsidDel="00000000" w:rsidP="00000000" w:rsidRDefault="00000000" w:rsidRPr="00000000" w14:paraId="00000DFC">
      <w:pPr>
        <w:numPr>
          <w:ilvl w:val="0"/>
          <w:numId w:val="57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 dates</w:t>
        <w:br w:type="textWrapping"/>
      </w:r>
    </w:p>
    <w:p w:rsidR="00000000" w:rsidDel="00000000" w:rsidP="00000000" w:rsidRDefault="00000000" w:rsidRPr="00000000" w14:paraId="00000DFD">
      <w:pPr>
        <w:numPr>
          <w:ilvl w:val="0"/>
          <w:numId w:val="57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Whole date sugar</w:t>
      </w:r>
    </w:p>
    <w:p w:rsidR="00000000" w:rsidDel="00000000" w:rsidP="00000000" w:rsidRDefault="00000000" w:rsidRPr="00000000" w14:paraId="00000DFE">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F">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Agave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ff0000"/>
          <w:sz w:val="30"/>
          <w:szCs w:val="30"/>
          <w:u w:val="single"/>
          <w:rtl w:val="0"/>
        </w:rPr>
        <w:t xml:space="preserve">nectar</w:t>
      </w:r>
    </w:p>
    <w:p w:rsidR="00000000" w:rsidDel="00000000" w:rsidP="00000000" w:rsidRDefault="00000000" w:rsidRPr="00000000" w14:paraId="00000E0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b5fbdbm53wsc" w:id="412"/>
      <w:bookmarkEnd w:id="412"/>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E01">
      <w:pPr>
        <w:numPr>
          <w:ilvl w:val="0"/>
          <w:numId w:val="59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r w:rsidDel="00000000" w:rsidR="00000000" w:rsidRPr="00000000">
        <w:rPr>
          <w:rFonts w:ascii="Times New Roman" w:cs="Times New Roman" w:eastAsia="Times New Roman" w:hAnsi="Times New Roman"/>
          <w:b w:val="1"/>
          <w:bCs w:val="1"/>
          <w:rtl w:val="0"/>
        </w:rPr>
        <w:t xml:space="preserve">fructose content</w:t>
      </w:r>
      <w:r w:rsidDel="00000000" w:rsidR="00000000" w:rsidRPr="00000000">
        <w:rPr>
          <w:rFonts w:ascii="Cardo" w:cs="Cardo" w:eastAsia="Cardo" w:hAnsi="Cardo"/>
          <w:rtl w:val="0"/>
        </w:rPr>
        <w:t xml:space="preserve"> → liver metabolizes it into fat</w:t>
        <w:br w:type="textWrapping"/>
      </w:r>
    </w:p>
    <w:p w:rsidR="00000000" w:rsidDel="00000000" w:rsidP="00000000" w:rsidRDefault="00000000" w:rsidRPr="00000000" w14:paraId="00000E02">
      <w:pPr>
        <w:numPr>
          <w:ilvl w:val="0"/>
          <w:numId w:val="59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contribute to </w:t>
      </w:r>
      <w:r w:rsidDel="00000000" w:rsidR="00000000" w:rsidRPr="00000000">
        <w:rPr>
          <w:rFonts w:ascii="Times New Roman" w:cs="Times New Roman" w:eastAsia="Times New Roman" w:hAnsi="Times New Roman"/>
          <w:b w:val="1"/>
          <w:bCs w:val="1"/>
          <w:rtl w:val="0"/>
        </w:rPr>
        <w:t xml:space="preserve">insulin resistance, fatty liver, and triglyceride elevation</w:t>
        <w:br w:type="textWrapping"/>
      </w:r>
    </w:p>
    <w:p w:rsidR="00000000" w:rsidDel="00000000" w:rsidP="00000000" w:rsidRDefault="00000000" w:rsidRPr="00000000" w14:paraId="00000E03">
      <w:pPr>
        <w:numPr>
          <w:ilvl w:val="0"/>
          <w:numId w:val="59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Marketed as “low glycemic” → misleading for diabetes or metabolic patients</w:t>
        <w:br w:type="textWrapping"/>
      </w:r>
    </w:p>
    <w:p w:rsidR="00000000" w:rsidDel="00000000" w:rsidP="00000000" w:rsidRDefault="00000000" w:rsidRPr="00000000" w14:paraId="00000E04">
      <w:pPr>
        <w:numPr>
          <w:ilvl w:val="0"/>
          <w:numId w:val="59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hidden in </w:t>
      </w:r>
      <w:r w:rsidDel="00000000" w:rsidR="00000000" w:rsidRPr="00000000">
        <w:rPr>
          <w:rFonts w:ascii="Times New Roman" w:cs="Times New Roman" w:eastAsia="Times New Roman" w:hAnsi="Times New Roman"/>
          <w:b w:val="1"/>
          <w:bCs w:val="1"/>
          <w:rtl w:val="0"/>
        </w:rPr>
        <w:t xml:space="preserve">“natural” beverages, bars, and baked goods</w:t>
        <w:br w:type="textWrapping"/>
      </w:r>
    </w:p>
    <w:p w:rsidR="00000000" w:rsidDel="00000000" w:rsidP="00000000" w:rsidRDefault="00000000" w:rsidRPr="00000000" w14:paraId="00000E05">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for </w:t>
      </w:r>
      <w:r w:rsidDel="00000000" w:rsidR="00000000" w:rsidRPr="00000000">
        <w:rPr>
          <w:rFonts w:ascii="Times New Roman" w:cs="Times New Roman" w:eastAsia="Times New Roman" w:hAnsi="Times New Roman"/>
          <w:b w:val="1"/>
          <w:bCs w:val="1"/>
          <w:rtl w:val="0"/>
        </w:rPr>
        <w:t xml:space="preserve">metabolic stress</w:t>
      </w:r>
      <w:r w:rsidDel="00000000" w:rsidR="00000000" w:rsidRPr="00000000">
        <w:rPr>
          <w:rFonts w:ascii="Times New Roman" w:cs="Times New Roman" w:eastAsia="Times New Roman" w:hAnsi="Times New Roman"/>
          <w:rtl w:val="0"/>
        </w:rPr>
        <w:t xml:space="preserve">, not gut irritation.</w:t>
      </w:r>
    </w:p>
    <w:p w:rsidR="00000000" w:rsidDel="00000000" w:rsidP="00000000" w:rsidRDefault="00000000" w:rsidRPr="00000000" w14:paraId="00000E0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3mb9r1fhao7m" w:id="413"/>
      <w:bookmarkEnd w:id="413"/>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E08">
      <w:pPr>
        <w:numPr>
          <w:ilvl w:val="0"/>
          <w:numId w:val="18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Syrup made from the </w:t>
      </w:r>
      <w:r w:rsidDel="00000000" w:rsidR="00000000" w:rsidRPr="00000000">
        <w:rPr>
          <w:rFonts w:ascii="Times New Roman" w:cs="Times New Roman" w:eastAsia="Times New Roman" w:hAnsi="Times New Roman"/>
          <w:b w:val="1"/>
          <w:bCs w:val="1"/>
          <w:rtl w:val="0"/>
        </w:rPr>
        <w:t xml:space="preserve">sap of the agave plant</w:t>
        <w:br w:type="textWrapping"/>
      </w:r>
    </w:p>
    <w:p w:rsidR="00000000" w:rsidDel="00000000" w:rsidP="00000000" w:rsidRDefault="00000000" w:rsidRPr="00000000" w14:paraId="00000E09">
      <w:pPr>
        <w:numPr>
          <w:ilvl w:val="0"/>
          <w:numId w:val="18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~70–90% fructose, 10–30% glucose</w:t>
        <w:br w:type="textWrapping"/>
      </w:r>
    </w:p>
    <w:p w:rsidR="00000000" w:rsidDel="00000000" w:rsidP="00000000" w:rsidRDefault="00000000" w:rsidRPr="00000000" w14:paraId="00000E0A">
      <w:pPr>
        <w:numPr>
          <w:ilvl w:val="0"/>
          <w:numId w:val="18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Very sweet → less is needed for same sweetness as sugar</w:t>
        <w:br w:type="textWrapping"/>
      </w:r>
    </w:p>
    <w:p w:rsidR="00000000" w:rsidDel="00000000" w:rsidP="00000000" w:rsidRDefault="00000000" w:rsidRPr="00000000" w14:paraId="00000E0B">
      <w:pPr>
        <w:numPr>
          <w:ilvl w:val="0"/>
          <w:numId w:val="18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Processed to concentrate the fructose</w:t>
        <w:br w:type="textWrapping"/>
      </w:r>
    </w:p>
    <w:p w:rsidR="00000000" w:rsidDel="00000000" w:rsidP="00000000" w:rsidRDefault="00000000" w:rsidRPr="00000000" w14:paraId="00000E0C">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difference: </w:t>
      </w:r>
      <w:r w:rsidDel="00000000" w:rsidR="00000000" w:rsidRPr="00000000">
        <w:rPr>
          <w:rFonts w:ascii="Times New Roman" w:cs="Times New Roman" w:eastAsia="Times New Roman" w:hAnsi="Times New Roman"/>
          <w:b w:val="1"/>
          <w:bCs w:val="1"/>
          <w:rtl w:val="0"/>
        </w:rPr>
        <w:t xml:space="preserve">high fructose load</w:t>
      </w:r>
      <w:r w:rsidDel="00000000" w:rsidR="00000000" w:rsidRPr="00000000">
        <w:rPr>
          <w:rFonts w:ascii="Times New Roman" w:cs="Times New Roman" w:eastAsia="Times New Roman" w:hAnsi="Times New Roman"/>
          <w:rtl w:val="0"/>
        </w:rPr>
        <w:t xml:space="preserve">, unlike cane sugar (~50% fructose).</w:t>
      </w:r>
    </w:p>
    <w:p w:rsidR="00000000" w:rsidDel="00000000" w:rsidP="00000000" w:rsidRDefault="00000000" w:rsidRPr="00000000" w14:paraId="00000E0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4pa7t5rkm3me" w:id="414"/>
      <w:bookmarkEnd w:id="414"/>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E0F">
      <w:pPr>
        <w:numPr>
          <w:ilvl w:val="0"/>
          <w:numId w:val="46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Very sweet → small amount provides high sweetness</w:t>
        <w:br w:type="textWrapping"/>
      </w:r>
    </w:p>
    <w:p w:rsidR="00000000" w:rsidDel="00000000" w:rsidP="00000000" w:rsidRDefault="00000000" w:rsidRPr="00000000" w14:paraId="00000E10">
      <w:pPr>
        <w:numPr>
          <w:ilvl w:val="0"/>
          <w:numId w:val="46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w:t>
      </w:r>
      <w:r w:rsidDel="00000000" w:rsidR="00000000" w:rsidRPr="00000000">
        <w:rPr>
          <w:rFonts w:ascii="Times New Roman" w:cs="Times New Roman" w:eastAsia="Times New Roman" w:hAnsi="Times New Roman"/>
          <w:b w:val="1"/>
          <w:bCs w:val="1"/>
          <w:rtl w:val="0"/>
        </w:rPr>
        <w:t xml:space="preserve">“natural” and low glycemic</w:t>
        <w:br w:type="textWrapping"/>
      </w:r>
    </w:p>
    <w:p w:rsidR="00000000" w:rsidDel="00000000" w:rsidP="00000000" w:rsidRDefault="00000000" w:rsidRPr="00000000" w14:paraId="00000E11">
      <w:pPr>
        <w:numPr>
          <w:ilvl w:val="0"/>
          <w:numId w:val="46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moisture and sweetness to baked goods, beverages, and bars</w:t>
        <w:br w:type="textWrapping"/>
      </w:r>
    </w:p>
    <w:p w:rsidR="00000000" w:rsidDel="00000000" w:rsidP="00000000" w:rsidRDefault="00000000" w:rsidRPr="00000000" w14:paraId="00000E1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lxx2kg6pfhoi" w:id="415"/>
      <w:bookmarkEnd w:id="415"/>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limiting it</w:t>
      </w:r>
    </w:p>
    <w:p w:rsidR="00000000" w:rsidDel="00000000" w:rsidP="00000000" w:rsidRDefault="00000000" w:rsidRPr="00000000" w14:paraId="00000E14">
      <w:pPr>
        <w:numPr>
          <w:ilvl w:val="0"/>
          <w:numId w:val="38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 fructose → </w:t>
      </w:r>
      <w:r w:rsidDel="00000000" w:rsidR="00000000" w:rsidRPr="00000000">
        <w:rPr>
          <w:rFonts w:ascii="Times New Roman" w:cs="Times New Roman" w:eastAsia="Times New Roman" w:hAnsi="Times New Roman"/>
          <w:b w:val="1"/>
          <w:bCs w:val="1"/>
          <w:rtl w:val="0"/>
        </w:rPr>
        <w:t xml:space="preserve">liver fat accumulation</w:t>
        <w:br w:type="textWrapping"/>
      </w:r>
    </w:p>
    <w:p w:rsidR="00000000" w:rsidDel="00000000" w:rsidP="00000000" w:rsidRDefault="00000000" w:rsidRPr="00000000" w14:paraId="00000E15">
      <w:pPr>
        <w:numPr>
          <w:ilvl w:val="0"/>
          <w:numId w:val="38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worsen:</w:t>
        <w:br w:type="textWrapping"/>
      </w:r>
    </w:p>
    <w:p w:rsidR="00000000" w:rsidDel="00000000" w:rsidP="00000000" w:rsidRDefault="00000000" w:rsidRPr="00000000" w14:paraId="00000E16">
      <w:pPr>
        <w:numPr>
          <w:ilvl w:val="1"/>
          <w:numId w:val="386"/>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Insulin resistance</w:t>
        <w:br w:type="textWrapping"/>
      </w:r>
    </w:p>
    <w:p w:rsidR="00000000" w:rsidDel="00000000" w:rsidP="00000000" w:rsidRDefault="00000000" w:rsidRPr="00000000" w14:paraId="00000E17">
      <w:pPr>
        <w:numPr>
          <w:ilvl w:val="1"/>
          <w:numId w:val="386"/>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Metabolic syndrome</w:t>
        <w:br w:type="textWrapping"/>
      </w:r>
    </w:p>
    <w:p w:rsidR="00000000" w:rsidDel="00000000" w:rsidP="00000000" w:rsidRDefault="00000000" w:rsidRPr="00000000" w14:paraId="00000E18">
      <w:pPr>
        <w:numPr>
          <w:ilvl w:val="1"/>
          <w:numId w:val="386"/>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NAFLD</w:t>
        <w:br w:type="textWrapping"/>
      </w:r>
    </w:p>
    <w:p w:rsidR="00000000" w:rsidDel="00000000" w:rsidP="00000000" w:rsidRDefault="00000000" w:rsidRPr="00000000" w14:paraId="00000E19">
      <w:pPr>
        <w:numPr>
          <w:ilvl w:val="0"/>
          <w:numId w:val="38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Overconsumption → elevated triglycerides, uric acid, and inflammation</w:t>
        <w:br w:type="textWrapping"/>
      </w:r>
    </w:p>
    <w:p w:rsidR="00000000" w:rsidDel="00000000" w:rsidP="00000000" w:rsidRDefault="00000000" w:rsidRPr="00000000" w14:paraId="00000E1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3tw5vc2i0x4k" w:id="416"/>
      <w:bookmarkEnd w:id="416"/>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E1C">
      <w:pPr>
        <w:numPr>
          <w:ilvl w:val="0"/>
          <w:numId w:val="60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Fructose → metabolized almost entirely in liver</w:t>
        <w:br w:type="textWrapping"/>
      </w:r>
    </w:p>
    <w:p w:rsidR="00000000" w:rsidDel="00000000" w:rsidP="00000000" w:rsidRDefault="00000000" w:rsidRPr="00000000" w14:paraId="00000E1D">
      <w:pPr>
        <w:numPr>
          <w:ilvl w:val="0"/>
          <w:numId w:val="60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Excess → converted to triglycerides → fat storage</w:t>
        <w:br w:type="textWrapping"/>
      </w:r>
    </w:p>
    <w:p w:rsidR="00000000" w:rsidDel="00000000" w:rsidP="00000000" w:rsidRDefault="00000000" w:rsidRPr="00000000" w14:paraId="00000E1E">
      <w:pPr>
        <w:numPr>
          <w:ilvl w:val="0"/>
          <w:numId w:val="60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insulin response, but </w:t>
      </w:r>
      <w:r w:rsidDel="00000000" w:rsidR="00000000" w:rsidRPr="00000000">
        <w:rPr>
          <w:rFonts w:ascii="Times New Roman" w:cs="Times New Roman" w:eastAsia="Times New Roman" w:hAnsi="Times New Roman"/>
          <w:b w:val="1"/>
          <w:bCs w:val="1"/>
          <w:rtl w:val="0"/>
        </w:rPr>
        <w:t xml:space="preserve">metabolically damaging over time</w:t>
        <w:br w:type="textWrapping"/>
      </w:r>
    </w:p>
    <w:p w:rsidR="00000000" w:rsidDel="00000000" w:rsidP="00000000" w:rsidRDefault="00000000" w:rsidRPr="00000000" w14:paraId="00000E1F">
      <w:pPr>
        <w:numPr>
          <w:ilvl w:val="0"/>
          <w:numId w:val="60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raise uric acid and worsen fatty liver</w:t>
        <w:br w:type="textWrapping"/>
      </w:r>
    </w:p>
    <w:p w:rsidR="00000000" w:rsidDel="00000000" w:rsidP="00000000" w:rsidRDefault="00000000" w:rsidRPr="00000000" w14:paraId="00000E2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mo4nhmr8jiwi" w:id="417"/>
      <w:bookmarkEnd w:id="417"/>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0E22">
      <w:pPr>
        <w:numPr>
          <w:ilvl w:val="0"/>
          <w:numId w:val="88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NAFLD / fatty liver</w:t>
        <w:br w:type="textWrapping"/>
      </w:r>
    </w:p>
    <w:p w:rsidR="00000000" w:rsidDel="00000000" w:rsidP="00000000" w:rsidRDefault="00000000" w:rsidRPr="00000000" w14:paraId="00000E23">
      <w:pPr>
        <w:numPr>
          <w:ilvl w:val="0"/>
          <w:numId w:val="88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Metabolic syndrome / insulin resistance</w:t>
        <w:br w:type="textWrapping"/>
      </w:r>
    </w:p>
    <w:p w:rsidR="00000000" w:rsidDel="00000000" w:rsidP="00000000" w:rsidRDefault="00000000" w:rsidRPr="00000000" w14:paraId="00000E24">
      <w:pPr>
        <w:numPr>
          <w:ilvl w:val="0"/>
          <w:numId w:val="88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Obesity</w:t>
        <w:br w:type="textWrapping"/>
      </w:r>
    </w:p>
    <w:p w:rsidR="00000000" w:rsidDel="00000000" w:rsidP="00000000" w:rsidRDefault="00000000" w:rsidRPr="00000000" w14:paraId="00000E25">
      <w:pPr>
        <w:numPr>
          <w:ilvl w:val="0"/>
          <w:numId w:val="88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 triglycerides / dyslipidemia</w:t>
        <w:br w:type="textWrapping"/>
      </w:r>
    </w:p>
    <w:p w:rsidR="00000000" w:rsidDel="00000000" w:rsidP="00000000" w:rsidRDefault="00000000" w:rsidRPr="00000000" w14:paraId="00000E26">
      <w:pPr>
        <w:numPr>
          <w:ilvl w:val="0"/>
          <w:numId w:val="88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Gout</w:t>
      </w:r>
      <w:r w:rsidDel="00000000" w:rsidR="00000000" w:rsidRPr="00000000">
        <w:rPr>
          <w:rFonts w:ascii="Times New Roman" w:cs="Times New Roman" w:eastAsia="Times New Roman" w:hAnsi="Times New Roman"/>
          <w:rtl w:val="0"/>
        </w:rPr>
        <w:t xml:space="preserve"> (via uric acid increase)</w:t>
        <w:br w:type="textWrapping"/>
      </w:r>
    </w:p>
    <w:p w:rsidR="00000000" w:rsidDel="00000000" w:rsidP="00000000" w:rsidRDefault="00000000" w:rsidRPr="00000000" w14:paraId="00000E2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sirj3wu175hu" w:id="418"/>
      <w:bookmarkEnd w:id="418"/>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E29">
      <w:pPr>
        <w:numPr>
          <w:ilvl w:val="0"/>
          <w:numId w:val="53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Organic or “natural” sweeteners</w:t>
        <w:br w:type="textWrapping"/>
      </w:r>
    </w:p>
    <w:p w:rsidR="00000000" w:rsidDel="00000000" w:rsidP="00000000" w:rsidRDefault="00000000" w:rsidRPr="00000000" w14:paraId="00000E2A">
      <w:pPr>
        <w:numPr>
          <w:ilvl w:val="0"/>
          <w:numId w:val="53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Beverages and smoothies</w:t>
        <w:br w:type="textWrapping"/>
      </w:r>
    </w:p>
    <w:p w:rsidR="00000000" w:rsidDel="00000000" w:rsidP="00000000" w:rsidRDefault="00000000" w:rsidRPr="00000000" w14:paraId="00000E2B">
      <w:pPr>
        <w:numPr>
          <w:ilvl w:val="0"/>
          <w:numId w:val="53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Granola, bars, and baked goods</w:t>
        <w:br w:type="textWrapping"/>
      </w:r>
    </w:p>
    <w:p w:rsidR="00000000" w:rsidDel="00000000" w:rsidP="00000000" w:rsidRDefault="00000000" w:rsidRPr="00000000" w14:paraId="00000E2C">
      <w:pPr>
        <w:numPr>
          <w:ilvl w:val="0"/>
          <w:numId w:val="53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Packaged “health foods”</w:t>
        <w:br w:type="textWrapping"/>
      </w:r>
    </w:p>
    <w:p w:rsidR="00000000" w:rsidDel="00000000" w:rsidP="00000000" w:rsidRDefault="00000000" w:rsidRPr="00000000" w14:paraId="00000E2D">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E2E">
      <w:pPr>
        <w:numPr>
          <w:ilvl w:val="0"/>
          <w:numId w:val="44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Agave nectar</w:t>
        <w:br w:type="textWrapping"/>
      </w:r>
    </w:p>
    <w:p w:rsidR="00000000" w:rsidDel="00000000" w:rsidP="00000000" w:rsidRDefault="00000000" w:rsidRPr="00000000" w14:paraId="00000E2F">
      <w:pPr>
        <w:numPr>
          <w:ilvl w:val="0"/>
          <w:numId w:val="44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Agave syrup</w:t>
        <w:br w:type="textWrapping"/>
      </w:r>
    </w:p>
    <w:p w:rsidR="00000000" w:rsidDel="00000000" w:rsidP="00000000" w:rsidRDefault="00000000" w:rsidRPr="00000000" w14:paraId="00000E30">
      <w:pPr>
        <w:numPr>
          <w:ilvl w:val="0"/>
          <w:numId w:val="44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Organic agave</w:t>
      </w:r>
    </w:p>
    <w:p w:rsidR="00000000" w:rsidDel="00000000" w:rsidP="00000000" w:rsidRDefault="00000000" w:rsidRPr="00000000" w14:paraId="00000E31">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2">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tl w:val="0"/>
        </w:rPr>
      </w:r>
    </w:p>
    <w:p w:rsidR="00000000" w:rsidDel="00000000" w:rsidP="00000000" w:rsidRDefault="00000000" w:rsidRPr="00000000" w14:paraId="00000E33">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Honey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ff0000"/>
          <w:sz w:val="30"/>
          <w:szCs w:val="30"/>
          <w:u w:val="single"/>
          <w:rtl w:val="0"/>
        </w:rPr>
        <w:t xml:space="preserve">(excessive)</w:t>
      </w:r>
    </w:p>
    <w:p w:rsidR="00000000" w:rsidDel="00000000" w:rsidP="00000000" w:rsidRDefault="00000000" w:rsidRPr="00000000" w14:paraId="00000E3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3neucfjfpqox" w:id="419"/>
      <w:bookmarkEnd w:id="419"/>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E35">
      <w:pPr>
        <w:numPr>
          <w:ilvl w:val="0"/>
          <w:numId w:val="58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 sugar content → spikes </w:t>
      </w:r>
      <w:r w:rsidDel="00000000" w:rsidR="00000000" w:rsidRPr="00000000">
        <w:rPr>
          <w:rFonts w:ascii="Times New Roman" w:cs="Times New Roman" w:eastAsia="Times New Roman" w:hAnsi="Times New Roman"/>
          <w:b w:val="1"/>
          <w:bCs w:val="1"/>
          <w:rtl w:val="0"/>
        </w:rPr>
        <w:t xml:space="preserve">blood sugar and insulin</w:t>
        <w:br w:type="textWrapping"/>
      </w:r>
    </w:p>
    <w:p w:rsidR="00000000" w:rsidDel="00000000" w:rsidP="00000000" w:rsidRDefault="00000000" w:rsidRPr="00000000" w14:paraId="00000E36">
      <w:pPr>
        <w:numPr>
          <w:ilvl w:val="0"/>
          <w:numId w:val="58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Fructose + glucose mixture → overconsumption can worsen </w:t>
      </w:r>
      <w:r w:rsidDel="00000000" w:rsidR="00000000" w:rsidRPr="00000000">
        <w:rPr>
          <w:rFonts w:ascii="Times New Roman" w:cs="Times New Roman" w:eastAsia="Times New Roman" w:hAnsi="Times New Roman"/>
          <w:b w:val="1"/>
          <w:bCs w:val="1"/>
          <w:rtl w:val="0"/>
        </w:rPr>
        <w:t xml:space="preserve">insulin resistance</w:t>
        <w:br w:type="textWrapping"/>
      </w:r>
    </w:p>
    <w:p w:rsidR="00000000" w:rsidDel="00000000" w:rsidP="00000000" w:rsidRDefault="00000000" w:rsidRPr="00000000" w14:paraId="00000E37">
      <w:pPr>
        <w:numPr>
          <w:ilvl w:val="0"/>
          <w:numId w:val="58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 can cause </w:t>
      </w:r>
      <w:r w:rsidDel="00000000" w:rsidR="00000000" w:rsidRPr="00000000">
        <w:rPr>
          <w:rFonts w:ascii="Times New Roman" w:cs="Times New Roman" w:eastAsia="Times New Roman" w:hAnsi="Times New Roman"/>
          <w:b w:val="1"/>
          <w:bCs w:val="1"/>
          <w:rtl w:val="0"/>
        </w:rPr>
        <w:t xml:space="preserve">GI symptoms</w:t>
      </w:r>
      <w:r w:rsidDel="00000000" w:rsidR="00000000" w:rsidRPr="00000000">
        <w:rPr>
          <w:rFonts w:ascii="Times New Roman" w:cs="Times New Roman" w:eastAsia="Times New Roman" w:hAnsi="Times New Roman"/>
          <w:rtl w:val="0"/>
        </w:rPr>
        <w:t xml:space="preserve"> in sensitive individuals (bloating, diarrhea, gas)</w:t>
        <w:br w:type="textWrapping"/>
      </w:r>
    </w:p>
    <w:p w:rsidR="00000000" w:rsidDel="00000000" w:rsidP="00000000" w:rsidRDefault="00000000" w:rsidRPr="00000000" w14:paraId="00000E38">
      <w:pPr>
        <w:numPr>
          <w:ilvl w:val="0"/>
          <w:numId w:val="58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hidden in “natural” or “organic” foods</w:t>
        <w:br w:type="textWrapping"/>
      </w:r>
    </w:p>
    <w:p w:rsidR="00000000" w:rsidDel="00000000" w:rsidP="00000000" w:rsidRDefault="00000000" w:rsidRPr="00000000" w14:paraId="00000E39">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for </w:t>
      </w:r>
      <w:r w:rsidDel="00000000" w:rsidR="00000000" w:rsidRPr="00000000">
        <w:rPr>
          <w:rFonts w:ascii="Times New Roman" w:cs="Times New Roman" w:eastAsia="Times New Roman" w:hAnsi="Times New Roman"/>
          <w:b w:val="1"/>
          <w:bCs w:val="1"/>
          <w:rtl w:val="0"/>
        </w:rPr>
        <w:t xml:space="preserve">metabolic overload and potential GI issues</w:t>
      </w:r>
      <w:r w:rsidDel="00000000" w:rsidR="00000000" w:rsidRPr="00000000">
        <w:rPr>
          <w:rFonts w:ascii="Times New Roman" w:cs="Times New Roman" w:eastAsia="Times New Roman" w:hAnsi="Times New Roman"/>
          <w:rtl w:val="0"/>
        </w:rPr>
        <w:t xml:space="preserve"> when eaten in large amounts.</w:t>
      </w:r>
    </w:p>
    <w:p w:rsidR="00000000" w:rsidDel="00000000" w:rsidP="00000000" w:rsidRDefault="00000000" w:rsidRPr="00000000" w14:paraId="00000E3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7fkwcfuprfv4" w:id="420"/>
      <w:bookmarkEnd w:id="420"/>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E3C">
      <w:pPr>
        <w:numPr>
          <w:ilvl w:val="0"/>
          <w:numId w:val="46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sweetener made by </w:t>
      </w:r>
      <w:r w:rsidDel="00000000" w:rsidR="00000000" w:rsidRPr="00000000">
        <w:rPr>
          <w:rFonts w:ascii="Times New Roman" w:cs="Times New Roman" w:eastAsia="Times New Roman" w:hAnsi="Times New Roman"/>
          <w:b w:val="1"/>
          <w:bCs w:val="1"/>
          <w:rtl w:val="0"/>
        </w:rPr>
        <w:t xml:space="preserve">bees from nectar</w:t>
        <w:br w:type="textWrapping"/>
      </w:r>
    </w:p>
    <w:p w:rsidR="00000000" w:rsidDel="00000000" w:rsidP="00000000" w:rsidRDefault="00000000" w:rsidRPr="00000000" w14:paraId="00000E3D">
      <w:pPr>
        <w:numPr>
          <w:ilvl w:val="0"/>
          <w:numId w:val="46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fructose, ~30% glucose, small amounts of sucrose and other sugars</w:t>
        <w:br w:type="textWrapping"/>
      </w:r>
    </w:p>
    <w:p w:rsidR="00000000" w:rsidDel="00000000" w:rsidP="00000000" w:rsidRDefault="00000000" w:rsidRPr="00000000" w14:paraId="00000E3E">
      <w:pPr>
        <w:numPr>
          <w:ilvl w:val="0"/>
          <w:numId w:val="46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trace minerals and antioxidants</w:t>
        <w:br w:type="textWrapping"/>
      </w:r>
    </w:p>
    <w:p w:rsidR="00000000" w:rsidDel="00000000" w:rsidP="00000000" w:rsidRDefault="00000000" w:rsidRPr="00000000" w14:paraId="00000E3F">
      <w:pPr>
        <w:numPr>
          <w:ilvl w:val="0"/>
          <w:numId w:val="46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caloric load (~64 kcal per tablespoon)</w:t>
        <w:br w:type="textWrapping"/>
      </w:r>
    </w:p>
    <w:p w:rsidR="00000000" w:rsidDel="00000000" w:rsidP="00000000" w:rsidRDefault="00000000" w:rsidRPr="00000000" w14:paraId="00000E4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i3pgjubxpoll" w:id="421"/>
      <w:bookmarkEnd w:id="421"/>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E42">
      <w:pPr>
        <w:numPr>
          <w:ilvl w:val="0"/>
          <w:numId w:val="6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sweetness and moisture</w:t>
        <w:br w:type="textWrapping"/>
      </w:r>
    </w:p>
    <w:p w:rsidR="00000000" w:rsidDel="00000000" w:rsidP="00000000" w:rsidRDefault="00000000" w:rsidRPr="00000000" w14:paraId="00000E43">
      <w:pPr>
        <w:numPr>
          <w:ilvl w:val="0"/>
          <w:numId w:val="6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and “organic” marketing appeal</w:t>
        <w:br w:type="textWrapping"/>
      </w:r>
    </w:p>
    <w:p w:rsidR="00000000" w:rsidDel="00000000" w:rsidP="00000000" w:rsidRDefault="00000000" w:rsidRPr="00000000" w14:paraId="00000E44">
      <w:pPr>
        <w:numPr>
          <w:ilvl w:val="0"/>
          <w:numId w:val="6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Acts as preservative in some baked goods</w:t>
        <w:br w:type="textWrapping"/>
      </w:r>
    </w:p>
    <w:p w:rsidR="00000000" w:rsidDel="00000000" w:rsidP="00000000" w:rsidRDefault="00000000" w:rsidRPr="00000000" w14:paraId="00000E45">
      <w:pPr>
        <w:numPr>
          <w:ilvl w:val="0"/>
          <w:numId w:val="6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flavor and browning in cooking</w:t>
        <w:br w:type="textWrapping"/>
      </w:r>
    </w:p>
    <w:p w:rsidR="00000000" w:rsidDel="00000000" w:rsidP="00000000" w:rsidRDefault="00000000" w:rsidRPr="00000000" w14:paraId="00000E4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nfxls871l1i" w:id="422"/>
      <w:bookmarkEnd w:id="422"/>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limiting it</w:t>
      </w:r>
    </w:p>
    <w:p w:rsidR="00000000" w:rsidDel="00000000" w:rsidP="00000000" w:rsidRDefault="00000000" w:rsidRPr="00000000" w14:paraId="00000E48">
      <w:pPr>
        <w:numPr>
          <w:ilvl w:val="0"/>
          <w:numId w:val="31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Excessive consumption → </w:t>
      </w:r>
      <w:r w:rsidDel="00000000" w:rsidR="00000000" w:rsidRPr="00000000">
        <w:rPr>
          <w:rFonts w:ascii="Times New Roman" w:cs="Times New Roman" w:eastAsia="Times New Roman" w:hAnsi="Times New Roman"/>
          <w:b w:val="1"/>
          <w:bCs w:val="1"/>
          <w:rtl w:val="0"/>
        </w:rPr>
        <w:t xml:space="preserve">blood sugar spikes and fat accumulation</w:t>
        <w:br w:type="textWrapping"/>
      </w:r>
    </w:p>
    <w:p w:rsidR="00000000" w:rsidDel="00000000" w:rsidP="00000000" w:rsidRDefault="00000000" w:rsidRPr="00000000" w14:paraId="00000E49">
      <w:pPr>
        <w:numPr>
          <w:ilvl w:val="0"/>
          <w:numId w:val="31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contribute to:</w:t>
        <w:br w:type="textWrapping"/>
      </w:r>
    </w:p>
    <w:p w:rsidR="00000000" w:rsidDel="00000000" w:rsidP="00000000" w:rsidRDefault="00000000" w:rsidRPr="00000000" w14:paraId="00000E4A">
      <w:pPr>
        <w:numPr>
          <w:ilvl w:val="1"/>
          <w:numId w:val="317"/>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Insulin resistance / metabolic syndrome</w:t>
        <w:br w:type="textWrapping"/>
      </w:r>
    </w:p>
    <w:p w:rsidR="00000000" w:rsidDel="00000000" w:rsidP="00000000" w:rsidRDefault="00000000" w:rsidRPr="00000000" w14:paraId="00000E4B">
      <w:pPr>
        <w:numPr>
          <w:ilvl w:val="1"/>
          <w:numId w:val="317"/>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 gain</w:t>
        <w:br w:type="textWrapping"/>
      </w:r>
    </w:p>
    <w:p w:rsidR="00000000" w:rsidDel="00000000" w:rsidP="00000000" w:rsidRDefault="00000000" w:rsidRPr="00000000" w14:paraId="00000E4C">
      <w:pPr>
        <w:numPr>
          <w:ilvl w:val="1"/>
          <w:numId w:val="317"/>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Fatty liver</w:t>
        <w:br w:type="textWrapping"/>
      </w:r>
    </w:p>
    <w:p w:rsidR="00000000" w:rsidDel="00000000" w:rsidP="00000000" w:rsidRDefault="00000000" w:rsidRPr="00000000" w14:paraId="00000E4D">
      <w:pPr>
        <w:numPr>
          <w:ilvl w:val="0"/>
          <w:numId w:val="31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aggravate </w:t>
      </w:r>
      <w:r w:rsidDel="00000000" w:rsidR="00000000" w:rsidRPr="00000000">
        <w:rPr>
          <w:rFonts w:ascii="Times New Roman" w:cs="Times New Roman" w:eastAsia="Times New Roman" w:hAnsi="Times New Roman"/>
          <w:b w:val="1"/>
          <w:bCs w:val="1"/>
          <w:rtl w:val="0"/>
        </w:rPr>
        <w:t xml:space="preserve">GI symptoms</w:t>
      </w:r>
      <w:r w:rsidDel="00000000" w:rsidR="00000000" w:rsidRPr="00000000">
        <w:rPr>
          <w:rFonts w:ascii="Times New Roman" w:cs="Times New Roman" w:eastAsia="Times New Roman" w:hAnsi="Times New Roman"/>
          <w:rtl w:val="0"/>
        </w:rPr>
        <w:t xml:space="preserve"> in sensitive patients</w:t>
        <w:br w:type="textWrapping"/>
      </w:r>
    </w:p>
    <w:p w:rsidR="00000000" w:rsidDel="00000000" w:rsidP="00000000" w:rsidRDefault="00000000" w:rsidRPr="00000000" w14:paraId="00000E4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j2btrmz76xjn" w:id="423"/>
      <w:bookmarkEnd w:id="423"/>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E50">
      <w:pPr>
        <w:numPr>
          <w:ilvl w:val="0"/>
          <w:numId w:val="89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Glucose → immediate energy → insulin spike</w:t>
        <w:br w:type="textWrapping"/>
      </w:r>
    </w:p>
    <w:p w:rsidR="00000000" w:rsidDel="00000000" w:rsidP="00000000" w:rsidRDefault="00000000" w:rsidRPr="00000000" w14:paraId="00000E51">
      <w:pPr>
        <w:numPr>
          <w:ilvl w:val="0"/>
          <w:numId w:val="89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Fructose → liver → triglyceride formation → fat storage</w:t>
        <w:br w:type="textWrapping"/>
      </w:r>
    </w:p>
    <w:p w:rsidR="00000000" w:rsidDel="00000000" w:rsidP="00000000" w:rsidRDefault="00000000" w:rsidRPr="00000000" w14:paraId="00000E52">
      <w:pPr>
        <w:numPr>
          <w:ilvl w:val="0"/>
          <w:numId w:val="89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Excess → oxidative stress, triglycerides rise, inflammation</w:t>
        <w:br w:type="textWrapping"/>
      </w:r>
    </w:p>
    <w:p w:rsidR="00000000" w:rsidDel="00000000" w:rsidP="00000000" w:rsidRDefault="00000000" w:rsidRPr="00000000" w14:paraId="00000E53">
      <w:pPr>
        <w:numPr>
          <w:ilvl w:val="0"/>
          <w:numId w:val="89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Gut: high sugar → bacterial fermentation → bloating/diarrhea in sensitive people</w:t>
        <w:br w:type="textWrapping"/>
      </w:r>
    </w:p>
    <w:p w:rsidR="00000000" w:rsidDel="00000000" w:rsidP="00000000" w:rsidRDefault="00000000" w:rsidRPr="00000000" w14:paraId="00000E5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m2qp11kolhy1" w:id="424"/>
      <w:bookmarkEnd w:id="424"/>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0E56">
      <w:pPr>
        <w:numPr>
          <w:ilvl w:val="0"/>
          <w:numId w:val="45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2 diabetes / insulin resistance</w:t>
        <w:br w:type="textWrapping"/>
      </w:r>
    </w:p>
    <w:p w:rsidR="00000000" w:rsidDel="00000000" w:rsidP="00000000" w:rsidRDefault="00000000" w:rsidRPr="00000000" w14:paraId="00000E57">
      <w:pPr>
        <w:numPr>
          <w:ilvl w:val="0"/>
          <w:numId w:val="45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Obesity / metabolic syndrome</w:t>
        <w:br w:type="textWrapping"/>
      </w:r>
    </w:p>
    <w:p w:rsidR="00000000" w:rsidDel="00000000" w:rsidP="00000000" w:rsidRDefault="00000000" w:rsidRPr="00000000" w14:paraId="00000E58">
      <w:pPr>
        <w:numPr>
          <w:ilvl w:val="0"/>
          <w:numId w:val="45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Non-alcoholic fatty liver disease (NAFLD)</w:t>
        <w:br w:type="textWrapping"/>
      </w:r>
    </w:p>
    <w:p w:rsidR="00000000" w:rsidDel="00000000" w:rsidP="00000000" w:rsidRDefault="00000000" w:rsidRPr="00000000" w14:paraId="00000E59">
      <w:pPr>
        <w:numPr>
          <w:ilvl w:val="0"/>
          <w:numId w:val="45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triglycerides and cardiovascular risk</w:t>
        <w:br w:type="textWrapping"/>
      </w:r>
    </w:p>
    <w:p w:rsidR="00000000" w:rsidDel="00000000" w:rsidP="00000000" w:rsidRDefault="00000000" w:rsidRPr="00000000" w14:paraId="00000E5A">
      <w:pPr>
        <w:numPr>
          <w:ilvl w:val="0"/>
          <w:numId w:val="45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Gut dysbiosis / IBS flares</w:t>
      </w:r>
      <w:r w:rsidDel="00000000" w:rsidR="00000000" w:rsidRPr="00000000">
        <w:rPr>
          <w:rFonts w:ascii="Times New Roman" w:cs="Times New Roman" w:eastAsia="Times New Roman" w:hAnsi="Times New Roman"/>
          <w:rtl w:val="0"/>
        </w:rPr>
        <w:t xml:space="preserve"> if overused</w:t>
        <w:br w:type="textWrapping"/>
      </w:r>
    </w:p>
    <w:p w:rsidR="00000000" w:rsidDel="00000000" w:rsidP="00000000" w:rsidRDefault="00000000" w:rsidRPr="00000000" w14:paraId="00000E5B">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m0enbf1u03aj" w:id="425"/>
      <w:bookmarkEnd w:id="425"/>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E5D">
      <w:pPr>
        <w:numPr>
          <w:ilvl w:val="0"/>
          <w:numId w:val="65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honey</w:t>
        <w:br w:type="textWrapping"/>
      </w:r>
    </w:p>
    <w:p w:rsidR="00000000" w:rsidDel="00000000" w:rsidP="00000000" w:rsidRDefault="00000000" w:rsidRPr="00000000" w14:paraId="00000E5E">
      <w:pPr>
        <w:numPr>
          <w:ilvl w:val="0"/>
          <w:numId w:val="65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or organic honey jars</w:t>
        <w:br w:type="textWrapping"/>
      </w:r>
    </w:p>
    <w:p w:rsidR="00000000" w:rsidDel="00000000" w:rsidP="00000000" w:rsidRDefault="00000000" w:rsidRPr="00000000" w14:paraId="00000E5F">
      <w:pPr>
        <w:numPr>
          <w:ilvl w:val="0"/>
          <w:numId w:val="65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Baked goods, cereals, and granola</w:t>
        <w:br w:type="textWrapping"/>
      </w:r>
    </w:p>
    <w:p w:rsidR="00000000" w:rsidDel="00000000" w:rsidP="00000000" w:rsidRDefault="00000000" w:rsidRPr="00000000" w14:paraId="00000E60">
      <w:pPr>
        <w:numPr>
          <w:ilvl w:val="0"/>
          <w:numId w:val="65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Smoothies and beverages</w:t>
        <w:br w:type="textWrapping"/>
      </w:r>
    </w:p>
    <w:p w:rsidR="00000000" w:rsidDel="00000000" w:rsidP="00000000" w:rsidRDefault="00000000" w:rsidRPr="00000000" w14:paraId="00000E61">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E62">
      <w:pPr>
        <w:numPr>
          <w:ilvl w:val="0"/>
          <w:numId w:val="22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Honey</w:t>
        <w:br w:type="textWrapping"/>
      </w:r>
    </w:p>
    <w:p w:rsidR="00000000" w:rsidDel="00000000" w:rsidP="00000000" w:rsidRDefault="00000000" w:rsidRPr="00000000" w14:paraId="00000E63">
      <w:pPr>
        <w:numPr>
          <w:ilvl w:val="0"/>
          <w:numId w:val="22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honey</w:t>
        <w:br w:type="textWrapping"/>
      </w:r>
    </w:p>
    <w:p w:rsidR="00000000" w:rsidDel="00000000" w:rsidP="00000000" w:rsidRDefault="00000000" w:rsidRPr="00000000" w14:paraId="00000E64">
      <w:pPr>
        <w:numPr>
          <w:ilvl w:val="0"/>
          <w:numId w:val="22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Organic honey</w:t>
        <w:br w:type="textWrapping"/>
      </w:r>
    </w:p>
    <w:p w:rsidR="00000000" w:rsidDel="00000000" w:rsidP="00000000" w:rsidRDefault="00000000" w:rsidRPr="00000000" w14:paraId="00000E65">
      <w:pPr>
        <w:numPr>
          <w:ilvl w:val="0"/>
          <w:numId w:val="22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Agave-honey blends (sometimes)</w:t>
        <w:br w:type="textWrapping"/>
      </w:r>
    </w:p>
    <w:p w:rsidR="00000000" w:rsidDel="00000000" w:rsidP="00000000" w:rsidRDefault="00000000" w:rsidRPr="00000000" w14:paraId="00000E66">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Maple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ff0000"/>
          <w:sz w:val="30"/>
          <w:szCs w:val="30"/>
          <w:u w:val="single"/>
          <w:rtl w:val="0"/>
        </w:rPr>
        <w:t xml:space="preserve">syrup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ff0000"/>
          <w:sz w:val="30"/>
          <w:szCs w:val="30"/>
          <w:u w:val="single"/>
          <w:rtl w:val="0"/>
        </w:rPr>
        <w:t xml:space="preserve">(excessive)</w:t>
      </w:r>
    </w:p>
    <w:p w:rsidR="00000000" w:rsidDel="00000000" w:rsidP="00000000" w:rsidRDefault="00000000" w:rsidRPr="00000000" w14:paraId="00000E6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st6m9aaxx4pz" w:id="426"/>
      <w:bookmarkEnd w:id="426"/>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E68">
      <w:pPr>
        <w:numPr>
          <w:ilvl w:val="0"/>
          <w:numId w:val="90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 sugar content → spikes </w:t>
      </w:r>
      <w:r w:rsidDel="00000000" w:rsidR="00000000" w:rsidRPr="00000000">
        <w:rPr>
          <w:rFonts w:ascii="Times New Roman" w:cs="Times New Roman" w:eastAsia="Times New Roman" w:hAnsi="Times New Roman"/>
          <w:b w:val="1"/>
          <w:bCs w:val="1"/>
          <w:rtl w:val="0"/>
        </w:rPr>
        <w:t xml:space="preserve">blood sugar and insulin</w:t>
        <w:br w:type="textWrapping"/>
      </w:r>
    </w:p>
    <w:p w:rsidR="00000000" w:rsidDel="00000000" w:rsidP="00000000" w:rsidRDefault="00000000" w:rsidRPr="00000000" w14:paraId="00000E69">
      <w:pPr>
        <w:numPr>
          <w:ilvl w:val="0"/>
          <w:numId w:val="90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 consumption can contribute to </w:t>
      </w:r>
      <w:r w:rsidDel="00000000" w:rsidR="00000000" w:rsidRPr="00000000">
        <w:rPr>
          <w:rFonts w:ascii="Times New Roman" w:cs="Times New Roman" w:eastAsia="Times New Roman" w:hAnsi="Times New Roman"/>
          <w:b w:val="1"/>
          <w:bCs w:val="1"/>
          <w:rtl w:val="0"/>
        </w:rPr>
        <w:t xml:space="preserve">weight gain, metabolic syndrome, and fatty liver</w:t>
        <w:br w:type="textWrapping"/>
      </w:r>
    </w:p>
    <w:p w:rsidR="00000000" w:rsidDel="00000000" w:rsidP="00000000" w:rsidRDefault="00000000" w:rsidRPr="00000000" w14:paraId="00000E6A">
      <w:pPr>
        <w:numPr>
          <w:ilvl w:val="0"/>
          <w:numId w:val="90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worsen </w:t>
      </w:r>
      <w:r w:rsidDel="00000000" w:rsidR="00000000" w:rsidRPr="00000000">
        <w:rPr>
          <w:rFonts w:ascii="Times New Roman" w:cs="Times New Roman" w:eastAsia="Times New Roman" w:hAnsi="Times New Roman"/>
          <w:b w:val="1"/>
          <w:bCs w:val="1"/>
          <w:rtl w:val="0"/>
        </w:rPr>
        <w:t xml:space="preserve">GI symptoms</w:t>
      </w:r>
      <w:r w:rsidDel="00000000" w:rsidR="00000000" w:rsidRPr="00000000">
        <w:rPr>
          <w:rFonts w:ascii="Times New Roman" w:cs="Times New Roman" w:eastAsia="Times New Roman" w:hAnsi="Times New Roman"/>
          <w:rtl w:val="0"/>
        </w:rPr>
        <w:t xml:space="preserve"> in sensitive patients if consumed in large amounts</w:t>
        <w:br w:type="textWrapping"/>
      </w:r>
    </w:p>
    <w:p w:rsidR="00000000" w:rsidDel="00000000" w:rsidP="00000000" w:rsidRDefault="00000000" w:rsidRPr="00000000" w14:paraId="00000E6B">
      <w:pPr>
        <w:numPr>
          <w:ilvl w:val="0"/>
          <w:numId w:val="90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Often perceived as “healthier” than refined sugar → overconsumption</w:t>
        <w:br w:type="textWrapping"/>
      </w:r>
    </w:p>
    <w:p w:rsidR="00000000" w:rsidDel="00000000" w:rsidP="00000000" w:rsidRDefault="00000000" w:rsidRPr="00000000" w14:paraId="00000E6C">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for </w:t>
      </w:r>
      <w:r w:rsidDel="00000000" w:rsidR="00000000" w:rsidRPr="00000000">
        <w:rPr>
          <w:rFonts w:ascii="Times New Roman" w:cs="Times New Roman" w:eastAsia="Times New Roman" w:hAnsi="Times New Roman"/>
          <w:b w:val="1"/>
          <w:bCs w:val="1"/>
          <w:rtl w:val="0"/>
        </w:rPr>
        <w:t xml:space="preserve">metabolic stress and potential gut irritation</w:t>
      </w:r>
      <w:r w:rsidDel="00000000" w:rsidR="00000000" w:rsidRPr="00000000">
        <w:rPr>
          <w:rFonts w:ascii="Times New Roman" w:cs="Times New Roman" w:eastAsia="Times New Roman" w:hAnsi="Times New Roman"/>
          <w:rtl w:val="0"/>
        </w:rPr>
        <w:t xml:space="preserve"> in excess.</w:t>
      </w:r>
    </w:p>
    <w:p w:rsidR="00000000" w:rsidDel="00000000" w:rsidP="00000000" w:rsidRDefault="00000000" w:rsidRPr="00000000" w14:paraId="00000E6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p7yw16y5a0a" w:id="427"/>
      <w:bookmarkEnd w:id="427"/>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E6F">
      <w:pPr>
        <w:numPr>
          <w:ilvl w:val="0"/>
          <w:numId w:val="115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Syrup made by </w:t>
      </w:r>
      <w:r w:rsidDel="00000000" w:rsidR="00000000" w:rsidRPr="00000000">
        <w:rPr>
          <w:rFonts w:ascii="Times New Roman" w:cs="Times New Roman" w:eastAsia="Times New Roman" w:hAnsi="Times New Roman"/>
          <w:b w:val="1"/>
          <w:bCs w:val="1"/>
          <w:rtl w:val="0"/>
        </w:rPr>
        <w:t xml:space="preserve">boiling down sap from maple trees</w:t>
        <w:br w:type="textWrapping"/>
      </w:r>
    </w:p>
    <w:p w:rsidR="00000000" w:rsidDel="00000000" w:rsidP="00000000" w:rsidRDefault="00000000" w:rsidRPr="00000000" w14:paraId="00000E70">
      <w:pPr>
        <w:numPr>
          <w:ilvl w:val="0"/>
          <w:numId w:val="115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~60–70% sucrose, 2–5% glucose/fructose, trace minerals and antioxidants</w:t>
        <w:br w:type="textWrapping"/>
      </w:r>
    </w:p>
    <w:p w:rsidR="00000000" w:rsidDel="00000000" w:rsidP="00000000" w:rsidRDefault="00000000" w:rsidRPr="00000000" w14:paraId="00000E71">
      <w:pPr>
        <w:numPr>
          <w:ilvl w:val="0"/>
          <w:numId w:val="115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sugars, but calorically dense (~52 kcal per tablespoon)</w:t>
        <w:br w:type="textWrapping"/>
      </w:r>
    </w:p>
    <w:p w:rsidR="00000000" w:rsidDel="00000000" w:rsidP="00000000" w:rsidRDefault="00000000" w:rsidRPr="00000000" w14:paraId="00000E72">
      <w:pPr>
        <w:numPr>
          <w:ilvl w:val="0"/>
          <w:numId w:val="115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small amounts of potassium, calcium, and antioxidants</w:t>
        <w:br w:type="textWrapping"/>
      </w:r>
    </w:p>
    <w:p w:rsidR="00000000" w:rsidDel="00000000" w:rsidP="00000000" w:rsidRDefault="00000000" w:rsidRPr="00000000" w14:paraId="00000E7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3zwm9764tvvc" w:id="428"/>
      <w:bookmarkEnd w:id="428"/>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E75">
      <w:pPr>
        <w:numPr>
          <w:ilvl w:val="0"/>
          <w:numId w:val="86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sweetness, flavor, and color</w:t>
        <w:br w:type="textWrapping"/>
      </w:r>
    </w:p>
    <w:p w:rsidR="00000000" w:rsidDel="00000000" w:rsidP="00000000" w:rsidRDefault="00000000" w:rsidRPr="00000000" w14:paraId="00000E76">
      <w:pPr>
        <w:numPr>
          <w:ilvl w:val="0"/>
          <w:numId w:val="86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w:t>
      </w:r>
      <w:r w:rsidDel="00000000" w:rsidR="00000000" w:rsidRPr="00000000">
        <w:rPr>
          <w:rFonts w:ascii="Times New Roman" w:cs="Times New Roman" w:eastAsia="Times New Roman" w:hAnsi="Times New Roman"/>
          <w:b w:val="1"/>
          <w:bCs w:val="1"/>
          <w:rtl w:val="0"/>
        </w:rPr>
        <w:t xml:space="preserve">natural / wholesome / premium</w:t>
        <w:br w:type="textWrapping"/>
      </w:r>
    </w:p>
    <w:p w:rsidR="00000000" w:rsidDel="00000000" w:rsidP="00000000" w:rsidRDefault="00000000" w:rsidRPr="00000000" w14:paraId="00000E77">
      <w:pPr>
        <w:numPr>
          <w:ilvl w:val="0"/>
          <w:numId w:val="86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in cereals, granola bars, baked goods, and beverages</w:t>
        <w:br w:type="textWrapping"/>
      </w:r>
    </w:p>
    <w:p w:rsidR="00000000" w:rsidDel="00000000" w:rsidP="00000000" w:rsidRDefault="00000000" w:rsidRPr="00000000" w14:paraId="00000E7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xes561kpde63" w:id="429"/>
      <w:bookmarkEnd w:id="429"/>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limiting it</w:t>
      </w:r>
    </w:p>
    <w:p w:rsidR="00000000" w:rsidDel="00000000" w:rsidP="00000000" w:rsidRDefault="00000000" w:rsidRPr="00000000" w14:paraId="00000E7A">
      <w:pPr>
        <w:numPr>
          <w:ilvl w:val="0"/>
          <w:numId w:val="5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Excessive intake → </w:t>
      </w:r>
      <w:r w:rsidDel="00000000" w:rsidR="00000000" w:rsidRPr="00000000">
        <w:rPr>
          <w:rFonts w:ascii="Times New Roman" w:cs="Times New Roman" w:eastAsia="Times New Roman" w:hAnsi="Times New Roman"/>
          <w:b w:val="1"/>
          <w:bCs w:val="1"/>
          <w:rtl w:val="0"/>
        </w:rPr>
        <w:t xml:space="preserve">blood sugar and insulin spikes</w:t>
        <w:br w:type="textWrapping"/>
      </w:r>
    </w:p>
    <w:p w:rsidR="00000000" w:rsidDel="00000000" w:rsidP="00000000" w:rsidRDefault="00000000" w:rsidRPr="00000000" w14:paraId="00000E7B">
      <w:pPr>
        <w:numPr>
          <w:ilvl w:val="0"/>
          <w:numId w:val="5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Contributes to:</w:t>
        <w:br w:type="textWrapping"/>
      </w:r>
    </w:p>
    <w:p w:rsidR="00000000" w:rsidDel="00000000" w:rsidP="00000000" w:rsidRDefault="00000000" w:rsidRPr="00000000" w14:paraId="00000E7C">
      <w:pPr>
        <w:numPr>
          <w:ilvl w:val="1"/>
          <w:numId w:val="54"/>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 gain</w:t>
        <w:br w:type="textWrapping"/>
      </w:r>
    </w:p>
    <w:p w:rsidR="00000000" w:rsidDel="00000000" w:rsidP="00000000" w:rsidRDefault="00000000" w:rsidRPr="00000000" w14:paraId="00000E7D">
      <w:pPr>
        <w:numPr>
          <w:ilvl w:val="1"/>
          <w:numId w:val="54"/>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Insulin resistance / metabolic syndrome</w:t>
        <w:br w:type="textWrapping"/>
      </w:r>
    </w:p>
    <w:p w:rsidR="00000000" w:rsidDel="00000000" w:rsidP="00000000" w:rsidRDefault="00000000" w:rsidRPr="00000000" w14:paraId="00000E7E">
      <w:pPr>
        <w:numPr>
          <w:ilvl w:val="1"/>
          <w:numId w:val="54"/>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Fatty liver</w:t>
        <w:br w:type="textWrapping"/>
      </w:r>
    </w:p>
    <w:p w:rsidR="00000000" w:rsidDel="00000000" w:rsidP="00000000" w:rsidRDefault="00000000" w:rsidRPr="00000000" w14:paraId="00000E7F">
      <w:pPr>
        <w:numPr>
          <w:ilvl w:val="0"/>
          <w:numId w:val="5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exacerbate </w:t>
      </w:r>
      <w:r w:rsidDel="00000000" w:rsidR="00000000" w:rsidRPr="00000000">
        <w:rPr>
          <w:rFonts w:ascii="Times New Roman" w:cs="Times New Roman" w:eastAsia="Times New Roman" w:hAnsi="Times New Roman"/>
          <w:b w:val="1"/>
          <w:bCs w:val="1"/>
          <w:rtl w:val="0"/>
        </w:rPr>
        <w:t xml:space="preserve">GI symptoms</w:t>
      </w:r>
      <w:r w:rsidDel="00000000" w:rsidR="00000000" w:rsidRPr="00000000">
        <w:rPr>
          <w:rFonts w:ascii="Times New Roman" w:cs="Times New Roman" w:eastAsia="Times New Roman" w:hAnsi="Times New Roman"/>
          <w:rtl w:val="0"/>
        </w:rPr>
        <w:t xml:space="preserve"> in sensitive individuals</w:t>
        <w:br w:type="textWrapping"/>
      </w:r>
    </w:p>
    <w:p w:rsidR="00000000" w:rsidDel="00000000" w:rsidP="00000000" w:rsidRDefault="00000000" w:rsidRPr="00000000" w14:paraId="00000E8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7tij05kad275" w:id="430"/>
      <w:bookmarkEnd w:id="430"/>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E82">
      <w:pPr>
        <w:numPr>
          <w:ilvl w:val="0"/>
          <w:numId w:val="112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Glucose → energy → insulin response</w:t>
        <w:br w:type="textWrapping"/>
      </w:r>
    </w:p>
    <w:p w:rsidR="00000000" w:rsidDel="00000000" w:rsidP="00000000" w:rsidRDefault="00000000" w:rsidRPr="00000000" w14:paraId="00000E83">
      <w:pPr>
        <w:numPr>
          <w:ilvl w:val="0"/>
          <w:numId w:val="112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Sucrose → split into glucose + fructose</w:t>
        <w:br w:type="textWrapping"/>
      </w:r>
    </w:p>
    <w:p w:rsidR="00000000" w:rsidDel="00000000" w:rsidP="00000000" w:rsidRDefault="00000000" w:rsidRPr="00000000" w14:paraId="00000E84">
      <w:pPr>
        <w:numPr>
          <w:ilvl w:val="0"/>
          <w:numId w:val="112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Fructose → liver → triglycerides → fat accumulation</w:t>
        <w:br w:type="textWrapping"/>
      </w:r>
    </w:p>
    <w:p w:rsidR="00000000" w:rsidDel="00000000" w:rsidP="00000000" w:rsidRDefault="00000000" w:rsidRPr="00000000" w14:paraId="00000E85">
      <w:pPr>
        <w:numPr>
          <w:ilvl w:val="0"/>
          <w:numId w:val="112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Chronic overconsumption → oxidative stress, triglycerides, inflammation</w:t>
        <w:br w:type="textWrapping"/>
      </w:r>
    </w:p>
    <w:p w:rsidR="00000000" w:rsidDel="00000000" w:rsidP="00000000" w:rsidRDefault="00000000" w:rsidRPr="00000000" w14:paraId="00000E86">
      <w:pPr>
        <w:numPr>
          <w:ilvl w:val="0"/>
          <w:numId w:val="112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Gut: overuse can increase bacterial fermentation → bloating or diarrhea</w:t>
        <w:br w:type="textWrapping"/>
      </w:r>
    </w:p>
    <w:p w:rsidR="00000000" w:rsidDel="00000000" w:rsidP="00000000" w:rsidRDefault="00000000" w:rsidRPr="00000000" w14:paraId="00000E8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66nluxoze0ee" w:id="431"/>
      <w:bookmarkEnd w:id="431"/>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0E89">
      <w:pPr>
        <w:numPr>
          <w:ilvl w:val="0"/>
          <w:numId w:val="101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2 diabetes / insulin resistance</w:t>
        <w:br w:type="textWrapping"/>
      </w:r>
    </w:p>
    <w:p w:rsidR="00000000" w:rsidDel="00000000" w:rsidP="00000000" w:rsidRDefault="00000000" w:rsidRPr="00000000" w14:paraId="00000E8A">
      <w:pPr>
        <w:numPr>
          <w:ilvl w:val="0"/>
          <w:numId w:val="101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Obesity / metabolic syndrome</w:t>
        <w:br w:type="textWrapping"/>
      </w:r>
    </w:p>
    <w:p w:rsidR="00000000" w:rsidDel="00000000" w:rsidP="00000000" w:rsidRDefault="00000000" w:rsidRPr="00000000" w14:paraId="00000E8B">
      <w:pPr>
        <w:numPr>
          <w:ilvl w:val="0"/>
          <w:numId w:val="101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Non-alcoholic fatty liver disease (NAFLD)</w:t>
        <w:br w:type="textWrapping"/>
      </w:r>
    </w:p>
    <w:p w:rsidR="00000000" w:rsidDel="00000000" w:rsidP="00000000" w:rsidRDefault="00000000" w:rsidRPr="00000000" w14:paraId="00000E8C">
      <w:pPr>
        <w:numPr>
          <w:ilvl w:val="0"/>
          <w:numId w:val="101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Cardiovascular risk</w:t>
        <w:br w:type="textWrapping"/>
      </w:r>
    </w:p>
    <w:p w:rsidR="00000000" w:rsidDel="00000000" w:rsidP="00000000" w:rsidRDefault="00000000" w:rsidRPr="00000000" w14:paraId="00000E8D">
      <w:pPr>
        <w:numPr>
          <w:ilvl w:val="0"/>
          <w:numId w:val="101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gut dysbiosis / IBS flares in excess</w:t>
        <w:br w:type="textWrapping"/>
      </w:r>
    </w:p>
    <w:p w:rsidR="00000000" w:rsidDel="00000000" w:rsidP="00000000" w:rsidRDefault="00000000" w:rsidRPr="00000000" w14:paraId="00000E8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486sgyau171k" w:id="432"/>
      <w:bookmarkEnd w:id="432"/>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E90">
      <w:pPr>
        <w:numPr>
          <w:ilvl w:val="0"/>
          <w:numId w:val="114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Maple syrup bottles (pure or blended)</w:t>
        <w:br w:type="textWrapping"/>
      </w:r>
    </w:p>
    <w:p w:rsidR="00000000" w:rsidDel="00000000" w:rsidP="00000000" w:rsidRDefault="00000000" w:rsidRPr="00000000" w14:paraId="00000E91">
      <w:pPr>
        <w:numPr>
          <w:ilvl w:val="0"/>
          <w:numId w:val="114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Pancake/waffle toppings</w:t>
        <w:br w:type="textWrapping"/>
      </w:r>
    </w:p>
    <w:p w:rsidR="00000000" w:rsidDel="00000000" w:rsidP="00000000" w:rsidRDefault="00000000" w:rsidRPr="00000000" w14:paraId="00000E92">
      <w:pPr>
        <w:numPr>
          <w:ilvl w:val="0"/>
          <w:numId w:val="114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Granola, cereals, and snack bars</w:t>
        <w:br w:type="textWrapping"/>
      </w:r>
    </w:p>
    <w:p w:rsidR="00000000" w:rsidDel="00000000" w:rsidP="00000000" w:rsidRDefault="00000000" w:rsidRPr="00000000" w14:paraId="00000E93">
      <w:pPr>
        <w:numPr>
          <w:ilvl w:val="0"/>
          <w:numId w:val="114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Baked goods and natural desserts</w:t>
        <w:br w:type="textWrapping"/>
      </w:r>
    </w:p>
    <w:p w:rsidR="00000000" w:rsidDel="00000000" w:rsidP="00000000" w:rsidRDefault="00000000" w:rsidRPr="00000000" w14:paraId="00000E94">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E95">
      <w:pPr>
        <w:numPr>
          <w:ilvl w:val="0"/>
          <w:numId w:val="57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Maple syrup</w:t>
        <w:br w:type="textWrapping"/>
      </w:r>
    </w:p>
    <w:p w:rsidR="00000000" w:rsidDel="00000000" w:rsidP="00000000" w:rsidRDefault="00000000" w:rsidRPr="00000000" w14:paraId="00000E96">
      <w:pPr>
        <w:numPr>
          <w:ilvl w:val="0"/>
          <w:numId w:val="57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Pure maple syrup</w:t>
        <w:br w:type="textWrapping"/>
      </w:r>
    </w:p>
    <w:p w:rsidR="00000000" w:rsidDel="00000000" w:rsidP="00000000" w:rsidRDefault="00000000" w:rsidRPr="00000000" w14:paraId="00000E97">
      <w:pPr>
        <w:numPr>
          <w:ilvl w:val="0"/>
          <w:numId w:val="57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Organic maple syrup</w:t>
        <w:br w:type="textWrapping"/>
      </w:r>
    </w:p>
    <w:p w:rsidR="00000000" w:rsidDel="00000000" w:rsidP="00000000" w:rsidRDefault="00000000" w:rsidRPr="00000000" w14:paraId="00000E98">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Fruit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ff0000"/>
          <w:sz w:val="30"/>
          <w:szCs w:val="30"/>
          <w:u w:val="single"/>
          <w:rtl w:val="0"/>
        </w:rPr>
        <w:t xml:space="preserve">juice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ff0000"/>
          <w:sz w:val="30"/>
          <w:szCs w:val="30"/>
          <w:u w:val="single"/>
          <w:rtl w:val="0"/>
        </w:rPr>
        <w:t xml:space="preserve">concentrate</w:t>
      </w:r>
    </w:p>
    <w:p w:rsidR="00000000" w:rsidDel="00000000" w:rsidP="00000000" w:rsidRDefault="00000000" w:rsidRPr="00000000" w14:paraId="00000E9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u w:val="single"/>
        </w:rPr>
      </w:pPr>
      <w:bookmarkStart w:colFirst="0" w:colLast="0" w:name="_rkfasftyxt2l" w:id="433"/>
      <w:bookmarkEnd w:id="433"/>
      <w:r w:rsidDel="00000000" w:rsidR="00000000" w:rsidRPr="00000000">
        <w:rPr>
          <w:rFonts w:ascii="Times New Roman" w:cs="Times New Roman" w:eastAsia="Times New Roman" w:hAnsi="Times New Roman"/>
          <w:b w:val="1"/>
          <w:bCs w:val="1"/>
          <w:color w:val="000000"/>
          <w:sz w:val="26"/>
          <w:szCs w:val="26"/>
          <w:u w:val="single"/>
          <w:rtl w:val="0"/>
        </w:rPr>
        <w:t xml:space="preserve">1. Why people flag it</w:t>
      </w:r>
    </w:p>
    <w:p w:rsidR="00000000" w:rsidDel="00000000" w:rsidP="00000000" w:rsidRDefault="00000000" w:rsidRPr="00000000" w14:paraId="00000E9A">
      <w:pPr>
        <w:numPr>
          <w:ilvl w:val="0"/>
          <w:numId w:val="28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u w:val="single"/>
          <w:rtl w:val="0"/>
        </w:rPr>
        <w:t xml:space="preserve">Often perceived as “natural” → patients assume it’s healthy</w:t>
        <w:br w:type="textWrapping"/>
      </w:r>
    </w:p>
    <w:p w:rsidR="00000000" w:rsidDel="00000000" w:rsidP="00000000" w:rsidRDefault="00000000" w:rsidRPr="00000000" w14:paraId="00000E9B">
      <w:pPr>
        <w:numPr>
          <w:ilvl w:val="0"/>
          <w:numId w:val="28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High in </w:t>
      </w:r>
      <w:r w:rsidDel="00000000" w:rsidR="00000000" w:rsidRPr="00000000">
        <w:rPr>
          <w:rFonts w:ascii="Times New Roman" w:cs="Times New Roman" w:eastAsia="Times New Roman" w:hAnsi="Times New Roman"/>
          <w:b w:val="1"/>
          <w:bCs w:val="1"/>
          <w:u w:val="single"/>
          <w:rtl w:val="0"/>
        </w:rPr>
        <w:t xml:space="preserve">sugar (glucose + fructose)</w:t>
      </w:r>
      <w:r w:rsidDel="00000000" w:rsidR="00000000" w:rsidRPr="00000000">
        <w:rPr>
          <w:rFonts w:ascii="Cardo" w:cs="Cardo" w:eastAsia="Cardo" w:hAnsi="Cardo"/>
          <w:u w:val="single"/>
          <w:rtl w:val="0"/>
        </w:rPr>
        <w:t xml:space="preserve"> → spikes blood sugar and insulin</w:t>
        <w:br w:type="textWrapping"/>
      </w:r>
    </w:p>
    <w:p w:rsidR="00000000" w:rsidDel="00000000" w:rsidP="00000000" w:rsidRDefault="00000000" w:rsidRPr="00000000" w14:paraId="00000E9C">
      <w:pPr>
        <w:numPr>
          <w:ilvl w:val="0"/>
          <w:numId w:val="28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Can contribute to </w:t>
      </w:r>
      <w:r w:rsidDel="00000000" w:rsidR="00000000" w:rsidRPr="00000000">
        <w:rPr>
          <w:rFonts w:ascii="Times New Roman" w:cs="Times New Roman" w:eastAsia="Times New Roman" w:hAnsi="Times New Roman"/>
          <w:b w:val="1"/>
          <w:bCs w:val="1"/>
          <w:u w:val="single"/>
          <w:rtl w:val="0"/>
        </w:rPr>
        <w:t xml:space="preserve">weight gain, fatty liver, and metabolic syndrome</w:t>
        <w:br w:type="textWrapping"/>
      </w:r>
    </w:p>
    <w:p w:rsidR="00000000" w:rsidDel="00000000" w:rsidP="00000000" w:rsidRDefault="00000000" w:rsidRPr="00000000" w14:paraId="00000E9D">
      <w:pPr>
        <w:numPr>
          <w:ilvl w:val="0"/>
          <w:numId w:val="28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Frequently </w:t>
      </w:r>
      <w:r w:rsidDel="00000000" w:rsidR="00000000" w:rsidRPr="00000000">
        <w:rPr>
          <w:rFonts w:ascii="Times New Roman" w:cs="Times New Roman" w:eastAsia="Times New Roman" w:hAnsi="Times New Roman"/>
          <w:b w:val="1"/>
          <w:bCs w:val="1"/>
          <w:u w:val="single"/>
          <w:rtl w:val="0"/>
        </w:rPr>
        <w:t xml:space="preserve">hidden in processed foods</w:t>
      </w:r>
      <w:r w:rsidDel="00000000" w:rsidR="00000000" w:rsidRPr="00000000">
        <w:rPr>
          <w:rFonts w:ascii="Times New Roman" w:cs="Times New Roman" w:eastAsia="Times New Roman" w:hAnsi="Times New Roman"/>
          <w:u w:val="single"/>
          <w:rtl w:val="0"/>
        </w:rPr>
        <w:t xml:space="preserve"> under “fruit juice,” “concentrate,” or “fruit sugar”</w:t>
        <w:br w:type="textWrapping"/>
      </w:r>
    </w:p>
    <w:p w:rsidR="00000000" w:rsidDel="00000000" w:rsidP="00000000" w:rsidRDefault="00000000" w:rsidRPr="00000000" w14:paraId="00000E9E">
      <w:pPr>
        <w:spacing w:after="240" w:before="240" w:line="276.0005454545455"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Flagged for </w:t>
      </w:r>
      <w:r w:rsidDel="00000000" w:rsidR="00000000" w:rsidRPr="00000000">
        <w:rPr>
          <w:rFonts w:ascii="Times New Roman" w:cs="Times New Roman" w:eastAsia="Times New Roman" w:hAnsi="Times New Roman"/>
          <w:b w:val="1"/>
          <w:bCs w:val="1"/>
          <w:u w:val="single"/>
          <w:rtl w:val="0"/>
        </w:rPr>
        <w:t xml:space="preserve">metabolic impact</w:t>
      </w:r>
      <w:r w:rsidDel="00000000" w:rsidR="00000000" w:rsidRPr="00000000">
        <w:rPr>
          <w:rFonts w:ascii="Times New Roman" w:cs="Times New Roman" w:eastAsia="Times New Roman" w:hAnsi="Times New Roman"/>
          <w:u w:val="single"/>
          <w:rtl w:val="0"/>
        </w:rPr>
        <w:t xml:space="preserve">, not gut irritation.</w:t>
      </w:r>
    </w:p>
    <w:p w:rsidR="00000000" w:rsidDel="00000000" w:rsidP="00000000" w:rsidRDefault="00000000" w:rsidRPr="00000000" w14:paraId="00000E9F">
      <w:pPr>
        <w:spacing w:line="276.0005454545455" w:lineRule="auto"/>
        <w:rPr>
          <w:rFonts w:ascii="Times New Roman" w:cs="Times New Roman" w:eastAsia="Times New Roman" w:hAnsi="Times New Roman"/>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u w:val="single"/>
        </w:rPr>
      </w:pPr>
      <w:bookmarkStart w:colFirst="0" w:colLast="0" w:name="_jjhvdht8m7j1" w:id="434"/>
      <w:bookmarkEnd w:id="434"/>
      <w:r w:rsidDel="00000000" w:rsidR="00000000" w:rsidRPr="00000000">
        <w:rPr>
          <w:rFonts w:ascii="Times New Roman" w:cs="Times New Roman" w:eastAsia="Times New Roman" w:hAnsi="Times New Roman"/>
          <w:b w:val="1"/>
          <w:bCs w:val="1"/>
          <w:color w:val="000000"/>
          <w:sz w:val="26"/>
          <w:szCs w:val="26"/>
          <w:u w:val="single"/>
          <w:rtl w:val="0"/>
        </w:rPr>
        <w:t xml:space="preserve">2. What it is</w:t>
      </w:r>
    </w:p>
    <w:p w:rsidR="00000000" w:rsidDel="00000000" w:rsidP="00000000" w:rsidRDefault="00000000" w:rsidRPr="00000000" w14:paraId="00000EA1">
      <w:pPr>
        <w:numPr>
          <w:ilvl w:val="0"/>
          <w:numId w:val="71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Juice from fruit that’s </w:t>
      </w:r>
      <w:r w:rsidDel="00000000" w:rsidR="00000000" w:rsidRPr="00000000">
        <w:rPr>
          <w:rFonts w:ascii="Times New Roman" w:cs="Times New Roman" w:eastAsia="Times New Roman" w:hAnsi="Times New Roman"/>
          <w:b w:val="1"/>
          <w:bCs w:val="1"/>
          <w:u w:val="single"/>
          <w:rtl w:val="0"/>
        </w:rPr>
        <w:t xml:space="preserve">evaporated to remove water</w:t>
      </w:r>
      <w:r w:rsidDel="00000000" w:rsidR="00000000" w:rsidRPr="00000000">
        <w:rPr>
          <w:rFonts w:ascii="Times New Roman" w:cs="Times New Roman" w:eastAsia="Times New Roman" w:hAnsi="Times New Roman"/>
          <w:u w:val="single"/>
          <w:rtl w:val="0"/>
        </w:rPr>
        <w:t xml:space="preserve">, leaving concentrated sugars</w:t>
        <w:br w:type="textWrapping"/>
      </w:r>
    </w:p>
    <w:p w:rsidR="00000000" w:rsidDel="00000000" w:rsidP="00000000" w:rsidRDefault="00000000" w:rsidRPr="00000000" w14:paraId="00000EA2">
      <w:pPr>
        <w:numPr>
          <w:ilvl w:val="0"/>
          <w:numId w:val="71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Mostly </w:t>
      </w:r>
      <w:r w:rsidDel="00000000" w:rsidR="00000000" w:rsidRPr="00000000">
        <w:rPr>
          <w:rFonts w:ascii="Times New Roman" w:cs="Times New Roman" w:eastAsia="Times New Roman" w:hAnsi="Times New Roman"/>
          <w:b w:val="1"/>
          <w:bCs w:val="1"/>
          <w:u w:val="single"/>
          <w:rtl w:val="0"/>
        </w:rPr>
        <w:t xml:space="preserve">fructose and glucose</w:t>
      </w:r>
      <w:r w:rsidDel="00000000" w:rsidR="00000000" w:rsidRPr="00000000">
        <w:rPr>
          <w:rFonts w:ascii="Times New Roman" w:cs="Times New Roman" w:eastAsia="Times New Roman" w:hAnsi="Times New Roman"/>
          <w:u w:val="single"/>
          <w:rtl w:val="0"/>
        </w:rPr>
        <w:t xml:space="preserve">, sometimes small amounts of sucrose</w:t>
        <w:br w:type="textWrapping"/>
      </w:r>
    </w:p>
    <w:p w:rsidR="00000000" w:rsidDel="00000000" w:rsidP="00000000" w:rsidRDefault="00000000" w:rsidRPr="00000000" w14:paraId="00000EA3">
      <w:pPr>
        <w:numPr>
          <w:ilvl w:val="0"/>
          <w:numId w:val="71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u w:val="single"/>
          <w:rtl w:val="0"/>
        </w:rPr>
        <w:t xml:space="preserve">Minimal fiber remains → lacks the moderating effects of whole fruit</w:t>
        <w:br w:type="textWrapping"/>
      </w:r>
    </w:p>
    <w:p w:rsidR="00000000" w:rsidDel="00000000" w:rsidP="00000000" w:rsidRDefault="00000000" w:rsidRPr="00000000" w14:paraId="00000EA4">
      <w:pPr>
        <w:numPr>
          <w:ilvl w:val="0"/>
          <w:numId w:val="71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u w:val="single"/>
          <w:rtl w:val="0"/>
        </w:rPr>
        <w:t xml:space="preserve">Very sweet → small amount has high caloric load</w:t>
        <w:br w:type="textWrapping"/>
      </w:r>
    </w:p>
    <w:p w:rsidR="00000000" w:rsidDel="00000000" w:rsidP="00000000" w:rsidRDefault="00000000" w:rsidRPr="00000000" w14:paraId="00000EA5">
      <w:pPr>
        <w:spacing w:line="276.0005454545455" w:lineRule="auto"/>
        <w:rPr>
          <w:rFonts w:ascii="Times New Roman" w:cs="Times New Roman" w:eastAsia="Times New Roman" w:hAnsi="Times New Roman"/>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u w:val="single"/>
        </w:rPr>
      </w:pPr>
      <w:bookmarkStart w:colFirst="0" w:colLast="0" w:name="_bp5o32nd8t35" w:id="435"/>
      <w:bookmarkEnd w:id="435"/>
      <w:r w:rsidDel="00000000" w:rsidR="00000000" w:rsidRPr="00000000">
        <w:rPr>
          <w:rFonts w:ascii="Times New Roman" w:cs="Times New Roman" w:eastAsia="Times New Roman" w:hAnsi="Times New Roman"/>
          <w:b w:val="1"/>
          <w:bCs w:val="1"/>
          <w:color w:val="000000"/>
          <w:sz w:val="26"/>
          <w:szCs w:val="26"/>
          <w:u w:val="single"/>
          <w:rtl w:val="0"/>
        </w:rPr>
        <w:t xml:space="preserve">3. Why food companies use it</w:t>
      </w:r>
    </w:p>
    <w:p w:rsidR="00000000" w:rsidDel="00000000" w:rsidP="00000000" w:rsidRDefault="00000000" w:rsidRPr="00000000" w14:paraId="00000EA7">
      <w:pPr>
        <w:numPr>
          <w:ilvl w:val="0"/>
          <w:numId w:val="68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Adds sweetness and flavor</w:t>
        <w:br w:type="textWrapping"/>
      </w:r>
    </w:p>
    <w:p w:rsidR="00000000" w:rsidDel="00000000" w:rsidP="00000000" w:rsidRDefault="00000000" w:rsidRPr="00000000" w14:paraId="00000EA8">
      <w:pPr>
        <w:numPr>
          <w:ilvl w:val="0"/>
          <w:numId w:val="68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Often cheaper than whole fruit or refined sugar</w:t>
        <w:br w:type="textWrapping"/>
      </w:r>
    </w:p>
    <w:p w:rsidR="00000000" w:rsidDel="00000000" w:rsidP="00000000" w:rsidRDefault="00000000" w:rsidRPr="00000000" w14:paraId="00000EA9">
      <w:pPr>
        <w:numPr>
          <w:ilvl w:val="0"/>
          <w:numId w:val="68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Provides bulk in beverages, snacks, cereals, and bars</w:t>
        <w:br w:type="textWrapping"/>
      </w:r>
    </w:p>
    <w:p w:rsidR="00000000" w:rsidDel="00000000" w:rsidP="00000000" w:rsidRDefault="00000000" w:rsidRPr="00000000" w14:paraId="00000EAA">
      <w:pPr>
        <w:numPr>
          <w:ilvl w:val="0"/>
          <w:numId w:val="68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Marketed as “natural” alternative to sugar</w:t>
        <w:br w:type="textWrapping"/>
      </w:r>
    </w:p>
    <w:p w:rsidR="00000000" w:rsidDel="00000000" w:rsidP="00000000" w:rsidRDefault="00000000" w:rsidRPr="00000000" w14:paraId="00000EAB">
      <w:pPr>
        <w:spacing w:line="276.0005454545455" w:lineRule="auto"/>
        <w:rPr>
          <w:rFonts w:ascii="Times New Roman" w:cs="Times New Roman" w:eastAsia="Times New Roman" w:hAnsi="Times New Roman"/>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u w:val="single"/>
        </w:rPr>
      </w:pPr>
      <w:bookmarkStart w:colFirst="0" w:colLast="0" w:name="_rjxafp6offq6" w:id="436"/>
      <w:bookmarkEnd w:id="436"/>
      <w:r w:rsidDel="00000000" w:rsidR="00000000" w:rsidRPr="00000000">
        <w:rPr>
          <w:rFonts w:ascii="Times New Roman" w:cs="Times New Roman" w:eastAsia="Times New Roman" w:hAnsi="Times New Roman"/>
          <w:b w:val="1"/>
          <w:bCs w:val="1"/>
          <w:color w:val="000000"/>
          <w:sz w:val="26"/>
          <w:szCs w:val="26"/>
          <w:u w:val="single"/>
          <w:rtl w:val="0"/>
        </w:rPr>
        <w:t xml:space="preserve">4. Why practitioners recommend limiting it</w:t>
      </w:r>
    </w:p>
    <w:p w:rsidR="00000000" w:rsidDel="00000000" w:rsidP="00000000" w:rsidRDefault="00000000" w:rsidRPr="00000000" w14:paraId="00000EAD">
      <w:pPr>
        <w:numPr>
          <w:ilvl w:val="0"/>
          <w:numId w:val="104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u w:val="single"/>
          <w:rtl w:val="0"/>
        </w:rPr>
        <w:t xml:space="preserve">Acts like sugar in the body → </w:t>
      </w:r>
      <w:r w:rsidDel="00000000" w:rsidR="00000000" w:rsidRPr="00000000">
        <w:rPr>
          <w:rFonts w:ascii="Times New Roman" w:cs="Times New Roman" w:eastAsia="Times New Roman" w:hAnsi="Times New Roman"/>
          <w:b w:val="1"/>
          <w:bCs w:val="1"/>
          <w:u w:val="single"/>
          <w:rtl w:val="0"/>
        </w:rPr>
        <w:t xml:space="preserve">blood sugar spikes, insulin response</w:t>
        <w:br w:type="textWrapping"/>
      </w:r>
    </w:p>
    <w:p w:rsidR="00000000" w:rsidDel="00000000" w:rsidP="00000000" w:rsidRDefault="00000000" w:rsidRPr="00000000" w14:paraId="00000EAE">
      <w:pPr>
        <w:numPr>
          <w:ilvl w:val="0"/>
          <w:numId w:val="104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Contributes to:</w:t>
        <w:br w:type="textWrapping"/>
      </w:r>
    </w:p>
    <w:p w:rsidR="00000000" w:rsidDel="00000000" w:rsidP="00000000" w:rsidRDefault="00000000" w:rsidRPr="00000000" w14:paraId="00000EAF">
      <w:pPr>
        <w:numPr>
          <w:ilvl w:val="1"/>
          <w:numId w:val="1041"/>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Weight gain</w:t>
        <w:br w:type="textWrapping"/>
      </w:r>
    </w:p>
    <w:p w:rsidR="00000000" w:rsidDel="00000000" w:rsidP="00000000" w:rsidRDefault="00000000" w:rsidRPr="00000000" w14:paraId="00000EB0">
      <w:pPr>
        <w:numPr>
          <w:ilvl w:val="1"/>
          <w:numId w:val="1041"/>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Insulin resistance / metabolic syndrome</w:t>
        <w:br w:type="textWrapping"/>
      </w:r>
    </w:p>
    <w:p w:rsidR="00000000" w:rsidDel="00000000" w:rsidP="00000000" w:rsidRDefault="00000000" w:rsidRPr="00000000" w14:paraId="00000EB1">
      <w:pPr>
        <w:numPr>
          <w:ilvl w:val="1"/>
          <w:numId w:val="1041"/>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Fatty liver</w:t>
        <w:br w:type="textWrapping"/>
      </w:r>
    </w:p>
    <w:p w:rsidR="00000000" w:rsidDel="00000000" w:rsidP="00000000" w:rsidRDefault="00000000" w:rsidRPr="00000000" w14:paraId="00000EB2">
      <w:pPr>
        <w:numPr>
          <w:ilvl w:val="0"/>
          <w:numId w:val="104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u w:val="single"/>
          <w:rtl w:val="0"/>
        </w:rPr>
        <w:t xml:space="preserve">Overconsumption → can worsen </w:t>
      </w:r>
      <w:r w:rsidDel="00000000" w:rsidR="00000000" w:rsidRPr="00000000">
        <w:rPr>
          <w:rFonts w:ascii="Times New Roman" w:cs="Times New Roman" w:eastAsia="Times New Roman" w:hAnsi="Times New Roman"/>
          <w:b w:val="1"/>
          <w:bCs w:val="1"/>
          <w:u w:val="single"/>
          <w:rtl w:val="0"/>
        </w:rPr>
        <w:t xml:space="preserve">metabolic and inflammatory conditions</w:t>
        <w:br w:type="textWrapping"/>
      </w:r>
    </w:p>
    <w:p w:rsidR="00000000" w:rsidDel="00000000" w:rsidP="00000000" w:rsidRDefault="00000000" w:rsidRPr="00000000" w14:paraId="00000EB3">
      <w:pPr>
        <w:spacing w:line="276.0005454545455" w:lineRule="auto"/>
        <w:rPr>
          <w:rFonts w:ascii="Times New Roman" w:cs="Times New Roman" w:eastAsia="Times New Roman" w:hAnsi="Times New Roman"/>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u w:val="single"/>
        </w:rPr>
      </w:pPr>
      <w:bookmarkStart w:colFirst="0" w:colLast="0" w:name="_tq0u0ud9uz1j" w:id="437"/>
      <w:bookmarkEnd w:id="437"/>
      <w:r w:rsidDel="00000000" w:rsidR="00000000" w:rsidRPr="00000000">
        <w:rPr>
          <w:rFonts w:ascii="Times New Roman" w:cs="Times New Roman" w:eastAsia="Times New Roman" w:hAnsi="Times New Roman"/>
          <w:b w:val="1"/>
          <w:bCs w:val="1"/>
          <w:color w:val="000000"/>
          <w:sz w:val="26"/>
          <w:szCs w:val="26"/>
          <w:u w:val="single"/>
          <w:rtl w:val="0"/>
        </w:rPr>
        <w:t xml:space="preserve">5. What happens in the body</w:t>
      </w:r>
    </w:p>
    <w:p w:rsidR="00000000" w:rsidDel="00000000" w:rsidP="00000000" w:rsidRDefault="00000000" w:rsidRPr="00000000" w14:paraId="00000EB5">
      <w:pPr>
        <w:numPr>
          <w:ilvl w:val="0"/>
          <w:numId w:val="32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u w:val="single"/>
          <w:rtl w:val="0"/>
        </w:rPr>
        <w:t xml:space="preserve">Glucose → energy → insulin spike</w:t>
        <w:br w:type="textWrapping"/>
      </w:r>
    </w:p>
    <w:p w:rsidR="00000000" w:rsidDel="00000000" w:rsidP="00000000" w:rsidRDefault="00000000" w:rsidRPr="00000000" w14:paraId="00000EB6">
      <w:pPr>
        <w:numPr>
          <w:ilvl w:val="0"/>
          <w:numId w:val="32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u w:val="single"/>
          <w:rtl w:val="0"/>
        </w:rPr>
        <w:t xml:space="preserve">Fructose → liver → triglycerides → fat storage</w:t>
        <w:br w:type="textWrapping"/>
      </w:r>
    </w:p>
    <w:p w:rsidR="00000000" w:rsidDel="00000000" w:rsidP="00000000" w:rsidRDefault="00000000" w:rsidRPr="00000000" w14:paraId="00000EB7">
      <w:pPr>
        <w:numPr>
          <w:ilvl w:val="0"/>
          <w:numId w:val="32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u w:val="single"/>
          <w:rtl w:val="0"/>
        </w:rPr>
        <w:t xml:space="preserve">Chronic intake → oxidative stress, triglycerides rise, inflammation</w:t>
        <w:br w:type="textWrapping"/>
      </w:r>
    </w:p>
    <w:p w:rsidR="00000000" w:rsidDel="00000000" w:rsidP="00000000" w:rsidRDefault="00000000" w:rsidRPr="00000000" w14:paraId="00000EB8">
      <w:pPr>
        <w:numPr>
          <w:ilvl w:val="0"/>
          <w:numId w:val="32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u w:val="single"/>
          <w:rtl w:val="0"/>
        </w:rPr>
        <w:t xml:space="preserve">Minimal fiber → rapid absorption → higher glycemic load than whole fruit</w:t>
        <w:br w:type="textWrapping"/>
      </w:r>
    </w:p>
    <w:p w:rsidR="00000000" w:rsidDel="00000000" w:rsidP="00000000" w:rsidRDefault="00000000" w:rsidRPr="00000000" w14:paraId="00000EB9">
      <w:pPr>
        <w:spacing w:line="276.0005454545455" w:lineRule="auto"/>
        <w:rPr>
          <w:rFonts w:ascii="Times New Roman" w:cs="Times New Roman" w:eastAsia="Times New Roman" w:hAnsi="Times New Roman"/>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u w:val="single"/>
        </w:rPr>
      </w:pPr>
      <w:bookmarkStart w:colFirst="0" w:colLast="0" w:name="_h1to39aehyps" w:id="438"/>
      <w:bookmarkEnd w:id="438"/>
      <w:r w:rsidDel="00000000" w:rsidR="00000000" w:rsidRPr="00000000">
        <w:rPr>
          <w:rFonts w:ascii="Times New Roman" w:cs="Times New Roman" w:eastAsia="Times New Roman" w:hAnsi="Times New Roman"/>
          <w:b w:val="1"/>
          <w:bCs w:val="1"/>
          <w:color w:val="000000"/>
          <w:sz w:val="26"/>
          <w:szCs w:val="26"/>
          <w:u w:val="single"/>
          <w:rtl w:val="0"/>
        </w:rPr>
        <w:t xml:space="preserve">6. Chronic illness links</w:t>
      </w:r>
    </w:p>
    <w:p w:rsidR="00000000" w:rsidDel="00000000" w:rsidP="00000000" w:rsidRDefault="00000000" w:rsidRPr="00000000" w14:paraId="00000EBB">
      <w:pPr>
        <w:numPr>
          <w:ilvl w:val="0"/>
          <w:numId w:val="45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Type 2 diabetes / insulin resistance</w:t>
        <w:br w:type="textWrapping"/>
      </w:r>
    </w:p>
    <w:p w:rsidR="00000000" w:rsidDel="00000000" w:rsidP="00000000" w:rsidRDefault="00000000" w:rsidRPr="00000000" w14:paraId="00000EBC">
      <w:pPr>
        <w:numPr>
          <w:ilvl w:val="0"/>
          <w:numId w:val="45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Obesity / metabolic syndrome</w:t>
        <w:br w:type="textWrapping"/>
      </w:r>
    </w:p>
    <w:p w:rsidR="00000000" w:rsidDel="00000000" w:rsidP="00000000" w:rsidRDefault="00000000" w:rsidRPr="00000000" w14:paraId="00000EBD">
      <w:pPr>
        <w:numPr>
          <w:ilvl w:val="0"/>
          <w:numId w:val="45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Non-alcoholic fatty liver disease (NAFLD)</w:t>
        <w:br w:type="textWrapping"/>
      </w:r>
    </w:p>
    <w:p w:rsidR="00000000" w:rsidDel="00000000" w:rsidP="00000000" w:rsidRDefault="00000000" w:rsidRPr="00000000" w14:paraId="00000EBE">
      <w:pPr>
        <w:numPr>
          <w:ilvl w:val="0"/>
          <w:numId w:val="45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Cardiovascular risk</w:t>
        <w:br w:type="textWrapping"/>
      </w:r>
    </w:p>
    <w:p w:rsidR="00000000" w:rsidDel="00000000" w:rsidP="00000000" w:rsidRDefault="00000000" w:rsidRPr="00000000" w14:paraId="00000EBF">
      <w:pPr>
        <w:numPr>
          <w:ilvl w:val="0"/>
          <w:numId w:val="45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Chronic inflammation</w:t>
        <w:br w:type="textWrapping"/>
      </w:r>
    </w:p>
    <w:p w:rsidR="00000000" w:rsidDel="00000000" w:rsidP="00000000" w:rsidRDefault="00000000" w:rsidRPr="00000000" w14:paraId="00000EC0">
      <w:pPr>
        <w:spacing w:line="276.0005454545455" w:lineRule="auto"/>
        <w:rPr>
          <w:rFonts w:ascii="Times New Roman" w:cs="Times New Roman" w:eastAsia="Times New Roman" w:hAnsi="Times New Roman"/>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u w:val="single"/>
        </w:rPr>
      </w:pPr>
      <w:bookmarkStart w:colFirst="0" w:colLast="0" w:name="_wkfhv7rtj66a" w:id="439"/>
      <w:bookmarkEnd w:id="439"/>
      <w:r w:rsidDel="00000000" w:rsidR="00000000" w:rsidRPr="00000000">
        <w:rPr>
          <w:rFonts w:ascii="Times New Roman" w:cs="Times New Roman" w:eastAsia="Times New Roman" w:hAnsi="Times New Roman"/>
          <w:b w:val="1"/>
          <w:bCs w:val="1"/>
          <w:color w:val="000000"/>
          <w:sz w:val="26"/>
          <w:szCs w:val="26"/>
          <w:u w:val="single"/>
          <w:rtl w:val="0"/>
        </w:rPr>
        <w:t xml:space="preserve">7. Where you’ll find it</w:t>
      </w:r>
    </w:p>
    <w:p w:rsidR="00000000" w:rsidDel="00000000" w:rsidP="00000000" w:rsidRDefault="00000000" w:rsidRPr="00000000" w14:paraId="00000EC2">
      <w:pPr>
        <w:numPr>
          <w:ilvl w:val="0"/>
          <w:numId w:val="80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Packaged fruit snacks, bars, and cereals</w:t>
        <w:br w:type="textWrapping"/>
      </w:r>
    </w:p>
    <w:p w:rsidR="00000000" w:rsidDel="00000000" w:rsidP="00000000" w:rsidRDefault="00000000" w:rsidRPr="00000000" w14:paraId="00000EC3">
      <w:pPr>
        <w:numPr>
          <w:ilvl w:val="0"/>
          <w:numId w:val="80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Fruit-flavored beverages and smoothies</w:t>
        <w:br w:type="textWrapping"/>
      </w:r>
    </w:p>
    <w:p w:rsidR="00000000" w:rsidDel="00000000" w:rsidP="00000000" w:rsidRDefault="00000000" w:rsidRPr="00000000" w14:paraId="00000EC4">
      <w:pPr>
        <w:numPr>
          <w:ilvl w:val="0"/>
          <w:numId w:val="80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Baked goods with “fruit juice” sweeteners</w:t>
        <w:br w:type="textWrapping"/>
      </w:r>
    </w:p>
    <w:p w:rsidR="00000000" w:rsidDel="00000000" w:rsidP="00000000" w:rsidRDefault="00000000" w:rsidRPr="00000000" w14:paraId="00000EC5">
      <w:pPr>
        <w:numPr>
          <w:ilvl w:val="0"/>
          <w:numId w:val="80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Some sauces and condiments</w:t>
        <w:br w:type="textWrapping"/>
      </w:r>
    </w:p>
    <w:p w:rsidR="00000000" w:rsidDel="00000000" w:rsidP="00000000" w:rsidRDefault="00000000" w:rsidRPr="00000000" w14:paraId="00000EC6">
      <w:pPr>
        <w:spacing w:after="240" w:before="240" w:line="276.0005454545455"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Label aliases:</w:t>
      </w:r>
    </w:p>
    <w:p w:rsidR="00000000" w:rsidDel="00000000" w:rsidP="00000000" w:rsidRDefault="00000000" w:rsidRPr="00000000" w14:paraId="00000EC7">
      <w:pPr>
        <w:numPr>
          <w:ilvl w:val="0"/>
          <w:numId w:val="73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Fruit juice concentrate</w:t>
        <w:br w:type="textWrapping"/>
      </w:r>
    </w:p>
    <w:p w:rsidR="00000000" w:rsidDel="00000000" w:rsidP="00000000" w:rsidRDefault="00000000" w:rsidRPr="00000000" w14:paraId="00000EC8">
      <w:pPr>
        <w:numPr>
          <w:ilvl w:val="0"/>
          <w:numId w:val="73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Concentrated fruit juice</w:t>
        <w:br w:type="textWrapping"/>
      </w:r>
    </w:p>
    <w:p w:rsidR="00000000" w:rsidDel="00000000" w:rsidP="00000000" w:rsidRDefault="00000000" w:rsidRPr="00000000" w14:paraId="00000EC9">
      <w:pPr>
        <w:numPr>
          <w:ilvl w:val="0"/>
          <w:numId w:val="73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Fruit juice solids</w:t>
        <w:br w:type="textWrapping"/>
      </w:r>
    </w:p>
    <w:p w:rsidR="00000000" w:rsidDel="00000000" w:rsidP="00000000" w:rsidRDefault="00000000" w:rsidRPr="00000000" w14:paraId="00000ECA">
      <w:pPr>
        <w:numPr>
          <w:ilvl w:val="0"/>
          <w:numId w:val="73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Fruit sugar</w:t>
        <w:br w:type="textWrapping"/>
      </w:r>
    </w:p>
    <w:p w:rsidR="00000000" w:rsidDel="00000000" w:rsidP="00000000" w:rsidRDefault="00000000" w:rsidRPr="00000000" w14:paraId="00000ECB">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Apple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ff0000"/>
          <w:sz w:val="30"/>
          <w:szCs w:val="30"/>
          <w:u w:val="single"/>
          <w:rtl w:val="0"/>
        </w:rPr>
        <w:t xml:space="preserve">juice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ff0000"/>
          <w:sz w:val="30"/>
          <w:szCs w:val="30"/>
          <w:u w:val="single"/>
          <w:rtl w:val="0"/>
        </w:rPr>
        <w:t xml:space="preserve">concentrate</w:t>
      </w:r>
    </w:p>
    <w:p w:rsidR="00000000" w:rsidDel="00000000" w:rsidP="00000000" w:rsidRDefault="00000000" w:rsidRPr="00000000" w14:paraId="00000EC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5glruvfammf" w:id="440"/>
      <w:bookmarkEnd w:id="440"/>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ECD">
      <w:pPr>
        <w:numPr>
          <w:ilvl w:val="0"/>
          <w:numId w:val="73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Marketed as “natural” → patients often assume it’s safe</w:t>
        <w:br w:type="textWrapping"/>
      </w:r>
    </w:p>
    <w:p w:rsidR="00000000" w:rsidDel="00000000" w:rsidP="00000000" w:rsidRDefault="00000000" w:rsidRPr="00000000" w14:paraId="00000ECE">
      <w:pPr>
        <w:numPr>
          <w:ilvl w:val="0"/>
          <w:numId w:val="73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in </w:t>
      </w:r>
      <w:r w:rsidDel="00000000" w:rsidR="00000000" w:rsidRPr="00000000">
        <w:rPr>
          <w:rFonts w:ascii="Times New Roman" w:cs="Times New Roman" w:eastAsia="Times New Roman" w:hAnsi="Times New Roman"/>
          <w:b w:val="1"/>
          <w:bCs w:val="1"/>
          <w:rtl w:val="0"/>
        </w:rPr>
        <w:t xml:space="preserve">glucose and fructose</w:t>
      </w:r>
      <w:r w:rsidDel="00000000" w:rsidR="00000000" w:rsidRPr="00000000">
        <w:rPr>
          <w:rFonts w:ascii="Cardo" w:cs="Cardo" w:eastAsia="Cardo" w:hAnsi="Cardo"/>
          <w:rtl w:val="0"/>
        </w:rPr>
        <w:t xml:space="preserve"> → spikes blood sugar and insulin</w:t>
        <w:br w:type="textWrapping"/>
      </w:r>
    </w:p>
    <w:p w:rsidR="00000000" w:rsidDel="00000000" w:rsidP="00000000" w:rsidRDefault="00000000" w:rsidRPr="00000000" w14:paraId="00000ECF">
      <w:pPr>
        <w:numPr>
          <w:ilvl w:val="0"/>
          <w:numId w:val="73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contribute to </w:t>
      </w:r>
      <w:r w:rsidDel="00000000" w:rsidR="00000000" w:rsidRPr="00000000">
        <w:rPr>
          <w:rFonts w:ascii="Times New Roman" w:cs="Times New Roman" w:eastAsia="Times New Roman" w:hAnsi="Times New Roman"/>
          <w:b w:val="1"/>
          <w:bCs w:val="1"/>
          <w:rtl w:val="0"/>
        </w:rPr>
        <w:t xml:space="preserve">weight gain, fatty liver, and metabolic syndrome</w:t>
        <w:br w:type="textWrapping"/>
      </w:r>
    </w:p>
    <w:p w:rsidR="00000000" w:rsidDel="00000000" w:rsidP="00000000" w:rsidRDefault="00000000" w:rsidRPr="00000000" w14:paraId="00000ED0">
      <w:pPr>
        <w:numPr>
          <w:ilvl w:val="0"/>
          <w:numId w:val="73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Commonly </w:t>
      </w:r>
      <w:r w:rsidDel="00000000" w:rsidR="00000000" w:rsidRPr="00000000">
        <w:rPr>
          <w:rFonts w:ascii="Times New Roman" w:cs="Times New Roman" w:eastAsia="Times New Roman" w:hAnsi="Times New Roman"/>
          <w:b w:val="1"/>
          <w:bCs w:val="1"/>
          <w:rtl w:val="0"/>
        </w:rPr>
        <w:t xml:space="preserve">hidden in processed foods</w:t>
      </w:r>
      <w:r w:rsidDel="00000000" w:rsidR="00000000" w:rsidRPr="00000000">
        <w:rPr>
          <w:rFonts w:ascii="Times New Roman" w:cs="Times New Roman" w:eastAsia="Times New Roman" w:hAnsi="Times New Roman"/>
          <w:rtl w:val="0"/>
        </w:rPr>
        <w:t xml:space="preserve">: snacks, sauces, cereals</w:t>
        <w:br w:type="textWrapping"/>
      </w:r>
    </w:p>
    <w:p w:rsidR="00000000" w:rsidDel="00000000" w:rsidP="00000000" w:rsidRDefault="00000000" w:rsidRPr="00000000" w14:paraId="00000ED1">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for </w:t>
      </w:r>
      <w:r w:rsidDel="00000000" w:rsidR="00000000" w:rsidRPr="00000000">
        <w:rPr>
          <w:rFonts w:ascii="Times New Roman" w:cs="Times New Roman" w:eastAsia="Times New Roman" w:hAnsi="Times New Roman"/>
          <w:b w:val="1"/>
          <w:bCs w:val="1"/>
          <w:rtl w:val="0"/>
        </w:rPr>
        <w:t xml:space="preserve">metabolic effects</w:t>
      </w:r>
      <w:r w:rsidDel="00000000" w:rsidR="00000000" w:rsidRPr="00000000">
        <w:rPr>
          <w:rFonts w:ascii="Times New Roman" w:cs="Times New Roman" w:eastAsia="Times New Roman" w:hAnsi="Times New Roman"/>
          <w:rtl w:val="0"/>
        </w:rPr>
        <w:t xml:space="preserve">, not gut irritation.</w:t>
      </w:r>
    </w:p>
    <w:p w:rsidR="00000000" w:rsidDel="00000000" w:rsidP="00000000" w:rsidRDefault="00000000" w:rsidRPr="00000000" w14:paraId="00000ED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ry3mvi3qrcwv" w:id="441"/>
      <w:bookmarkEnd w:id="441"/>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ED4">
      <w:pPr>
        <w:numPr>
          <w:ilvl w:val="0"/>
          <w:numId w:val="20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Apple juice that’s </w:t>
      </w:r>
      <w:r w:rsidDel="00000000" w:rsidR="00000000" w:rsidRPr="00000000">
        <w:rPr>
          <w:rFonts w:ascii="Times New Roman" w:cs="Times New Roman" w:eastAsia="Times New Roman" w:hAnsi="Times New Roman"/>
          <w:b w:val="1"/>
          <w:bCs w:val="1"/>
          <w:rtl w:val="0"/>
        </w:rPr>
        <w:t xml:space="preserve">evaporated to remove water</w:t>
      </w:r>
      <w:r w:rsidDel="00000000" w:rsidR="00000000" w:rsidRPr="00000000">
        <w:rPr>
          <w:rFonts w:ascii="Times New Roman" w:cs="Times New Roman" w:eastAsia="Times New Roman" w:hAnsi="Times New Roman"/>
          <w:rtl w:val="0"/>
        </w:rPr>
        <w:t xml:space="preserve">, leaving concentrated sugars</w:t>
        <w:br w:type="textWrapping"/>
      </w:r>
    </w:p>
    <w:p w:rsidR="00000000" w:rsidDel="00000000" w:rsidP="00000000" w:rsidRDefault="00000000" w:rsidRPr="00000000" w14:paraId="00000ED5">
      <w:pPr>
        <w:numPr>
          <w:ilvl w:val="0"/>
          <w:numId w:val="20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Mostly </w:t>
      </w:r>
      <w:r w:rsidDel="00000000" w:rsidR="00000000" w:rsidRPr="00000000">
        <w:rPr>
          <w:rFonts w:ascii="Times New Roman" w:cs="Times New Roman" w:eastAsia="Times New Roman" w:hAnsi="Times New Roman"/>
          <w:b w:val="1"/>
          <w:bCs w:val="1"/>
          <w:rtl w:val="0"/>
        </w:rPr>
        <w:t xml:space="preserve">fructose + glucose</w:t>
      </w:r>
      <w:r w:rsidDel="00000000" w:rsidR="00000000" w:rsidRPr="00000000">
        <w:rPr>
          <w:rFonts w:ascii="Times New Roman" w:cs="Times New Roman" w:eastAsia="Times New Roman" w:hAnsi="Times New Roman"/>
          <w:rtl w:val="0"/>
        </w:rPr>
        <w:t xml:space="preserve">, some residual sucrose</w:t>
        <w:br w:type="textWrapping"/>
      </w:r>
    </w:p>
    <w:p w:rsidR="00000000" w:rsidDel="00000000" w:rsidP="00000000" w:rsidRDefault="00000000" w:rsidRPr="00000000" w14:paraId="00000ED6">
      <w:pPr>
        <w:numPr>
          <w:ilvl w:val="0"/>
          <w:numId w:val="20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Minimal fiber → lacks the moderating effect of whole fruit</w:t>
        <w:br w:type="textWrapping"/>
      </w:r>
    </w:p>
    <w:p w:rsidR="00000000" w:rsidDel="00000000" w:rsidP="00000000" w:rsidRDefault="00000000" w:rsidRPr="00000000" w14:paraId="00000ED7">
      <w:pPr>
        <w:numPr>
          <w:ilvl w:val="0"/>
          <w:numId w:val="20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Very sweet → small amounts can deliver high sugar load</w:t>
        <w:br w:type="textWrapping"/>
      </w:r>
    </w:p>
    <w:p w:rsidR="00000000" w:rsidDel="00000000" w:rsidP="00000000" w:rsidRDefault="00000000" w:rsidRPr="00000000" w14:paraId="00000ED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x8zwe1u95vlg" w:id="442"/>
      <w:bookmarkEnd w:id="442"/>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EDA">
      <w:pPr>
        <w:numPr>
          <w:ilvl w:val="0"/>
          <w:numId w:val="13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sweetness and flavor naturally</w:t>
        <w:br w:type="textWrapping"/>
      </w:r>
    </w:p>
    <w:p w:rsidR="00000000" w:rsidDel="00000000" w:rsidP="00000000" w:rsidRDefault="00000000" w:rsidRPr="00000000" w14:paraId="00000EDB">
      <w:pPr>
        <w:numPr>
          <w:ilvl w:val="0"/>
          <w:numId w:val="13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Cheaper than using whole apples</w:t>
        <w:br w:type="textWrapping"/>
      </w:r>
    </w:p>
    <w:p w:rsidR="00000000" w:rsidDel="00000000" w:rsidP="00000000" w:rsidRDefault="00000000" w:rsidRPr="00000000" w14:paraId="00000EDC">
      <w:pPr>
        <w:numPr>
          <w:ilvl w:val="0"/>
          <w:numId w:val="13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bulk and texture to beverages, snacks, cereals, and sauces</w:t>
        <w:br w:type="textWrapping"/>
      </w:r>
    </w:p>
    <w:p w:rsidR="00000000" w:rsidDel="00000000" w:rsidP="00000000" w:rsidRDefault="00000000" w:rsidRPr="00000000" w14:paraId="00000EDD">
      <w:pPr>
        <w:numPr>
          <w:ilvl w:val="0"/>
          <w:numId w:val="13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a “healthy” or natural sugar alternative</w:t>
        <w:br w:type="textWrapping"/>
      </w:r>
    </w:p>
    <w:p w:rsidR="00000000" w:rsidDel="00000000" w:rsidP="00000000" w:rsidRDefault="00000000" w:rsidRPr="00000000" w14:paraId="00000ED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xlbaczp4vx3x" w:id="443"/>
      <w:bookmarkEnd w:id="443"/>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limiting it</w:t>
      </w:r>
    </w:p>
    <w:p w:rsidR="00000000" w:rsidDel="00000000" w:rsidP="00000000" w:rsidRDefault="00000000" w:rsidRPr="00000000" w14:paraId="00000EE0">
      <w:pPr>
        <w:numPr>
          <w:ilvl w:val="0"/>
          <w:numId w:val="4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Metabolically acts like sugar → </w:t>
      </w:r>
      <w:r w:rsidDel="00000000" w:rsidR="00000000" w:rsidRPr="00000000">
        <w:rPr>
          <w:rFonts w:ascii="Times New Roman" w:cs="Times New Roman" w:eastAsia="Times New Roman" w:hAnsi="Times New Roman"/>
          <w:b w:val="1"/>
          <w:bCs w:val="1"/>
          <w:rtl w:val="0"/>
        </w:rPr>
        <w:t xml:space="preserve">blood sugar spikes, insulin response</w:t>
        <w:br w:type="textWrapping"/>
      </w:r>
    </w:p>
    <w:p w:rsidR="00000000" w:rsidDel="00000000" w:rsidP="00000000" w:rsidRDefault="00000000" w:rsidRPr="00000000" w14:paraId="00000EE1">
      <w:pPr>
        <w:numPr>
          <w:ilvl w:val="0"/>
          <w:numId w:val="4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Contributes to:</w:t>
        <w:br w:type="textWrapping"/>
      </w:r>
    </w:p>
    <w:p w:rsidR="00000000" w:rsidDel="00000000" w:rsidP="00000000" w:rsidRDefault="00000000" w:rsidRPr="00000000" w14:paraId="00000EE2">
      <w:pPr>
        <w:numPr>
          <w:ilvl w:val="1"/>
          <w:numId w:val="45"/>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 gain</w:t>
        <w:br w:type="textWrapping"/>
      </w:r>
    </w:p>
    <w:p w:rsidR="00000000" w:rsidDel="00000000" w:rsidP="00000000" w:rsidRDefault="00000000" w:rsidRPr="00000000" w14:paraId="00000EE3">
      <w:pPr>
        <w:numPr>
          <w:ilvl w:val="1"/>
          <w:numId w:val="45"/>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Insulin resistance / metabolic syndrome</w:t>
        <w:br w:type="textWrapping"/>
      </w:r>
    </w:p>
    <w:p w:rsidR="00000000" w:rsidDel="00000000" w:rsidP="00000000" w:rsidRDefault="00000000" w:rsidRPr="00000000" w14:paraId="00000EE4">
      <w:pPr>
        <w:numPr>
          <w:ilvl w:val="1"/>
          <w:numId w:val="45"/>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Fatty liver</w:t>
        <w:br w:type="textWrapping"/>
      </w:r>
    </w:p>
    <w:p w:rsidR="00000000" w:rsidDel="00000000" w:rsidP="00000000" w:rsidRDefault="00000000" w:rsidRPr="00000000" w14:paraId="00000EE5">
      <w:pPr>
        <w:numPr>
          <w:ilvl w:val="0"/>
          <w:numId w:val="4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Hidden in many packaged foods → easy to overconsume</w:t>
        <w:br w:type="textWrapping"/>
      </w:r>
    </w:p>
    <w:p w:rsidR="00000000" w:rsidDel="00000000" w:rsidP="00000000" w:rsidRDefault="00000000" w:rsidRPr="00000000" w14:paraId="00000EE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rwztbu405cbd" w:id="444"/>
      <w:bookmarkEnd w:id="444"/>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EE8">
      <w:pPr>
        <w:numPr>
          <w:ilvl w:val="0"/>
          <w:numId w:val="107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Glucose → energy → insulin spike</w:t>
        <w:br w:type="textWrapping"/>
      </w:r>
    </w:p>
    <w:p w:rsidR="00000000" w:rsidDel="00000000" w:rsidP="00000000" w:rsidRDefault="00000000" w:rsidRPr="00000000" w14:paraId="00000EE9">
      <w:pPr>
        <w:numPr>
          <w:ilvl w:val="0"/>
          <w:numId w:val="107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Fructose → liver → triglycerides → fat storage</w:t>
        <w:br w:type="textWrapping"/>
      </w:r>
    </w:p>
    <w:p w:rsidR="00000000" w:rsidDel="00000000" w:rsidP="00000000" w:rsidRDefault="00000000" w:rsidRPr="00000000" w14:paraId="00000EEA">
      <w:pPr>
        <w:numPr>
          <w:ilvl w:val="0"/>
          <w:numId w:val="107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Minimal fiber → rapid absorption → higher glycemic load</w:t>
        <w:br w:type="textWrapping"/>
      </w:r>
    </w:p>
    <w:p w:rsidR="00000000" w:rsidDel="00000000" w:rsidP="00000000" w:rsidRDefault="00000000" w:rsidRPr="00000000" w14:paraId="00000EEB">
      <w:pPr>
        <w:numPr>
          <w:ilvl w:val="0"/>
          <w:numId w:val="107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Chronic intake → oxidative stress, elevated triglycerides, inflammation</w:t>
        <w:br w:type="textWrapping"/>
      </w:r>
    </w:p>
    <w:p w:rsidR="00000000" w:rsidDel="00000000" w:rsidP="00000000" w:rsidRDefault="00000000" w:rsidRPr="00000000" w14:paraId="00000EE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q7flxbjgevdf" w:id="445"/>
      <w:bookmarkEnd w:id="445"/>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0EEE">
      <w:pPr>
        <w:numPr>
          <w:ilvl w:val="0"/>
          <w:numId w:val="92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2 diabetes / insulin resistance</w:t>
        <w:br w:type="textWrapping"/>
      </w:r>
    </w:p>
    <w:p w:rsidR="00000000" w:rsidDel="00000000" w:rsidP="00000000" w:rsidRDefault="00000000" w:rsidRPr="00000000" w14:paraId="00000EEF">
      <w:pPr>
        <w:numPr>
          <w:ilvl w:val="0"/>
          <w:numId w:val="92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Obesity / metabolic syndrome</w:t>
        <w:br w:type="textWrapping"/>
      </w:r>
    </w:p>
    <w:p w:rsidR="00000000" w:rsidDel="00000000" w:rsidP="00000000" w:rsidRDefault="00000000" w:rsidRPr="00000000" w14:paraId="00000EF0">
      <w:pPr>
        <w:numPr>
          <w:ilvl w:val="0"/>
          <w:numId w:val="92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Non-alcoholic fatty liver disease (NAFLD)</w:t>
        <w:br w:type="textWrapping"/>
      </w:r>
    </w:p>
    <w:p w:rsidR="00000000" w:rsidDel="00000000" w:rsidP="00000000" w:rsidRDefault="00000000" w:rsidRPr="00000000" w14:paraId="00000EF1">
      <w:pPr>
        <w:numPr>
          <w:ilvl w:val="0"/>
          <w:numId w:val="92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Cardiovascular risk</w:t>
        <w:br w:type="textWrapping"/>
      </w:r>
    </w:p>
    <w:p w:rsidR="00000000" w:rsidDel="00000000" w:rsidP="00000000" w:rsidRDefault="00000000" w:rsidRPr="00000000" w14:paraId="00000EF2">
      <w:pPr>
        <w:numPr>
          <w:ilvl w:val="0"/>
          <w:numId w:val="92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Chronic inflammation</w:t>
        <w:br w:type="textWrapping"/>
      </w:r>
    </w:p>
    <w:p w:rsidR="00000000" w:rsidDel="00000000" w:rsidP="00000000" w:rsidRDefault="00000000" w:rsidRPr="00000000" w14:paraId="00000EF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cbn5zsygfx29" w:id="446"/>
      <w:bookmarkEnd w:id="446"/>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EF5">
      <w:pPr>
        <w:numPr>
          <w:ilvl w:val="0"/>
          <w:numId w:val="49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Packaged snacks, bars, and cereals</w:t>
        <w:br w:type="textWrapping"/>
      </w:r>
    </w:p>
    <w:p w:rsidR="00000000" w:rsidDel="00000000" w:rsidP="00000000" w:rsidRDefault="00000000" w:rsidRPr="00000000" w14:paraId="00000EF6">
      <w:pPr>
        <w:numPr>
          <w:ilvl w:val="0"/>
          <w:numId w:val="49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Fruit-flavored beverages and smoothies</w:t>
        <w:br w:type="textWrapping"/>
      </w:r>
    </w:p>
    <w:p w:rsidR="00000000" w:rsidDel="00000000" w:rsidP="00000000" w:rsidRDefault="00000000" w:rsidRPr="00000000" w14:paraId="00000EF7">
      <w:pPr>
        <w:numPr>
          <w:ilvl w:val="0"/>
          <w:numId w:val="49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Sauces, jams, and condiments</w:t>
        <w:br w:type="textWrapping"/>
      </w:r>
    </w:p>
    <w:p w:rsidR="00000000" w:rsidDel="00000000" w:rsidP="00000000" w:rsidRDefault="00000000" w:rsidRPr="00000000" w14:paraId="00000EF8">
      <w:pPr>
        <w:numPr>
          <w:ilvl w:val="0"/>
          <w:numId w:val="49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baked goods</w:t>
        <w:br w:type="textWrapping"/>
      </w:r>
    </w:p>
    <w:p w:rsidR="00000000" w:rsidDel="00000000" w:rsidP="00000000" w:rsidRDefault="00000000" w:rsidRPr="00000000" w14:paraId="00000EF9">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EFA">
      <w:pPr>
        <w:numPr>
          <w:ilvl w:val="0"/>
          <w:numId w:val="9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Apple juice concentrate</w:t>
        <w:br w:type="textWrapping"/>
      </w:r>
    </w:p>
    <w:p w:rsidR="00000000" w:rsidDel="00000000" w:rsidP="00000000" w:rsidRDefault="00000000" w:rsidRPr="00000000" w14:paraId="00000EFB">
      <w:pPr>
        <w:numPr>
          <w:ilvl w:val="0"/>
          <w:numId w:val="9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Concentrated apple juice</w:t>
        <w:br w:type="textWrapping"/>
      </w:r>
    </w:p>
    <w:p w:rsidR="00000000" w:rsidDel="00000000" w:rsidP="00000000" w:rsidRDefault="00000000" w:rsidRPr="00000000" w14:paraId="00000EFC">
      <w:pPr>
        <w:numPr>
          <w:ilvl w:val="0"/>
          <w:numId w:val="9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Apple juice solids</w:t>
        <w:br w:type="textWrapping"/>
      </w:r>
    </w:p>
    <w:p w:rsidR="00000000" w:rsidDel="00000000" w:rsidP="00000000" w:rsidRDefault="00000000" w:rsidRPr="00000000" w14:paraId="00000EFD">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Grape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ff0000"/>
          <w:sz w:val="30"/>
          <w:szCs w:val="30"/>
          <w:u w:val="single"/>
          <w:rtl w:val="0"/>
        </w:rPr>
        <w:t xml:space="preserve">juice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ff0000"/>
          <w:sz w:val="30"/>
          <w:szCs w:val="30"/>
          <w:u w:val="single"/>
          <w:rtl w:val="0"/>
        </w:rPr>
        <w:t xml:space="preserve">concentrate</w:t>
      </w:r>
    </w:p>
    <w:p w:rsidR="00000000" w:rsidDel="00000000" w:rsidP="00000000" w:rsidRDefault="00000000" w:rsidRPr="00000000" w14:paraId="00000EF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ac5u52isc2df" w:id="447"/>
      <w:bookmarkEnd w:id="447"/>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EFF">
      <w:pPr>
        <w:numPr>
          <w:ilvl w:val="0"/>
          <w:numId w:val="115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Often perceived as “natural” or “healthy” → patients assume safe for blood sugar</w:t>
        <w:br w:type="textWrapping"/>
      </w:r>
    </w:p>
    <w:p w:rsidR="00000000" w:rsidDel="00000000" w:rsidP="00000000" w:rsidRDefault="00000000" w:rsidRPr="00000000" w14:paraId="00000F00">
      <w:pPr>
        <w:numPr>
          <w:ilvl w:val="0"/>
          <w:numId w:val="115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in </w:t>
      </w:r>
      <w:r w:rsidDel="00000000" w:rsidR="00000000" w:rsidRPr="00000000">
        <w:rPr>
          <w:rFonts w:ascii="Times New Roman" w:cs="Times New Roman" w:eastAsia="Times New Roman" w:hAnsi="Times New Roman"/>
          <w:b w:val="1"/>
          <w:bCs w:val="1"/>
          <w:rtl w:val="0"/>
        </w:rPr>
        <w:t xml:space="preserve">glucose and fructose</w:t>
      </w:r>
      <w:r w:rsidDel="00000000" w:rsidR="00000000" w:rsidRPr="00000000">
        <w:rPr>
          <w:rFonts w:ascii="Cardo" w:cs="Cardo" w:eastAsia="Cardo" w:hAnsi="Cardo"/>
          <w:rtl w:val="0"/>
        </w:rPr>
        <w:t xml:space="preserve"> → spikes blood sugar and insulin</w:t>
        <w:br w:type="textWrapping"/>
      </w:r>
    </w:p>
    <w:p w:rsidR="00000000" w:rsidDel="00000000" w:rsidP="00000000" w:rsidRDefault="00000000" w:rsidRPr="00000000" w14:paraId="00000F01">
      <w:pPr>
        <w:numPr>
          <w:ilvl w:val="0"/>
          <w:numId w:val="115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contribute to </w:t>
      </w:r>
      <w:r w:rsidDel="00000000" w:rsidR="00000000" w:rsidRPr="00000000">
        <w:rPr>
          <w:rFonts w:ascii="Times New Roman" w:cs="Times New Roman" w:eastAsia="Times New Roman" w:hAnsi="Times New Roman"/>
          <w:b w:val="1"/>
          <w:bCs w:val="1"/>
          <w:rtl w:val="0"/>
        </w:rPr>
        <w:t xml:space="preserve">weight gain, fatty liver, and metabolic syndrome</w:t>
        <w:br w:type="textWrapping"/>
      </w:r>
    </w:p>
    <w:p w:rsidR="00000000" w:rsidDel="00000000" w:rsidP="00000000" w:rsidRDefault="00000000" w:rsidRPr="00000000" w14:paraId="00000F02">
      <w:pPr>
        <w:numPr>
          <w:ilvl w:val="0"/>
          <w:numId w:val="115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Frequently hidden in processed foods: snacks, beverages, sauces</w:t>
        <w:br w:type="textWrapping"/>
      </w:r>
    </w:p>
    <w:p w:rsidR="00000000" w:rsidDel="00000000" w:rsidP="00000000" w:rsidRDefault="00000000" w:rsidRPr="00000000" w14:paraId="00000F03">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for </w:t>
      </w:r>
      <w:r w:rsidDel="00000000" w:rsidR="00000000" w:rsidRPr="00000000">
        <w:rPr>
          <w:rFonts w:ascii="Times New Roman" w:cs="Times New Roman" w:eastAsia="Times New Roman" w:hAnsi="Times New Roman"/>
          <w:b w:val="1"/>
          <w:bCs w:val="1"/>
          <w:rtl w:val="0"/>
        </w:rPr>
        <w:t xml:space="preserve">metabolic impact</w:t>
      </w:r>
      <w:r w:rsidDel="00000000" w:rsidR="00000000" w:rsidRPr="00000000">
        <w:rPr>
          <w:rFonts w:ascii="Times New Roman" w:cs="Times New Roman" w:eastAsia="Times New Roman" w:hAnsi="Times New Roman"/>
          <w:rtl w:val="0"/>
        </w:rPr>
        <w:t xml:space="preserve">, not gut irritation.</w:t>
      </w:r>
    </w:p>
    <w:p w:rsidR="00000000" w:rsidDel="00000000" w:rsidP="00000000" w:rsidRDefault="00000000" w:rsidRPr="00000000" w14:paraId="00000F0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f2lsocup8hee" w:id="448"/>
      <w:bookmarkEnd w:id="448"/>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F06">
      <w:pPr>
        <w:numPr>
          <w:ilvl w:val="0"/>
          <w:numId w:val="37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Juice from grapes </w:t>
      </w:r>
      <w:r w:rsidDel="00000000" w:rsidR="00000000" w:rsidRPr="00000000">
        <w:rPr>
          <w:rFonts w:ascii="Times New Roman" w:cs="Times New Roman" w:eastAsia="Times New Roman" w:hAnsi="Times New Roman"/>
          <w:b w:val="1"/>
          <w:bCs w:val="1"/>
          <w:rtl w:val="0"/>
        </w:rPr>
        <w:t xml:space="preserve">evaporated to remove water</w:t>
      </w:r>
      <w:r w:rsidDel="00000000" w:rsidR="00000000" w:rsidRPr="00000000">
        <w:rPr>
          <w:rFonts w:ascii="Times New Roman" w:cs="Times New Roman" w:eastAsia="Times New Roman" w:hAnsi="Times New Roman"/>
          <w:rtl w:val="0"/>
        </w:rPr>
        <w:t xml:space="preserve">, leaving concentrated sugars</w:t>
        <w:br w:type="textWrapping"/>
      </w:r>
    </w:p>
    <w:p w:rsidR="00000000" w:rsidDel="00000000" w:rsidP="00000000" w:rsidRDefault="00000000" w:rsidRPr="00000000" w14:paraId="00000F07">
      <w:pPr>
        <w:numPr>
          <w:ilvl w:val="0"/>
          <w:numId w:val="37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Mostly </w:t>
      </w:r>
      <w:r w:rsidDel="00000000" w:rsidR="00000000" w:rsidRPr="00000000">
        <w:rPr>
          <w:rFonts w:ascii="Times New Roman" w:cs="Times New Roman" w:eastAsia="Times New Roman" w:hAnsi="Times New Roman"/>
          <w:b w:val="1"/>
          <w:bCs w:val="1"/>
          <w:rtl w:val="0"/>
        </w:rPr>
        <w:t xml:space="preserve">fructose + glucose</w:t>
      </w:r>
      <w:r w:rsidDel="00000000" w:rsidR="00000000" w:rsidRPr="00000000">
        <w:rPr>
          <w:rFonts w:ascii="Times New Roman" w:cs="Times New Roman" w:eastAsia="Times New Roman" w:hAnsi="Times New Roman"/>
          <w:rtl w:val="0"/>
        </w:rPr>
        <w:t xml:space="preserve">, sometimes small amounts of sucrose</w:t>
        <w:br w:type="textWrapping"/>
      </w:r>
    </w:p>
    <w:p w:rsidR="00000000" w:rsidDel="00000000" w:rsidP="00000000" w:rsidRDefault="00000000" w:rsidRPr="00000000" w14:paraId="00000F08">
      <w:pPr>
        <w:numPr>
          <w:ilvl w:val="0"/>
          <w:numId w:val="37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Minimal fiber → lacks the moderating effect of whole grapes</w:t>
        <w:br w:type="textWrapping"/>
      </w:r>
    </w:p>
    <w:p w:rsidR="00000000" w:rsidDel="00000000" w:rsidP="00000000" w:rsidRDefault="00000000" w:rsidRPr="00000000" w14:paraId="00000F09">
      <w:pPr>
        <w:numPr>
          <w:ilvl w:val="0"/>
          <w:numId w:val="37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Very sweet → small amounts provide high sugar load</w:t>
        <w:br w:type="textWrapping"/>
      </w:r>
    </w:p>
    <w:p w:rsidR="00000000" w:rsidDel="00000000" w:rsidP="00000000" w:rsidRDefault="00000000" w:rsidRPr="00000000" w14:paraId="00000F0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dsqativzi4f0" w:id="449"/>
      <w:bookmarkEnd w:id="449"/>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F0C">
      <w:pPr>
        <w:numPr>
          <w:ilvl w:val="0"/>
          <w:numId w:val="53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sweetness and grape flavor naturally</w:t>
        <w:br w:type="textWrapping"/>
      </w:r>
    </w:p>
    <w:p w:rsidR="00000000" w:rsidDel="00000000" w:rsidP="00000000" w:rsidRDefault="00000000" w:rsidRPr="00000000" w14:paraId="00000F0D">
      <w:pPr>
        <w:numPr>
          <w:ilvl w:val="0"/>
          <w:numId w:val="53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Cheaper than whole grapes or refined sugar</w:t>
        <w:br w:type="textWrapping"/>
      </w:r>
    </w:p>
    <w:p w:rsidR="00000000" w:rsidDel="00000000" w:rsidP="00000000" w:rsidRDefault="00000000" w:rsidRPr="00000000" w14:paraId="00000F0E">
      <w:pPr>
        <w:numPr>
          <w:ilvl w:val="0"/>
          <w:numId w:val="53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bulk and texture to beverages, snacks, cereals, and sauces</w:t>
        <w:br w:type="textWrapping"/>
      </w:r>
    </w:p>
    <w:p w:rsidR="00000000" w:rsidDel="00000000" w:rsidP="00000000" w:rsidRDefault="00000000" w:rsidRPr="00000000" w14:paraId="00000F0F">
      <w:pPr>
        <w:numPr>
          <w:ilvl w:val="0"/>
          <w:numId w:val="53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a “natural” or fruit-derived sugar alternative</w:t>
        <w:br w:type="textWrapping"/>
      </w:r>
    </w:p>
    <w:p w:rsidR="00000000" w:rsidDel="00000000" w:rsidP="00000000" w:rsidRDefault="00000000" w:rsidRPr="00000000" w14:paraId="00000F1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gsa7w8ilgxvi" w:id="450"/>
      <w:bookmarkEnd w:id="450"/>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limiting it</w:t>
      </w:r>
    </w:p>
    <w:p w:rsidR="00000000" w:rsidDel="00000000" w:rsidP="00000000" w:rsidRDefault="00000000" w:rsidRPr="00000000" w14:paraId="00000F12">
      <w:pPr>
        <w:numPr>
          <w:ilvl w:val="0"/>
          <w:numId w:val="38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Acts like sugar → </w:t>
      </w:r>
      <w:r w:rsidDel="00000000" w:rsidR="00000000" w:rsidRPr="00000000">
        <w:rPr>
          <w:rFonts w:ascii="Times New Roman" w:cs="Times New Roman" w:eastAsia="Times New Roman" w:hAnsi="Times New Roman"/>
          <w:b w:val="1"/>
          <w:bCs w:val="1"/>
          <w:rtl w:val="0"/>
        </w:rPr>
        <w:t xml:space="preserve">blood sugar spikes, insulin response</w:t>
        <w:br w:type="textWrapping"/>
      </w:r>
    </w:p>
    <w:p w:rsidR="00000000" w:rsidDel="00000000" w:rsidP="00000000" w:rsidRDefault="00000000" w:rsidRPr="00000000" w14:paraId="00000F13">
      <w:pPr>
        <w:numPr>
          <w:ilvl w:val="0"/>
          <w:numId w:val="38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Contributes to:</w:t>
        <w:br w:type="textWrapping"/>
      </w:r>
    </w:p>
    <w:p w:rsidR="00000000" w:rsidDel="00000000" w:rsidP="00000000" w:rsidRDefault="00000000" w:rsidRPr="00000000" w14:paraId="00000F14">
      <w:pPr>
        <w:numPr>
          <w:ilvl w:val="1"/>
          <w:numId w:val="385"/>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 gain</w:t>
        <w:br w:type="textWrapping"/>
      </w:r>
    </w:p>
    <w:p w:rsidR="00000000" w:rsidDel="00000000" w:rsidP="00000000" w:rsidRDefault="00000000" w:rsidRPr="00000000" w14:paraId="00000F15">
      <w:pPr>
        <w:numPr>
          <w:ilvl w:val="1"/>
          <w:numId w:val="385"/>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Insulin resistance / metabolic syndrome</w:t>
        <w:br w:type="textWrapping"/>
      </w:r>
    </w:p>
    <w:p w:rsidR="00000000" w:rsidDel="00000000" w:rsidP="00000000" w:rsidRDefault="00000000" w:rsidRPr="00000000" w14:paraId="00000F16">
      <w:pPr>
        <w:numPr>
          <w:ilvl w:val="1"/>
          <w:numId w:val="385"/>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Fatty liver</w:t>
        <w:br w:type="textWrapping"/>
      </w:r>
    </w:p>
    <w:p w:rsidR="00000000" w:rsidDel="00000000" w:rsidP="00000000" w:rsidRDefault="00000000" w:rsidRPr="00000000" w14:paraId="00000F17">
      <w:pPr>
        <w:numPr>
          <w:ilvl w:val="0"/>
          <w:numId w:val="38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Hidden in many packaged foods → easy to overconsume</w:t>
        <w:br w:type="textWrapping"/>
      </w:r>
    </w:p>
    <w:p w:rsidR="00000000" w:rsidDel="00000000" w:rsidP="00000000" w:rsidRDefault="00000000" w:rsidRPr="00000000" w14:paraId="00000F1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r0l63guwdpzj" w:id="451"/>
      <w:bookmarkEnd w:id="451"/>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F1A">
      <w:pPr>
        <w:numPr>
          <w:ilvl w:val="0"/>
          <w:numId w:val="29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Glucose → energy → insulin spike</w:t>
        <w:br w:type="textWrapping"/>
      </w:r>
    </w:p>
    <w:p w:rsidR="00000000" w:rsidDel="00000000" w:rsidP="00000000" w:rsidRDefault="00000000" w:rsidRPr="00000000" w14:paraId="00000F1B">
      <w:pPr>
        <w:numPr>
          <w:ilvl w:val="0"/>
          <w:numId w:val="29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Fructose → liver → triglycerides → fat storage</w:t>
        <w:br w:type="textWrapping"/>
      </w:r>
    </w:p>
    <w:p w:rsidR="00000000" w:rsidDel="00000000" w:rsidP="00000000" w:rsidRDefault="00000000" w:rsidRPr="00000000" w14:paraId="00000F1C">
      <w:pPr>
        <w:numPr>
          <w:ilvl w:val="0"/>
          <w:numId w:val="29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Minimal fiber → rapid absorption → higher glycemic load than whole fruit</w:t>
        <w:br w:type="textWrapping"/>
      </w:r>
    </w:p>
    <w:p w:rsidR="00000000" w:rsidDel="00000000" w:rsidP="00000000" w:rsidRDefault="00000000" w:rsidRPr="00000000" w14:paraId="00000F1D">
      <w:pPr>
        <w:numPr>
          <w:ilvl w:val="0"/>
          <w:numId w:val="29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Chronic intake → oxidative stress, triglycerides rise, inflammation</w:t>
        <w:br w:type="textWrapping"/>
      </w:r>
    </w:p>
    <w:p w:rsidR="00000000" w:rsidDel="00000000" w:rsidP="00000000" w:rsidRDefault="00000000" w:rsidRPr="00000000" w14:paraId="00000F1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gv18l96a7g2f" w:id="452"/>
      <w:bookmarkEnd w:id="452"/>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0F20">
      <w:pPr>
        <w:numPr>
          <w:ilvl w:val="0"/>
          <w:numId w:val="29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2 diabetes / insulin resistance</w:t>
        <w:br w:type="textWrapping"/>
      </w:r>
    </w:p>
    <w:p w:rsidR="00000000" w:rsidDel="00000000" w:rsidP="00000000" w:rsidRDefault="00000000" w:rsidRPr="00000000" w14:paraId="00000F21">
      <w:pPr>
        <w:numPr>
          <w:ilvl w:val="0"/>
          <w:numId w:val="29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Obesity / metabolic syndrome</w:t>
        <w:br w:type="textWrapping"/>
      </w:r>
    </w:p>
    <w:p w:rsidR="00000000" w:rsidDel="00000000" w:rsidP="00000000" w:rsidRDefault="00000000" w:rsidRPr="00000000" w14:paraId="00000F22">
      <w:pPr>
        <w:numPr>
          <w:ilvl w:val="0"/>
          <w:numId w:val="29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Non-alcoholic fatty liver disease (NAFLD)</w:t>
        <w:br w:type="textWrapping"/>
      </w:r>
    </w:p>
    <w:p w:rsidR="00000000" w:rsidDel="00000000" w:rsidP="00000000" w:rsidRDefault="00000000" w:rsidRPr="00000000" w14:paraId="00000F23">
      <w:pPr>
        <w:numPr>
          <w:ilvl w:val="0"/>
          <w:numId w:val="29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Cardiovascular risk</w:t>
        <w:br w:type="textWrapping"/>
      </w:r>
    </w:p>
    <w:p w:rsidR="00000000" w:rsidDel="00000000" w:rsidP="00000000" w:rsidRDefault="00000000" w:rsidRPr="00000000" w14:paraId="00000F24">
      <w:pPr>
        <w:numPr>
          <w:ilvl w:val="0"/>
          <w:numId w:val="29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Chronic inflammation</w:t>
        <w:br w:type="textWrapping"/>
      </w:r>
    </w:p>
    <w:p w:rsidR="00000000" w:rsidDel="00000000" w:rsidP="00000000" w:rsidRDefault="00000000" w:rsidRPr="00000000" w14:paraId="00000F2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omaq54rc64hy" w:id="453"/>
      <w:bookmarkEnd w:id="453"/>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F27">
      <w:pPr>
        <w:numPr>
          <w:ilvl w:val="0"/>
          <w:numId w:val="59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Packaged fruit snacks, bars, and cereals</w:t>
        <w:br w:type="textWrapping"/>
      </w:r>
    </w:p>
    <w:p w:rsidR="00000000" w:rsidDel="00000000" w:rsidP="00000000" w:rsidRDefault="00000000" w:rsidRPr="00000000" w14:paraId="00000F28">
      <w:pPr>
        <w:numPr>
          <w:ilvl w:val="0"/>
          <w:numId w:val="59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Fruit-flavored beverages and smoothies</w:t>
        <w:br w:type="textWrapping"/>
      </w:r>
    </w:p>
    <w:p w:rsidR="00000000" w:rsidDel="00000000" w:rsidP="00000000" w:rsidRDefault="00000000" w:rsidRPr="00000000" w14:paraId="00000F29">
      <w:pPr>
        <w:numPr>
          <w:ilvl w:val="0"/>
          <w:numId w:val="59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Sauces, jams, and condiments</w:t>
        <w:br w:type="textWrapping"/>
      </w:r>
    </w:p>
    <w:p w:rsidR="00000000" w:rsidDel="00000000" w:rsidP="00000000" w:rsidRDefault="00000000" w:rsidRPr="00000000" w14:paraId="00000F2A">
      <w:pPr>
        <w:numPr>
          <w:ilvl w:val="0"/>
          <w:numId w:val="59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Baked goods with “fruit juice” sweeteners</w:t>
        <w:br w:type="textWrapping"/>
      </w:r>
    </w:p>
    <w:p w:rsidR="00000000" w:rsidDel="00000000" w:rsidP="00000000" w:rsidRDefault="00000000" w:rsidRPr="00000000" w14:paraId="00000F2B">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F2C">
      <w:pPr>
        <w:numPr>
          <w:ilvl w:val="0"/>
          <w:numId w:val="112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Grape juice concentrate</w:t>
        <w:br w:type="textWrapping"/>
      </w:r>
    </w:p>
    <w:p w:rsidR="00000000" w:rsidDel="00000000" w:rsidP="00000000" w:rsidRDefault="00000000" w:rsidRPr="00000000" w14:paraId="00000F2D">
      <w:pPr>
        <w:numPr>
          <w:ilvl w:val="0"/>
          <w:numId w:val="112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Concentrated grape juice</w:t>
        <w:br w:type="textWrapping"/>
      </w:r>
    </w:p>
    <w:p w:rsidR="00000000" w:rsidDel="00000000" w:rsidP="00000000" w:rsidRDefault="00000000" w:rsidRPr="00000000" w14:paraId="00000F2E">
      <w:pPr>
        <w:numPr>
          <w:ilvl w:val="0"/>
          <w:numId w:val="112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Grape juice solids</w:t>
        <w:br w:type="textWrapping"/>
      </w:r>
    </w:p>
    <w:p w:rsidR="00000000" w:rsidDel="00000000" w:rsidP="00000000" w:rsidRDefault="00000000" w:rsidRPr="00000000" w14:paraId="00000F2F">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30">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Molasses</w:t>
      </w:r>
    </w:p>
    <w:p w:rsidR="00000000" w:rsidDel="00000000" w:rsidP="00000000" w:rsidRDefault="00000000" w:rsidRPr="00000000" w14:paraId="00000F3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7c50xn3oxog5" w:id="454"/>
      <w:bookmarkEnd w:id="454"/>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F32">
      <w:pPr>
        <w:numPr>
          <w:ilvl w:val="0"/>
          <w:numId w:val="30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 sugar content → spikes </w:t>
      </w:r>
      <w:r w:rsidDel="00000000" w:rsidR="00000000" w:rsidRPr="00000000">
        <w:rPr>
          <w:rFonts w:ascii="Times New Roman" w:cs="Times New Roman" w:eastAsia="Times New Roman" w:hAnsi="Times New Roman"/>
          <w:b w:val="1"/>
          <w:bCs w:val="1"/>
          <w:rtl w:val="0"/>
        </w:rPr>
        <w:t xml:space="preserve">blood sugar and insulin</w:t>
        <w:br w:type="textWrapping"/>
      </w:r>
    </w:p>
    <w:p w:rsidR="00000000" w:rsidDel="00000000" w:rsidP="00000000" w:rsidRDefault="00000000" w:rsidRPr="00000000" w14:paraId="00000F33">
      <w:pPr>
        <w:numPr>
          <w:ilvl w:val="0"/>
          <w:numId w:val="30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Overconsumption can contribute to </w:t>
      </w:r>
      <w:r w:rsidDel="00000000" w:rsidR="00000000" w:rsidRPr="00000000">
        <w:rPr>
          <w:rFonts w:ascii="Times New Roman" w:cs="Times New Roman" w:eastAsia="Times New Roman" w:hAnsi="Times New Roman"/>
          <w:b w:val="1"/>
          <w:bCs w:val="1"/>
          <w:rtl w:val="0"/>
        </w:rPr>
        <w:t xml:space="preserve">weight gain, insulin resistance, and fatty liver</w:t>
        <w:br w:type="textWrapping"/>
      </w:r>
    </w:p>
    <w:p w:rsidR="00000000" w:rsidDel="00000000" w:rsidP="00000000" w:rsidRDefault="00000000" w:rsidRPr="00000000" w14:paraId="00000F34">
      <w:pPr>
        <w:numPr>
          <w:ilvl w:val="0"/>
          <w:numId w:val="30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assumed to be “healthy” because it’s dark and mineral-rich</w:t>
        <w:br w:type="textWrapping"/>
      </w:r>
    </w:p>
    <w:p w:rsidR="00000000" w:rsidDel="00000000" w:rsidP="00000000" w:rsidRDefault="00000000" w:rsidRPr="00000000" w14:paraId="00000F35">
      <w:pPr>
        <w:numPr>
          <w:ilvl w:val="0"/>
          <w:numId w:val="30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irritating to </w:t>
      </w:r>
      <w:r w:rsidDel="00000000" w:rsidR="00000000" w:rsidRPr="00000000">
        <w:rPr>
          <w:rFonts w:ascii="Times New Roman" w:cs="Times New Roman" w:eastAsia="Times New Roman" w:hAnsi="Times New Roman"/>
          <w:b w:val="1"/>
          <w:bCs w:val="1"/>
          <w:rtl w:val="0"/>
        </w:rPr>
        <w:t xml:space="preserve">GI tract</w:t>
      </w:r>
      <w:r w:rsidDel="00000000" w:rsidR="00000000" w:rsidRPr="00000000">
        <w:rPr>
          <w:rFonts w:ascii="Times New Roman" w:cs="Times New Roman" w:eastAsia="Times New Roman" w:hAnsi="Times New Roman"/>
          <w:rtl w:val="0"/>
        </w:rPr>
        <w:t xml:space="preserve"> if consumed in large amounts (laxative effect in some people)</w:t>
        <w:br w:type="textWrapping"/>
      </w:r>
    </w:p>
    <w:p w:rsidR="00000000" w:rsidDel="00000000" w:rsidP="00000000" w:rsidRDefault="00000000" w:rsidRPr="00000000" w14:paraId="00000F36">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for </w:t>
      </w:r>
      <w:r w:rsidDel="00000000" w:rsidR="00000000" w:rsidRPr="00000000">
        <w:rPr>
          <w:rFonts w:ascii="Times New Roman" w:cs="Times New Roman" w:eastAsia="Times New Roman" w:hAnsi="Times New Roman"/>
          <w:b w:val="1"/>
          <w:bCs w:val="1"/>
          <w:rtl w:val="0"/>
        </w:rPr>
        <w:t xml:space="preserve">metabolic impact</w:t>
      </w:r>
      <w:r w:rsidDel="00000000" w:rsidR="00000000" w:rsidRPr="00000000">
        <w:rPr>
          <w:rFonts w:ascii="Times New Roman" w:cs="Times New Roman" w:eastAsia="Times New Roman" w:hAnsi="Times New Roman"/>
          <w:rtl w:val="0"/>
        </w:rPr>
        <w:t xml:space="preserve">, with mild gut effects in excess.</w:t>
      </w:r>
    </w:p>
    <w:p w:rsidR="00000000" w:rsidDel="00000000" w:rsidP="00000000" w:rsidRDefault="00000000" w:rsidRPr="00000000" w14:paraId="00000F3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32rcqd3lpwun" w:id="455"/>
      <w:bookmarkEnd w:id="455"/>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F39">
      <w:pPr>
        <w:numPr>
          <w:ilvl w:val="0"/>
          <w:numId w:val="34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Thick, dark syrup produced when </w:t>
      </w:r>
      <w:r w:rsidDel="00000000" w:rsidR="00000000" w:rsidRPr="00000000">
        <w:rPr>
          <w:rFonts w:ascii="Times New Roman" w:cs="Times New Roman" w:eastAsia="Times New Roman" w:hAnsi="Times New Roman"/>
          <w:b w:val="1"/>
          <w:bCs w:val="1"/>
          <w:rtl w:val="0"/>
        </w:rPr>
        <w:t xml:space="preserve">refining sugarcane or sugar beet into sugar</w:t>
        <w:br w:type="textWrapping"/>
      </w:r>
    </w:p>
    <w:p w:rsidR="00000000" w:rsidDel="00000000" w:rsidP="00000000" w:rsidRDefault="00000000" w:rsidRPr="00000000" w14:paraId="00000F3A">
      <w:pPr>
        <w:numPr>
          <w:ilvl w:val="0"/>
          <w:numId w:val="34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~50–60% sugar (sucrose, glucose, fructose)</w:t>
        <w:br w:type="textWrapping"/>
      </w:r>
    </w:p>
    <w:p w:rsidR="00000000" w:rsidDel="00000000" w:rsidP="00000000" w:rsidRDefault="00000000" w:rsidRPr="00000000" w14:paraId="00000F3B">
      <w:pPr>
        <w:numPr>
          <w:ilvl w:val="0"/>
          <w:numId w:val="34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Retains </w:t>
      </w:r>
      <w:r w:rsidDel="00000000" w:rsidR="00000000" w:rsidRPr="00000000">
        <w:rPr>
          <w:rFonts w:ascii="Times New Roman" w:cs="Times New Roman" w:eastAsia="Times New Roman" w:hAnsi="Times New Roman"/>
          <w:b w:val="1"/>
          <w:bCs w:val="1"/>
          <w:rtl w:val="0"/>
        </w:rPr>
        <w:t xml:space="preserve">trace minerals</w:t>
      </w:r>
      <w:r w:rsidDel="00000000" w:rsidR="00000000" w:rsidRPr="00000000">
        <w:rPr>
          <w:rFonts w:ascii="Times New Roman" w:cs="Times New Roman" w:eastAsia="Times New Roman" w:hAnsi="Times New Roman"/>
          <w:rtl w:val="0"/>
        </w:rPr>
        <w:t xml:space="preserve">: iron, calcium, magnesium, potassium</w:t>
        <w:br w:type="textWrapping"/>
      </w:r>
    </w:p>
    <w:p w:rsidR="00000000" w:rsidDel="00000000" w:rsidP="00000000" w:rsidRDefault="00000000" w:rsidRPr="00000000" w14:paraId="00000F3C">
      <w:pPr>
        <w:numPr>
          <w:ilvl w:val="0"/>
          <w:numId w:val="34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caloric load (~60 kcal per tablespoon)</w:t>
        <w:br w:type="textWrapping"/>
      </w:r>
    </w:p>
    <w:p w:rsidR="00000000" w:rsidDel="00000000" w:rsidP="00000000" w:rsidRDefault="00000000" w:rsidRPr="00000000" w14:paraId="00000F3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jh30hu5i5qlz" w:id="456"/>
      <w:bookmarkEnd w:id="456"/>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F3F">
      <w:pPr>
        <w:numPr>
          <w:ilvl w:val="0"/>
          <w:numId w:val="8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sweetness, moisture, and flavor</w:t>
      </w:r>
      <w:r w:rsidDel="00000000" w:rsidR="00000000" w:rsidRPr="00000000">
        <w:rPr>
          <w:rFonts w:ascii="Times New Roman" w:cs="Times New Roman" w:eastAsia="Times New Roman" w:hAnsi="Times New Roman"/>
          <w:rtl w:val="0"/>
        </w:rPr>
        <w:t xml:space="preserve"> (rich, caramel notes)</w:t>
        <w:br w:type="textWrapping"/>
      </w:r>
    </w:p>
    <w:p w:rsidR="00000000" w:rsidDel="00000000" w:rsidP="00000000" w:rsidRDefault="00000000" w:rsidRPr="00000000" w14:paraId="00000F40">
      <w:pPr>
        <w:numPr>
          <w:ilvl w:val="0"/>
          <w:numId w:val="8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in baked goods, sauces, marinades, and candies</w:t>
        <w:br w:type="textWrapping"/>
      </w:r>
    </w:p>
    <w:p w:rsidR="00000000" w:rsidDel="00000000" w:rsidP="00000000" w:rsidRDefault="00000000" w:rsidRPr="00000000" w14:paraId="00000F41">
      <w:pPr>
        <w:numPr>
          <w:ilvl w:val="0"/>
          <w:numId w:val="8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marketed as “natural” or nutrient-rich</w:t>
        <w:br w:type="textWrapping"/>
      </w:r>
    </w:p>
    <w:p w:rsidR="00000000" w:rsidDel="00000000" w:rsidP="00000000" w:rsidRDefault="00000000" w:rsidRPr="00000000" w14:paraId="00000F4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tr2xwj9mj7fv" w:id="457"/>
      <w:bookmarkEnd w:id="457"/>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limiting it</w:t>
      </w:r>
    </w:p>
    <w:p w:rsidR="00000000" w:rsidDel="00000000" w:rsidP="00000000" w:rsidRDefault="00000000" w:rsidRPr="00000000" w14:paraId="00000F44">
      <w:pPr>
        <w:numPr>
          <w:ilvl w:val="0"/>
          <w:numId w:val="49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minerals, still </w:t>
      </w:r>
      <w:r w:rsidDel="00000000" w:rsidR="00000000" w:rsidRPr="00000000">
        <w:rPr>
          <w:rFonts w:ascii="Times New Roman" w:cs="Times New Roman" w:eastAsia="Times New Roman" w:hAnsi="Times New Roman"/>
          <w:b w:val="1"/>
          <w:bCs w:val="1"/>
          <w:rtl w:val="0"/>
        </w:rPr>
        <w:t xml:space="preserve">high in sugar</w:t>
        <w:br w:type="textWrapping"/>
      </w:r>
    </w:p>
    <w:p w:rsidR="00000000" w:rsidDel="00000000" w:rsidP="00000000" w:rsidRDefault="00000000" w:rsidRPr="00000000" w14:paraId="00000F45">
      <w:pPr>
        <w:numPr>
          <w:ilvl w:val="0"/>
          <w:numId w:val="49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contribute to:</w:t>
        <w:br w:type="textWrapping"/>
      </w:r>
    </w:p>
    <w:p w:rsidR="00000000" w:rsidDel="00000000" w:rsidP="00000000" w:rsidRDefault="00000000" w:rsidRPr="00000000" w14:paraId="00000F46">
      <w:pPr>
        <w:numPr>
          <w:ilvl w:val="1"/>
          <w:numId w:val="490"/>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Blood sugar spikes / insulin resistance</w:t>
        <w:br w:type="textWrapping"/>
      </w:r>
    </w:p>
    <w:p w:rsidR="00000000" w:rsidDel="00000000" w:rsidP="00000000" w:rsidRDefault="00000000" w:rsidRPr="00000000" w14:paraId="00000F47">
      <w:pPr>
        <w:numPr>
          <w:ilvl w:val="1"/>
          <w:numId w:val="490"/>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 gain</w:t>
        <w:br w:type="textWrapping"/>
      </w:r>
    </w:p>
    <w:p w:rsidR="00000000" w:rsidDel="00000000" w:rsidP="00000000" w:rsidRDefault="00000000" w:rsidRPr="00000000" w14:paraId="00000F48">
      <w:pPr>
        <w:numPr>
          <w:ilvl w:val="1"/>
          <w:numId w:val="490"/>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Fatty liver</w:t>
        <w:br w:type="textWrapping"/>
      </w:r>
    </w:p>
    <w:p w:rsidR="00000000" w:rsidDel="00000000" w:rsidP="00000000" w:rsidRDefault="00000000" w:rsidRPr="00000000" w14:paraId="00000F49">
      <w:pPr>
        <w:numPr>
          <w:ilvl w:val="0"/>
          <w:numId w:val="49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have mild laxative effect if overconsumed</w:t>
        <w:br w:type="textWrapping"/>
      </w:r>
    </w:p>
    <w:p w:rsidR="00000000" w:rsidDel="00000000" w:rsidP="00000000" w:rsidRDefault="00000000" w:rsidRPr="00000000" w14:paraId="00000F4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7oxmurhzr5dv" w:id="458"/>
      <w:bookmarkEnd w:id="458"/>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F4C">
      <w:pPr>
        <w:numPr>
          <w:ilvl w:val="0"/>
          <w:numId w:val="61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Glucose → energy → insulin spike</w:t>
        <w:br w:type="textWrapping"/>
      </w:r>
    </w:p>
    <w:p w:rsidR="00000000" w:rsidDel="00000000" w:rsidP="00000000" w:rsidRDefault="00000000" w:rsidRPr="00000000" w14:paraId="00000F4D">
      <w:pPr>
        <w:numPr>
          <w:ilvl w:val="0"/>
          <w:numId w:val="61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Fructose → liver → triglycerides → fat accumulation</w:t>
        <w:br w:type="textWrapping"/>
      </w:r>
    </w:p>
    <w:p w:rsidR="00000000" w:rsidDel="00000000" w:rsidP="00000000" w:rsidRDefault="00000000" w:rsidRPr="00000000" w14:paraId="00000F4E">
      <w:pPr>
        <w:numPr>
          <w:ilvl w:val="0"/>
          <w:numId w:val="61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Minerals provide small benefit but do not offset sugar load</w:t>
        <w:br w:type="textWrapping"/>
      </w:r>
    </w:p>
    <w:p w:rsidR="00000000" w:rsidDel="00000000" w:rsidP="00000000" w:rsidRDefault="00000000" w:rsidRPr="00000000" w14:paraId="00000F4F">
      <w:pPr>
        <w:numPr>
          <w:ilvl w:val="0"/>
          <w:numId w:val="61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Chronic intake → oxidative stress, triglycerides rise, inflammation</w:t>
        <w:br w:type="textWrapping"/>
      </w:r>
    </w:p>
    <w:p w:rsidR="00000000" w:rsidDel="00000000" w:rsidP="00000000" w:rsidRDefault="00000000" w:rsidRPr="00000000" w14:paraId="00000F5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e7imqu98dg3l" w:id="459"/>
      <w:bookmarkEnd w:id="459"/>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0F52">
      <w:pPr>
        <w:numPr>
          <w:ilvl w:val="0"/>
          <w:numId w:val="12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2 diabetes / insulin resistance</w:t>
        <w:br w:type="textWrapping"/>
      </w:r>
    </w:p>
    <w:p w:rsidR="00000000" w:rsidDel="00000000" w:rsidP="00000000" w:rsidRDefault="00000000" w:rsidRPr="00000000" w14:paraId="00000F53">
      <w:pPr>
        <w:numPr>
          <w:ilvl w:val="0"/>
          <w:numId w:val="12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Obesity / metabolic syndrome</w:t>
        <w:br w:type="textWrapping"/>
      </w:r>
    </w:p>
    <w:p w:rsidR="00000000" w:rsidDel="00000000" w:rsidP="00000000" w:rsidRDefault="00000000" w:rsidRPr="00000000" w14:paraId="00000F54">
      <w:pPr>
        <w:numPr>
          <w:ilvl w:val="0"/>
          <w:numId w:val="12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Non-alcoholic fatty liver disease (NAFLD)</w:t>
        <w:br w:type="textWrapping"/>
      </w:r>
    </w:p>
    <w:p w:rsidR="00000000" w:rsidDel="00000000" w:rsidP="00000000" w:rsidRDefault="00000000" w:rsidRPr="00000000" w14:paraId="00000F55">
      <w:pPr>
        <w:numPr>
          <w:ilvl w:val="0"/>
          <w:numId w:val="12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Cardiovascular risk</w:t>
        <w:br w:type="textWrapping"/>
      </w:r>
    </w:p>
    <w:p w:rsidR="00000000" w:rsidDel="00000000" w:rsidP="00000000" w:rsidRDefault="00000000" w:rsidRPr="00000000" w14:paraId="00000F5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ar5td1gi3isf" w:id="460"/>
      <w:bookmarkEnd w:id="460"/>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F58">
      <w:pPr>
        <w:numPr>
          <w:ilvl w:val="0"/>
          <w:numId w:val="74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Blackstrap molasses (baking, supplements)</w:t>
        <w:br w:type="textWrapping"/>
      </w:r>
    </w:p>
    <w:p w:rsidR="00000000" w:rsidDel="00000000" w:rsidP="00000000" w:rsidRDefault="00000000" w:rsidRPr="00000000" w14:paraId="00000F59">
      <w:pPr>
        <w:numPr>
          <w:ilvl w:val="0"/>
          <w:numId w:val="74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Brown sugar (contains some molasses)</w:t>
        <w:br w:type="textWrapping"/>
      </w:r>
    </w:p>
    <w:p w:rsidR="00000000" w:rsidDel="00000000" w:rsidP="00000000" w:rsidRDefault="00000000" w:rsidRPr="00000000" w14:paraId="00000F5A">
      <w:pPr>
        <w:numPr>
          <w:ilvl w:val="0"/>
          <w:numId w:val="74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Baked goods, sauces, marinades</w:t>
        <w:br w:type="textWrapping"/>
      </w:r>
    </w:p>
    <w:p w:rsidR="00000000" w:rsidDel="00000000" w:rsidP="00000000" w:rsidRDefault="00000000" w:rsidRPr="00000000" w14:paraId="00000F5B">
      <w:pPr>
        <w:numPr>
          <w:ilvl w:val="0"/>
          <w:numId w:val="74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foods marketed for minerals</w:t>
        <w:br w:type="textWrapping"/>
      </w:r>
    </w:p>
    <w:p w:rsidR="00000000" w:rsidDel="00000000" w:rsidP="00000000" w:rsidRDefault="00000000" w:rsidRPr="00000000" w14:paraId="00000F5C">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F5D">
      <w:pPr>
        <w:numPr>
          <w:ilvl w:val="0"/>
          <w:numId w:val="91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Molasses</w:t>
        <w:br w:type="textWrapping"/>
      </w:r>
    </w:p>
    <w:p w:rsidR="00000000" w:rsidDel="00000000" w:rsidP="00000000" w:rsidRDefault="00000000" w:rsidRPr="00000000" w14:paraId="00000F5E">
      <w:pPr>
        <w:numPr>
          <w:ilvl w:val="0"/>
          <w:numId w:val="91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Blackstrap molasses</w:t>
        <w:br w:type="textWrapping"/>
      </w:r>
    </w:p>
    <w:p w:rsidR="00000000" w:rsidDel="00000000" w:rsidP="00000000" w:rsidRDefault="00000000" w:rsidRPr="00000000" w14:paraId="00000F5F">
      <w:pPr>
        <w:numPr>
          <w:ilvl w:val="0"/>
          <w:numId w:val="91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Cane molasses</w:t>
        <w:br w:type="textWrapping"/>
      </w:r>
    </w:p>
    <w:p w:rsidR="00000000" w:rsidDel="00000000" w:rsidP="00000000" w:rsidRDefault="00000000" w:rsidRPr="00000000" w14:paraId="00000F60">
      <w:pPr>
        <w:numPr>
          <w:ilvl w:val="0"/>
          <w:numId w:val="91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Unsulfured molasses</w:t>
        <w:br w:type="textWrapping"/>
      </w:r>
    </w:p>
    <w:p w:rsidR="00000000" w:rsidDel="00000000" w:rsidP="00000000" w:rsidRDefault="00000000" w:rsidRPr="00000000" w14:paraId="00000F61">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2">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Barley malt syrup</w:t>
      </w:r>
    </w:p>
    <w:p w:rsidR="00000000" w:rsidDel="00000000" w:rsidP="00000000" w:rsidRDefault="00000000" w:rsidRPr="00000000" w14:paraId="00000F6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ow18rb6pugp2" w:id="461"/>
      <w:bookmarkEnd w:id="461"/>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F64">
      <w:pPr>
        <w:numPr>
          <w:ilvl w:val="0"/>
          <w:numId w:val="51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 in sugar → spikes </w:t>
      </w:r>
      <w:r w:rsidDel="00000000" w:rsidR="00000000" w:rsidRPr="00000000">
        <w:rPr>
          <w:rFonts w:ascii="Times New Roman" w:cs="Times New Roman" w:eastAsia="Times New Roman" w:hAnsi="Times New Roman"/>
          <w:b w:val="1"/>
          <w:bCs w:val="1"/>
          <w:rtl w:val="0"/>
        </w:rPr>
        <w:t xml:space="preserve">blood sugar and insulin</w:t>
        <w:br w:type="textWrapping"/>
      </w:r>
    </w:p>
    <w:p w:rsidR="00000000" w:rsidDel="00000000" w:rsidP="00000000" w:rsidRDefault="00000000" w:rsidRPr="00000000" w14:paraId="00000F65">
      <w:pPr>
        <w:numPr>
          <w:ilvl w:val="0"/>
          <w:numId w:val="51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w:t>
      </w:r>
      <w:r w:rsidDel="00000000" w:rsidR="00000000" w:rsidRPr="00000000">
        <w:rPr>
          <w:rFonts w:ascii="Times New Roman" w:cs="Times New Roman" w:eastAsia="Times New Roman" w:hAnsi="Times New Roman"/>
          <w:b w:val="1"/>
          <w:bCs w:val="1"/>
          <w:rtl w:val="0"/>
        </w:rPr>
        <w:t xml:space="preserve">maltose (2 glucose molecules)</w:t>
      </w:r>
      <w:r w:rsidDel="00000000" w:rsidR="00000000" w:rsidRPr="00000000">
        <w:rPr>
          <w:rFonts w:ascii="Cardo" w:cs="Cardo" w:eastAsia="Cardo" w:hAnsi="Cardo"/>
          <w:rtl w:val="0"/>
        </w:rPr>
        <w:t xml:space="preserve"> → high glycemic impact</w:t>
        <w:br w:type="textWrapping"/>
      </w:r>
    </w:p>
    <w:p w:rsidR="00000000" w:rsidDel="00000000" w:rsidP="00000000" w:rsidRDefault="00000000" w:rsidRPr="00000000" w14:paraId="00000F66">
      <w:pPr>
        <w:numPr>
          <w:ilvl w:val="0"/>
          <w:numId w:val="51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assumed “healthy” because it’s from grain</w:t>
        <w:br w:type="textWrapping"/>
      </w:r>
    </w:p>
    <w:p w:rsidR="00000000" w:rsidDel="00000000" w:rsidP="00000000" w:rsidRDefault="00000000" w:rsidRPr="00000000" w14:paraId="00000F67">
      <w:pPr>
        <w:numPr>
          <w:ilvl w:val="0"/>
          <w:numId w:val="51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contribute to </w:t>
      </w:r>
      <w:r w:rsidDel="00000000" w:rsidR="00000000" w:rsidRPr="00000000">
        <w:rPr>
          <w:rFonts w:ascii="Times New Roman" w:cs="Times New Roman" w:eastAsia="Times New Roman" w:hAnsi="Times New Roman"/>
          <w:b w:val="1"/>
          <w:bCs w:val="1"/>
          <w:rtl w:val="0"/>
        </w:rPr>
        <w:t xml:space="preserve">weight gain, fatty liver, and metabolic syndrome</w:t>
        <w:br w:type="textWrapping"/>
      </w:r>
    </w:p>
    <w:p w:rsidR="00000000" w:rsidDel="00000000" w:rsidP="00000000" w:rsidRDefault="00000000" w:rsidRPr="00000000" w14:paraId="00000F68">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metabolic impact</w:t>
      </w:r>
      <w:r w:rsidDel="00000000" w:rsidR="00000000" w:rsidRPr="00000000">
        <w:rPr>
          <w:rFonts w:ascii="Times New Roman" w:cs="Times New Roman" w:eastAsia="Times New Roman" w:hAnsi="Times New Roman"/>
          <w:rtl w:val="0"/>
        </w:rPr>
        <w:t xml:space="preserve">, less for GI issues unless consumed in very large amounts.</w:t>
      </w:r>
    </w:p>
    <w:p w:rsidR="00000000" w:rsidDel="00000000" w:rsidP="00000000" w:rsidRDefault="00000000" w:rsidRPr="00000000" w14:paraId="00000F6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z9mdnba7h1en" w:id="462"/>
      <w:bookmarkEnd w:id="462"/>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F6B">
      <w:pPr>
        <w:numPr>
          <w:ilvl w:val="0"/>
          <w:numId w:val="13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Syrup made by </w:t>
      </w:r>
      <w:r w:rsidDel="00000000" w:rsidR="00000000" w:rsidRPr="00000000">
        <w:rPr>
          <w:rFonts w:ascii="Times New Roman" w:cs="Times New Roman" w:eastAsia="Times New Roman" w:hAnsi="Times New Roman"/>
          <w:b w:val="1"/>
          <w:bCs w:val="1"/>
          <w:rtl w:val="0"/>
        </w:rPr>
        <w:t xml:space="preserve">sprouting barley grains</w:t>
      </w:r>
      <w:r w:rsidDel="00000000" w:rsidR="00000000" w:rsidRPr="00000000">
        <w:rPr>
          <w:rFonts w:ascii="Times New Roman" w:cs="Times New Roman" w:eastAsia="Times New Roman" w:hAnsi="Times New Roman"/>
          <w:rtl w:val="0"/>
        </w:rPr>
        <w:t xml:space="preserve">, then </w:t>
      </w:r>
      <w:r w:rsidDel="00000000" w:rsidR="00000000" w:rsidRPr="00000000">
        <w:rPr>
          <w:rFonts w:ascii="Times New Roman" w:cs="Times New Roman" w:eastAsia="Times New Roman" w:hAnsi="Times New Roman"/>
          <w:b w:val="1"/>
          <w:bCs w:val="1"/>
          <w:rtl w:val="0"/>
        </w:rPr>
        <w:t xml:space="preserve">extracting and cooking the sugars</w:t>
        <w:br w:type="textWrapping"/>
      </w:r>
    </w:p>
    <w:p w:rsidR="00000000" w:rsidDel="00000000" w:rsidP="00000000" w:rsidRDefault="00000000" w:rsidRPr="00000000" w14:paraId="00000F6C">
      <w:pPr>
        <w:numPr>
          <w:ilvl w:val="0"/>
          <w:numId w:val="13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~65–75% maltose (glucose + glucose), some glucose and trace nutrients</w:t>
        <w:br w:type="textWrapping"/>
      </w:r>
    </w:p>
    <w:p w:rsidR="00000000" w:rsidDel="00000000" w:rsidP="00000000" w:rsidRDefault="00000000" w:rsidRPr="00000000" w14:paraId="00000F6D">
      <w:pPr>
        <w:numPr>
          <w:ilvl w:val="0"/>
          <w:numId w:val="13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Thick, dark syrup with caramel-like flavor</w:t>
        <w:br w:type="textWrapping"/>
      </w:r>
    </w:p>
    <w:p w:rsidR="00000000" w:rsidDel="00000000" w:rsidP="00000000" w:rsidRDefault="00000000" w:rsidRPr="00000000" w14:paraId="00000F6E">
      <w:pPr>
        <w:numPr>
          <w:ilvl w:val="0"/>
          <w:numId w:val="13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trace minerals, but </w:t>
      </w:r>
      <w:r w:rsidDel="00000000" w:rsidR="00000000" w:rsidRPr="00000000">
        <w:rPr>
          <w:rFonts w:ascii="Times New Roman" w:cs="Times New Roman" w:eastAsia="Times New Roman" w:hAnsi="Times New Roman"/>
          <w:b w:val="1"/>
          <w:bCs w:val="1"/>
          <w:rtl w:val="0"/>
        </w:rPr>
        <w:t xml:space="preserve">caloric sugar load remains high</w:t>
        <w:br w:type="textWrapping"/>
      </w:r>
    </w:p>
    <w:p w:rsidR="00000000" w:rsidDel="00000000" w:rsidP="00000000" w:rsidRDefault="00000000" w:rsidRPr="00000000" w14:paraId="00000F6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i7pnj0tnawqi" w:id="463"/>
      <w:bookmarkEnd w:id="463"/>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F71">
      <w:pPr>
        <w:numPr>
          <w:ilvl w:val="0"/>
          <w:numId w:val="47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Sweetens baked goods, cereals, malted milk, and beverages</w:t>
        <w:br w:type="textWrapping"/>
      </w:r>
    </w:p>
    <w:p w:rsidR="00000000" w:rsidDel="00000000" w:rsidP="00000000" w:rsidRDefault="00000000" w:rsidRPr="00000000" w14:paraId="00000F72">
      <w:pPr>
        <w:numPr>
          <w:ilvl w:val="0"/>
          <w:numId w:val="47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bulk, moisture, and color</w:t>
        <w:br w:type="textWrapping"/>
      </w:r>
    </w:p>
    <w:p w:rsidR="00000000" w:rsidDel="00000000" w:rsidP="00000000" w:rsidRDefault="00000000" w:rsidRPr="00000000" w14:paraId="00000F73">
      <w:pPr>
        <w:numPr>
          <w:ilvl w:val="0"/>
          <w:numId w:val="47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“natural” or “whole grain” sweetener</w:t>
        <w:br w:type="textWrapping"/>
      </w:r>
    </w:p>
    <w:p w:rsidR="00000000" w:rsidDel="00000000" w:rsidP="00000000" w:rsidRDefault="00000000" w:rsidRPr="00000000" w14:paraId="00000F7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rx0pcyc5dt2g" w:id="464"/>
      <w:bookmarkEnd w:id="464"/>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limiting it</w:t>
      </w:r>
    </w:p>
    <w:p w:rsidR="00000000" w:rsidDel="00000000" w:rsidP="00000000" w:rsidRDefault="00000000" w:rsidRPr="00000000" w14:paraId="00000F76">
      <w:pPr>
        <w:numPr>
          <w:ilvl w:val="0"/>
          <w:numId w:val="23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 maltose content → </w:t>
      </w:r>
      <w:r w:rsidDel="00000000" w:rsidR="00000000" w:rsidRPr="00000000">
        <w:rPr>
          <w:rFonts w:ascii="Times New Roman" w:cs="Times New Roman" w:eastAsia="Times New Roman" w:hAnsi="Times New Roman"/>
          <w:b w:val="1"/>
          <w:bCs w:val="1"/>
          <w:rtl w:val="0"/>
        </w:rPr>
        <w:t xml:space="preserve">quick blood sugar spike</w:t>
        <w:br w:type="textWrapping"/>
      </w:r>
    </w:p>
    <w:p w:rsidR="00000000" w:rsidDel="00000000" w:rsidP="00000000" w:rsidRDefault="00000000" w:rsidRPr="00000000" w14:paraId="00000F77">
      <w:pPr>
        <w:numPr>
          <w:ilvl w:val="0"/>
          <w:numId w:val="23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contribute to:</w:t>
        <w:br w:type="textWrapping"/>
      </w:r>
    </w:p>
    <w:p w:rsidR="00000000" w:rsidDel="00000000" w:rsidP="00000000" w:rsidRDefault="00000000" w:rsidRPr="00000000" w14:paraId="00000F78">
      <w:pPr>
        <w:numPr>
          <w:ilvl w:val="1"/>
          <w:numId w:val="233"/>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Insulin resistance / metabolic syndrome</w:t>
        <w:br w:type="textWrapping"/>
      </w:r>
    </w:p>
    <w:p w:rsidR="00000000" w:rsidDel="00000000" w:rsidP="00000000" w:rsidRDefault="00000000" w:rsidRPr="00000000" w14:paraId="00000F79">
      <w:pPr>
        <w:numPr>
          <w:ilvl w:val="1"/>
          <w:numId w:val="233"/>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 gain</w:t>
        <w:br w:type="textWrapping"/>
      </w:r>
    </w:p>
    <w:p w:rsidR="00000000" w:rsidDel="00000000" w:rsidP="00000000" w:rsidRDefault="00000000" w:rsidRPr="00000000" w14:paraId="00000F7A">
      <w:pPr>
        <w:numPr>
          <w:ilvl w:val="1"/>
          <w:numId w:val="233"/>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Fatty liver</w:t>
        <w:br w:type="textWrapping"/>
      </w:r>
    </w:p>
    <w:p w:rsidR="00000000" w:rsidDel="00000000" w:rsidP="00000000" w:rsidRDefault="00000000" w:rsidRPr="00000000" w14:paraId="00000F7B">
      <w:pPr>
        <w:numPr>
          <w:ilvl w:val="0"/>
          <w:numId w:val="23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nutrient benefit compared to sugar content</w:t>
        <w:br w:type="textWrapping"/>
      </w:r>
    </w:p>
    <w:p w:rsidR="00000000" w:rsidDel="00000000" w:rsidP="00000000" w:rsidRDefault="00000000" w:rsidRPr="00000000" w14:paraId="00000F7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6v5aia2hf71y" w:id="465"/>
      <w:bookmarkEnd w:id="465"/>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F7E">
      <w:pPr>
        <w:numPr>
          <w:ilvl w:val="0"/>
          <w:numId w:val="13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Maltose → 2 glucose molecules → rapid blood sugar rise → insulin spike</w:t>
        <w:br w:type="textWrapping"/>
      </w:r>
    </w:p>
    <w:p w:rsidR="00000000" w:rsidDel="00000000" w:rsidP="00000000" w:rsidRDefault="00000000" w:rsidRPr="00000000" w14:paraId="00000F7F">
      <w:pPr>
        <w:numPr>
          <w:ilvl w:val="0"/>
          <w:numId w:val="13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Chronic overconsumption → oxidative stress, fat accumulation, inflammation</w:t>
        <w:br w:type="textWrapping"/>
      </w:r>
    </w:p>
    <w:p w:rsidR="00000000" w:rsidDel="00000000" w:rsidP="00000000" w:rsidRDefault="00000000" w:rsidRPr="00000000" w14:paraId="00000F80">
      <w:pPr>
        <w:numPr>
          <w:ilvl w:val="0"/>
          <w:numId w:val="13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Minimal fiber → high glycemic load</w:t>
        <w:br w:type="textWrapping"/>
      </w:r>
    </w:p>
    <w:p w:rsidR="00000000" w:rsidDel="00000000" w:rsidP="00000000" w:rsidRDefault="00000000" w:rsidRPr="00000000" w14:paraId="00000F8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8qfnsogwuz5o" w:id="466"/>
      <w:bookmarkEnd w:id="466"/>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0F83">
      <w:pPr>
        <w:numPr>
          <w:ilvl w:val="0"/>
          <w:numId w:val="33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2 diabetes / insulin resistance</w:t>
        <w:br w:type="textWrapping"/>
      </w:r>
    </w:p>
    <w:p w:rsidR="00000000" w:rsidDel="00000000" w:rsidP="00000000" w:rsidRDefault="00000000" w:rsidRPr="00000000" w14:paraId="00000F84">
      <w:pPr>
        <w:numPr>
          <w:ilvl w:val="0"/>
          <w:numId w:val="33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Obesity / metabolic syndrome</w:t>
        <w:br w:type="textWrapping"/>
      </w:r>
    </w:p>
    <w:p w:rsidR="00000000" w:rsidDel="00000000" w:rsidP="00000000" w:rsidRDefault="00000000" w:rsidRPr="00000000" w14:paraId="00000F85">
      <w:pPr>
        <w:numPr>
          <w:ilvl w:val="0"/>
          <w:numId w:val="33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NAFLD / fatty liver</w:t>
        <w:br w:type="textWrapping"/>
      </w:r>
    </w:p>
    <w:p w:rsidR="00000000" w:rsidDel="00000000" w:rsidP="00000000" w:rsidRDefault="00000000" w:rsidRPr="00000000" w14:paraId="00000F86">
      <w:pPr>
        <w:numPr>
          <w:ilvl w:val="0"/>
          <w:numId w:val="33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Cardiovascular risk</w:t>
        <w:br w:type="textWrapping"/>
      </w:r>
    </w:p>
    <w:p w:rsidR="00000000" w:rsidDel="00000000" w:rsidP="00000000" w:rsidRDefault="00000000" w:rsidRPr="00000000" w14:paraId="00000F8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no2u90w9ldlf" w:id="467"/>
      <w:bookmarkEnd w:id="467"/>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F89">
      <w:pPr>
        <w:numPr>
          <w:ilvl w:val="0"/>
          <w:numId w:val="49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Baked goods, malted cereals, malted milk, granola bars</w:t>
        <w:br w:type="textWrapping"/>
      </w:r>
    </w:p>
    <w:p w:rsidR="00000000" w:rsidDel="00000000" w:rsidP="00000000" w:rsidRDefault="00000000" w:rsidRPr="00000000" w14:paraId="00000F8A">
      <w:pPr>
        <w:numPr>
          <w:ilvl w:val="0"/>
          <w:numId w:val="49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Beverages like malted shakes</w:t>
        <w:br w:type="textWrapping"/>
      </w:r>
    </w:p>
    <w:p w:rsidR="00000000" w:rsidDel="00000000" w:rsidP="00000000" w:rsidRDefault="00000000" w:rsidRPr="00000000" w14:paraId="00000F8B">
      <w:pPr>
        <w:numPr>
          <w:ilvl w:val="0"/>
          <w:numId w:val="49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natural or organic sweetener blends</w:t>
        <w:br w:type="textWrapping"/>
      </w:r>
    </w:p>
    <w:p w:rsidR="00000000" w:rsidDel="00000000" w:rsidP="00000000" w:rsidRDefault="00000000" w:rsidRPr="00000000" w14:paraId="00000F8C">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F8D">
      <w:pPr>
        <w:numPr>
          <w:ilvl w:val="0"/>
          <w:numId w:val="39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Barley malt syrup</w:t>
        <w:br w:type="textWrapping"/>
      </w:r>
    </w:p>
    <w:p w:rsidR="00000000" w:rsidDel="00000000" w:rsidP="00000000" w:rsidRDefault="00000000" w:rsidRPr="00000000" w14:paraId="00000F8E">
      <w:pPr>
        <w:numPr>
          <w:ilvl w:val="0"/>
          <w:numId w:val="39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Malt syrup</w:t>
        <w:br w:type="textWrapping"/>
      </w:r>
    </w:p>
    <w:p w:rsidR="00000000" w:rsidDel="00000000" w:rsidP="00000000" w:rsidRDefault="00000000" w:rsidRPr="00000000" w14:paraId="00000F8F">
      <w:pPr>
        <w:numPr>
          <w:ilvl w:val="0"/>
          <w:numId w:val="39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Malted barley syrup</w:t>
      </w:r>
    </w:p>
    <w:p w:rsidR="00000000" w:rsidDel="00000000" w:rsidP="00000000" w:rsidRDefault="00000000" w:rsidRPr="00000000" w14:paraId="00000F90">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91">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Malt syrup</w:t>
      </w:r>
    </w:p>
    <w:p w:rsidR="00000000" w:rsidDel="00000000" w:rsidP="00000000" w:rsidRDefault="00000000" w:rsidRPr="00000000" w14:paraId="00000F9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b4z3rveoj40u" w:id="468"/>
      <w:bookmarkEnd w:id="468"/>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F93">
      <w:pPr>
        <w:numPr>
          <w:ilvl w:val="0"/>
          <w:numId w:val="8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 sugar content → </w:t>
      </w:r>
      <w:r w:rsidDel="00000000" w:rsidR="00000000" w:rsidRPr="00000000">
        <w:rPr>
          <w:rFonts w:ascii="Times New Roman" w:cs="Times New Roman" w:eastAsia="Times New Roman" w:hAnsi="Times New Roman"/>
          <w:b w:val="1"/>
          <w:bCs w:val="1"/>
          <w:rtl w:val="0"/>
        </w:rPr>
        <w:t xml:space="preserve">blood sugar and insulin spikes</w:t>
        <w:br w:type="textWrapping"/>
      </w:r>
    </w:p>
    <w:p w:rsidR="00000000" w:rsidDel="00000000" w:rsidP="00000000" w:rsidRDefault="00000000" w:rsidRPr="00000000" w14:paraId="00000F94">
      <w:pPr>
        <w:numPr>
          <w:ilvl w:val="0"/>
          <w:numId w:val="8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Often perceived as “healthy” or “whole grain” → patients assume safe</w:t>
        <w:br w:type="textWrapping"/>
      </w:r>
    </w:p>
    <w:p w:rsidR="00000000" w:rsidDel="00000000" w:rsidP="00000000" w:rsidRDefault="00000000" w:rsidRPr="00000000" w14:paraId="00000F95">
      <w:pPr>
        <w:numPr>
          <w:ilvl w:val="0"/>
          <w:numId w:val="8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contribute to </w:t>
      </w:r>
      <w:r w:rsidDel="00000000" w:rsidR="00000000" w:rsidRPr="00000000">
        <w:rPr>
          <w:rFonts w:ascii="Times New Roman" w:cs="Times New Roman" w:eastAsia="Times New Roman" w:hAnsi="Times New Roman"/>
          <w:b w:val="1"/>
          <w:bCs w:val="1"/>
          <w:rtl w:val="0"/>
        </w:rPr>
        <w:t xml:space="preserve">weight gain, insulin resistance, and fatty liver</w:t>
        <w:br w:type="textWrapping"/>
      </w:r>
    </w:p>
    <w:p w:rsidR="00000000" w:rsidDel="00000000" w:rsidP="00000000" w:rsidRDefault="00000000" w:rsidRPr="00000000" w14:paraId="00000F96">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metabolic impact</w:t>
      </w:r>
      <w:r w:rsidDel="00000000" w:rsidR="00000000" w:rsidRPr="00000000">
        <w:rPr>
          <w:rFonts w:ascii="Times New Roman" w:cs="Times New Roman" w:eastAsia="Times New Roman" w:hAnsi="Times New Roman"/>
          <w:rtl w:val="0"/>
        </w:rPr>
        <w:t xml:space="preserve">, not gut irritation.</w:t>
      </w:r>
    </w:p>
    <w:p w:rsidR="00000000" w:rsidDel="00000000" w:rsidP="00000000" w:rsidRDefault="00000000" w:rsidRPr="00000000" w14:paraId="00000F9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2il4iw8ae4v5" w:id="469"/>
      <w:bookmarkEnd w:id="469"/>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F99">
      <w:pPr>
        <w:numPr>
          <w:ilvl w:val="0"/>
          <w:numId w:val="100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Syrup from </w:t>
      </w:r>
      <w:r w:rsidDel="00000000" w:rsidR="00000000" w:rsidRPr="00000000">
        <w:rPr>
          <w:rFonts w:ascii="Times New Roman" w:cs="Times New Roman" w:eastAsia="Times New Roman" w:hAnsi="Times New Roman"/>
          <w:b w:val="1"/>
          <w:bCs w:val="1"/>
          <w:rtl w:val="0"/>
        </w:rPr>
        <w:t xml:space="preserve">sprouted barley or malted grains</w:t>
      </w:r>
      <w:r w:rsidDel="00000000" w:rsidR="00000000" w:rsidRPr="00000000">
        <w:rPr>
          <w:rFonts w:ascii="Times New Roman" w:cs="Times New Roman" w:eastAsia="Times New Roman" w:hAnsi="Times New Roman"/>
          <w:rtl w:val="0"/>
        </w:rPr>
        <w:t xml:space="preserve">, cooked down to extract sugars</w:t>
        <w:br w:type="textWrapping"/>
      </w:r>
    </w:p>
    <w:p w:rsidR="00000000" w:rsidDel="00000000" w:rsidP="00000000" w:rsidRDefault="00000000" w:rsidRPr="00000000" w14:paraId="00000F9A">
      <w:pPr>
        <w:numPr>
          <w:ilvl w:val="0"/>
          <w:numId w:val="100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~65–75% maltose (2 glucose molecules), some glucose and trace nutrients</w:t>
        <w:br w:type="textWrapping"/>
      </w:r>
    </w:p>
    <w:p w:rsidR="00000000" w:rsidDel="00000000" w:rsidP="00000000" w:rsidRDefault="00000000" w:rsidRPr="00000000" w14:paraId="00000F9B">
      <w:pPr>
        <w:numPr>
          <w:ilvl w:val="0"/>
          <w:numId w:val="100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Thick, dark syrup with caramel flavor</w:t>
        <w:br w:type="textWrapping"/>
      </w:r>
    </w:p>
    <w:p w:rsidR="00000000" w:rsidDel="00000000" w:rsidP="00000000" w:rsidRDefault="00000000" w:rsidRPr="00000000" w14:paraId="00000F9C">
      <w:pPr>
        <w:numPr>
          <w:ilvl w:val="0"/>
          <w:numId w:val="100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small amounts of minerals but </w:t>
      </w:r>
      <w:r w:rsidDel="00000000" w:rsidR="00000000" w:rsidRPr="00000000">
        <w:rPr>
          <w:rFonts w:ascii="Times New Roman" w:cs="Times New Roman" w:eastAsia="Times New Roman" w:hAnsi="Times New Roman"/>
          <w:b w:val="1"/>
          <w:bCs w:val="1"/>
          <w:rtl w:val="0"/>
        </w:rPr>
        <w:t xml:space="preserve">caloric sugar load remains high</w:t>
        <w:br w:type="textWrapping"/>
      </w:r>
    </w:p>
    <w:p w:rsidR="00000000" w:rsidDel="00000000" w:rsidP="00000000" w:rsidRDefault="00000000" w:rsidRPr="00000000" w14:paraId="00000F9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gk1csxwaqapo" w:id="470"/>
      <w:bookmarkEnd w:id="470"/>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F9F">
      <w:pPr>
        <w:numPr>
          <w:ilvl w:val="0"/>
          <w:numId w:val="82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Sweetens baked goods, cereals, malted milk, and bars</w:t>
        <w:br w:type="textWrapping"/>
      </w:r>
    </w:p>
    <w:p w:rsidR="00000000" w:rsidDel="00000000" w:rsidP="00000000" w:rsidRDefault="00000000" w:rsidRPr="00000000" w14:paraId="00000FA0">
      <w:pPr>
        <w:numPr>
          <w:ilvl w:val="0"/>
          <w:numId w:val="82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bulk, moisture, and color</w:t>
        <w:br w:type="textWrapping"/>
      </w:r>
    </w:p>
    <w:p w:rsidR="00000000" w:rsidDel="00000000" w:rsidP="00000000" w:rsidRDefault="00000000" w:rsidRPr="00000000" w14:paraId="00000FA1">
      <w:pPr>
        <w:numPr>
          <w:ilvl w:val="0"/>
          <w:numId w:val="82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“natural” or “whole grain” sweetener</w:t>
        <w:br w:type="textWrapping"/>
      </w:r>
    </w:p>
    <w:p w:rsidR="00000000" w:rsidDel="00000000" w:rsidP="00000000" w:rsidRDefault="00000000" w:rsidRPr="00000000" w14:paraId="00000FA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uifiq2tkmgti" w:id="471"/>
      <w:bookmarkEnd w:id="471"/>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limiting it</w:t>
      </w:r>
    </w:p>
    <w:p w:rsidR="00000000" w:rsidDel="00000000" w:rsidP="00000000" w:rsidRDefault="00000000" w:rsidRPr="00000000" w14:paraId="00000FA4">
      <w:pPr>
        <w:numPr>
          <w:ilvl w:val="0"/>
          <w:numId w:val="15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 maltose content → </w:t>
      </w:r>
      <w:r w:rsidDel="00000000" w:rsidR="00000000" w:rsidRPr="00000000">
        <w:rPr>
          <w:rFonts w:ascii="Times New Roman" w:cs="Times New Roman" w:eastAsia="Times New Roman" w:hAnsi="Times New Roman"/>
          <w:b w:val="1"/>
          <w:bCs w:val="1"/>
          <w:rtl w:val="0"/>
        </w:rPr>
        <w:t xml:space="preserve">quick blood sugar spike</w:t>
        <w:br w:type="textWrapping"/>
      </w:r>
    </w:p>
    <w:p w:rsidR="00000000" w:rsidDel="00000000" w:rsidP="00000000" w:rsidRDefault="00000000" w:rsidRPr="00000000" w14:paraId="00000FA5">
      <w:pPr>
        <w:numPr>
          <w:ilvl w:val="0"/>
          <w:numId w:val="15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Contributes to:</w:t>
        <w:br w:type="textWrapping"/>
      </w:r>
    </w:p>
    <w:p w:rsidR="00000000" w:rsidDel="00000000" w:rsidP="00000000" w:rsidRDefault="00000000" w:rsidRPr="00000000" w14:paraId="00000FA6">
      <w:pPr>
        <w:numPr>
          <w:ilvl w:val="1"/>
          <w:numId w:val="154"/>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Insulin resistance / metabolic syndrome</w:t>
        <w:br w:type="textWrapping"/>
      </w:r>
    </w:p>
    <w:p w:rsidR="00000000" w:rsidDel="00000000" w:rsidP="00000000" w:rsidRDefault="00000000" w:rsidRPr="00000000" w14:paraId="00000FA7">
      <w:pPr>
        <w:numPr>
          <w:ilvl w:val="1"/>
          <w:numId w:val="154"/>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 gain</w:t>
        <w:br w:type="textWrapping"/>
      </w:r>
    </w:p>
    <w:p w:rsidR="00000000" w:rsidDel="00000000" w:rsidP="00000000" w:rsidRDefault="00000000" w:rsidRPr="00000000" w14:paraId="00000FA8">
      <w:pPr>
        <w:numPr>
          <w:ilvl w:val="1"/>
          <w:numId w:val="154"/>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Fatty liver</w:t>
        <w:br w:type="textWrapping"/>
      </w:r>
    </w:p>
    <w:p w:rsidR="00000000" w:rsidDel="00000000" w:rsidP="00000000" w:rsidRDefault="00000000" w:rsidRPr="00000000" w14:paraId="00000FA9">
      <w:pPr>
        <w:numPr>
          <w:ilvl w:val="0"/>
          <w:numId w:val="15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nutrient benefit compared to sugar content</w:t>
        <w:br w:type="textWrapping"/>
      </w:r>
    </w:p>
    <w:p w:rsidR="00000000" w:rsidDel="00000000" w:rsidP="00000000" w:rsidRDefault="00000000" w:rsidRPr="00000000" w14:paraId="00000FA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93vhvkcwfb9h" w:id="472"/>
      <w:bookmarkEnd w:id="472"/>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FAC">
      <w:pPr>
        <w:numPr>
          <w:ilvl w:val="0"/>
          <w:numId w:val="88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Maltose → 2 glucose molecules → rapid rise in blood sugar → insulin spike</w:t>
        <w:br w:type="textWrapping"/>
      </w:r>
    </w:p>
    <w:p w:rsidR="00000000" w:rsidDel="00000000" w:rsidP="00000000" w:rsidRDefault="00000000" w:rsidRPr="00000000" w14:paraId="00000FAD">
      <w:pPr>
        <w:numPr>
          <w:ilvl w:val="0"/>
          <w:numId w:val="88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Chronic overconsumption → oxidative stress, triglycerides rise, fat accumulation</w:t>
        <w:br w:type="textWrapping"/>
      </w:r>
    </w:p>
    <w:p w:rsidR="00000000" w:rsidDel="00000000" w:rsidP="00000000" w:rsidRDefault="00000000" w:rsidRPr="00000000" w14:paraId="00000FAE">
      <w:pPr>
        <w:numPr>
          <w:ilvl w:val="0"/>
          <w:numId w:val="88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Minimal fiber → high glycemic load</w:t>
        <w:br w:type="textWrapping"/>
      </w:r>
    </w:p>
    <w:p w:rsidR="00000000" w:rsidDel="00000000" w:rsidP="00000000" w:rsidRDefault="00000000" w:rsidRPr="00000000" w14:paraId="00000FA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v5huepmvw5qk" w:id="473"/>
      <w:bookmarkEnd w:id="473"/>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0FB1">
      <w:pPr>
        <w:numPr>
          <w:ilvl w:val="0"/>
          <w:numId w:val="32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2 diabetes / insulin resistance</w:t>
        <w:br w:type="textWrapping"/>
      </w:r>
    </w:p>
    <w:p w:rsidR="00000000" w:rsidDel="00000000" w:rsidP="00000000" w:rsidRDefault="00000000" w:rsidRPr="00000000" w14:paraId="00000FB2">
      <w:pPr>
        <w:numPr>
          <w:ilvl w:val="0"/>
          <w:numId w:val="32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Obesity / metabolic syndrome</w:t>
        <w:br w:type="textWrapping"/>
      </w:r>
    </w:p>
    <w:p w:rsidR="00000000" w:rsidDel="00000000" w:rsidP="00000000" w:rsidRDefault="00000000" w:rsidRPr="00000000" w14:paraId="00000FB3">
      <w:pPr>
        <w:numPr>
          <w:ilvl w:val="0"/>
          <w:numId w:val="32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NAFLD / fatty liver</w:t>
        <w:br w:type="textWrapping"/>
      </w:r>
    </w:p>
    <w:p w:rsidR="00000000" w:rsidDel="00000000" w:rsidP="00000000" w:rsidRDefault="00000000" w:rsidRPr="00000000" w14:paraId="00000FB4">
      <w:pPr>
        <w:numPr>
          <w:ilvl w:val="0"/>
          <w:numId w:val="32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Cardiovascular risk</w:t>
        <w:br w:type="textWrapping"/>
      </w:r>
    </w:p>
    <w:p w:rsidR="00000000" w:rsidDel="00000000" w:rsidP="00000000" w:rsidRDefault="00000000" w:rsidRPr="00000000" w14:paraId="00000FB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8lih5xgcp7u5" w:id="474"/>
      <w:bookmarkEnd w:id="474"/>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FB7">
      <w:pPr>
        <w:numPr>
          <w:ilvl w:val="0"/>
          <w:numId w:val="25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Baked goods, cereals, granola, malted drinks</w:t>
        <w:br w:type="textWrapping"/>
      </w:r>
    </w:p>
    <w:p w:rsidR="00000000" w:rsidDel="00000000" w:rsidP="00000000" w:rsidRDefault="00000000" w:rsidRPr="00000000" w14:paraId="00000FB8">
      <w:pPr>
        <w:numPr>
          <w:ilvl w:val="0"/>
          <w:numId w:val="25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Malted milk, shakes, and some bars</w:t>
        <w:br w:type="textWrapping"/>
      </w:r>
    </w:p>
    <w:p w:rsidR="00000000" w:rsidDel="00000000" w:rsidP="00000000" w:rsidRDefault="00000000" w:rsidRPr="00000000" w14:paraId="00000FB9">
      <w:pPr>
        <w:numPr>
          <w:ilvl w:val="0"/>
          <w:numId w:val="25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or organic sweetener blends</w:t>
        <w:br w:type="textWrapping"/>
      </w:r>
    </w:p>
    <w:p w:rsidR="00000000" w:rsidDel="00000000" w:rsidP="00000000" w:rsidRDefault="00000000" w:rsidRPr="00000000" w14:paraId="00000FBA">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FBB">
      <w:pPr>
        <w:numPr>
          <w:ilvl w:val="0"/>
          <w:numId w:val="18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Malt syrup</w:t>
        <w:br w:type="textWrapping"/>
      </w:r>
    </w:p>
    <w:p w:rsidR="00000000" w:rsidDel="00000000" w:rsidP="00000000" w:rsidRDefault="00000000" w:rsidRPr="00000000" w14:paraId="00000FBC">
      <w:pPr>
        <w:numPr>
          <w:ilvl w:val="0"/>
          <w:numId w:val="18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Barley malt syrup</w:t>
        <w:br w:type="textWrapping"/>
      </w:r>
    </w:p>
    <w:p w:rsidR="00000000" w:rsidDel="00000000" w:rsidP="00000000" w:rsidRDefault="00000000" w:rsidRPr="00000000" w14:paraId="00000FBD">
      <w:pPr>
        <w:numPr>
          <w:ilvl w:val="0"/>
          <w:numId w:val="18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Malted barley syrup</w:t>
        <w:br w:type="textWrapping"/>
      </w:r>
    </w:p>
    <w:p w:rsidR="00000000" w:rsidDel="00000000" w:rsidP="00000000" w:rsidRDefault="00000000" w:rsidRPr="00000000" w14:paraId="00000FBE">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Malt extract</w:t>
      </w:r>
    </w:p>
    <w:p w:rsidR="00000000" w:rsidDel="00000000" w:rsidP="00000000" w:rsidRDefault="00000000" w:rsidRPr="00000000" w14:paraId="00000FB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xjvksalt4epo" w:id="475"/>
      <w:bookmarkEnd w:id="475"/>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FC0">
      <w:pPr>
        <w:numPr>
          <w:ilvl w:val="0"/>
          <w:numId w:val="76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 sugar content → </w:t>
      </w:r>
      <w:r w:rsidDel="00000000" w:rsidR="00000000" w:rsidRPr="00000000">
        <w:rPr>
          <w:rFonts w:ascii="Times New Roman" w:cs="Times New Roman" w:eastAsia="Times New Roman" w:hAnsi="Times New Roman"/>
          <w:b w:val="1"/>
          <w:bCs w:val="1"/>
          <w:rtl w:val="0"/>
        </w:rPr>
        <w:t xml:space="preserve">spikes blood sugar and insulin</w:t>
        <w:br w:type="textWrapping"/>
      </w:r>
    </w:p>
    <w:p w:rsidR="00000000" w:rsidDel="00000000" w:rsidP="00000000" w:rsidRDefault="00000000" w:rsidRPr="00000000" w14:paraId="00000FC1">
      <w:pPr>
        <w:numPr>
          <w:ilvl w:val="0"/>
          <w:numId w:val="76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Often marketed as “natural” or “whole grain” → patients assume safe</w:t>
        <w:br w:type="textWrapping"/>
      </w:r>
    </w:p>
    <w:p w:rsidR="00000000" w:rsidDel="00000000" w:rsidP="00000000" w:rsidRDefault="00000000" w:rsidRPr="00000000" w14:paraId="00000FC2">
      <w:pPr>
        <w:numPr>
          <w:ilvl w:val="0"/>
          <w:numId w:val="76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contribute to </w:t>
      </w:r>
      <w:r w:rsidDel="00000000" w:rsidR="00000000" w:rsidRPr="00000000">
        <w:rPr>
          <w:rFonts w:ascii="Times New Roman" w:cs="Times New Roman" w:eastAsia="Times New Roman" w:hAnsi="Times New Roman"/>
          <w:b w:val="1"/>
          <w:bCs w:val="1"/>
          <w:rtl w:val="0"/>
        </w:rPr>
        <w:t xml:space="preserve">weight gain, insulin resistance, and fatty liver</w:t>
        <w:br w:type="textWrapping"/>
      </w:r>
    </w:p>
    <w:p w:rsidR="00000000" w:rsidDel="00000000" w:rsidP="00000000" w:rsidRDefault="00000000" w:rsidRPr="00000000" w14:paraId="00000FC3">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mainly for </w:t>
      </w:r>
      <w:r w:rsidDel="00000000" w:rsidR="00000000" w:rsidRPr="00000000">
        <w:rPr>
          <w:rFonts w:ascii="Times New Roman" w:cs="Times New Roman" w:eastAsia="Times New Roman" w:hAnsi="Times New Roman"/>
          <w:b w:val="1"/>
          <w:bCs w:val="1"/>
          <w:rtl w:val="0"/>
        </w:rPr>
        <w:t xml:space="preserve">metabolic impact</w:t>
      </w:r>
      <w:r w:rsidDel="00000000" w:rsidR="00000000" w:rsidRPr="00000000">
        <w:rPr>
          <w:rFonts w:ascii="Times New Roman" w:cs="Times New Roman" w:eastAsia="Times New Roman" w:hAnsi="Times New Roman"/>
          <w:rtl w:val="0"/>
        </w:rPr>
        <w:t xml:space="preserve">, not gut issues unless consumed in very large amounts.</w:t>
      </w:r>
    </w:p>
    <w:p w:rsidR="00000000" w:rsidDel="00000000" w:rsidP="00000000" w:rsidRDefault="00000000" w:rsidRPr="00000000" w14:paraId="00000FC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7g2g2b7mgkvy" w:id="476"/>
      <w:bookmarkEnd w:id="476"/>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FC6">
      <w:pPr>
        <w:numPr>
          <w:ilvl w:val="0"/>
          <w:numId w:val="16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Thick, sweet syrup made by </w:t>
      </w:r>
      <w:r w:rsidDel="00000000" w:rsidR="00000000" w:rsidRPr="00000000">
        <w:rPr>
          <w:rFonts w:ascii="Times New Roman" w:cs="Times New Roman" w:eastAsia="Times New Roman" w:hAnsi="Times New Roman"/>
          <w:b w:val="1"/>
          <w:bCs w:val="1"/>
          <w:rtl w:val="0"/>
        </w:rPr>
        <w:t xml:space="preserve">sprouting barley grains, extracting starches, and converting them to sugars</w:t>
        <w:br w:type="textWrapping"/>
      </w:r>
    </w:p>
    <w:p w:rsidR="00000000" w:rsidDel="00000000" w:rsidP="00000000" w:rsidRDefault="00000000" w:rsidRPr="00000000" w14:paraId="00000FC7">
      <w:pPr>
        <w:numPr>
          <w:ilvl w:val="0"/>
          <w:numId w:val="16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~60–75% maltose (glucose + glucose), some glucose and trace nutrients</w:t>
        <w:br w:type="textWrapping"/>
      </w:r>
    </w:p>
    <w:p w:rsidR="00000000" w:rsidDel="00000000" w:rsidP="00000000" w:rsidRDefault="00000000" w:rsidRPr="00000000" w14:paraId="00000FC8">
      <w:pPr>
        <w:numPr>
          <w:ilvl w:val="0"/>
          <w:numId w:val="16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Dark syrup with caramel-like flavor</w:t>
        <w:br w:type="textWrapping"/>
      </w:r>
    </w:p>
    <w:p w:rsidR="00000000" w:rsidDel="00000000" w:rsidP="00000000" w:rsidRDefault="00000000" w:rsidRPr="00000000" w14:paraId="00000FC9">
      <w:pPr>
        <w:numPr>
          <w:ilvl w:val="0"/>
          <w:numId w:val="16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amounts of minerals and protein, but </w:t>
      </w:r>
      <w:r w:rsidDel="00000000" w:rsidR="00000000" w:rsidRPr="00000000">
        <w:rPr>
          <w:rFonts w:ascii="Times New Roman" w:cs="Times New Roman" w:eastAsia="Times New Roman" w:hAnsi="Times New Roman"/>
          <w:b w:val="1"/>
          <w:bCs w:val="1"/>
          <w:rtl w:val="0"/>
        </w:rPr>
        <w:t xml:space="preserve">high sugar content dominates</w:t>
        <w:br w:type="textWrapping"/>
      </w:r>
    </w:p>
    <w:p w:rsidR="00000000" w:rsidDel="00000000" w:rsidP="00000000" w:rsidRDefault="00000000" w:rsidRPr="00000000" w14:paraId="00000FC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tfo2uyhdunbh" w:id="477"/>
      <w:bookmarkEnd w:id="477"/>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FCC">
      <w:pPr>
        <w:numPr>
          <w:ilvl w:val="0"/>
          <w:numId w:val="100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sweetness and malt flavor to baked goods, cereals, malted milk, bars, and beverages</w:t>
        <w:br w:type="textWrapping"/>
      </w:r>
    </w:p>
    <w:p w:rsidR="00000000" w:rsidDel="00000000" w:rsidP="00000000" w:rsidRDefault="00000000" w:rsidRPr="00000000" w14:paraId="00000FCD">
      <w:pPr>
        <w:numPr>
          <w:ilvl w:val="0"/>
          <w:numId w:val="100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Acts as </w:t>
      </w:r>
      <w:r w:rsidDel="00000000" w:rsidR="00000000" w:rsidRPr="00000000">
        <w:rPr>
          <w:rFonts w:ascii="Times New Roman" w:cs="Times New Roman" w:eastAsia="Times New Roman" w:hAnsi="Times New Roman"/>
          <w:b w:val="1"/>
          <w:bCs w:val="1"/>
          <w:rtl w:val="0"/>
        </w:rPr>
        <w:t xml:space="preserve">bulking agent and sweetener</w:t>
        <w:br w:type="textWrapping"/>
      </w:r>
    </w:p>
    <w:p w:rsidR="00000000" w:rsidDel="00000000" w:rsidP="00000000" w:rsidRDefault="00000000" w:rsidRPr="00000000" w14:paraId="00000FCE">
      <w:pPr>
        <w:numPr>
          <w:ilvl w:val="0"/>
          <w:numId w:val="100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“natural” or “whole grain” sweetener</w:t>
        <w:br w:type="textWrapping"/>
      </w:r>
    </w:p>
    <w:p w:rsidR="00000000" w:rsidDel="00000000" w:rsidP="00000000" w:rsidRDefault="00000000" w:rsidRPr="00000000" w14:paraId="00000FC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xylkxsx4lj2s" w:id="478"/>
      <w:bookmarkEnd w:id="478"/>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limiting it</w:t>
      </w:r>
    </w:p>
    <w:p w:rsidR="00000000" w:rsidDel="00000000" w:rsidP="00000000" w:rsidRDefault="00000000" w:rsidRPr="00000000" w14:paraId="00000FD1">
      <w:pPr>
        <w:numPr>
          <w:ilvl w:val="0"/>
          <w:numId w:val="31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 maltose → </w:t>
      </w:r>
      <w:r w:rsidDel="00000000" w:rsidR="00000000" w:rsidRPr="00000000">
        <w:rPr>
          <w:rFonts w:ascii="Times New Roman" w:cs="Times New Roman" w:eastAsia="Times New Roman" w:hAnsi="Times New Roman"/>
          <w:b w:val="1"/>
          <w:bCs w:val="1"/>
          <w:rtl w:val="0"/>
        </w:rPr>
        <w:t xml:space="preserve">rapid blood sugar spikes</w:t>
        <w:br w:type="textWrapping"/>
      </w:r>
    </w:p>
    <w:p w:rsidR="00000000" w:rsidDel="00000000" w:rsidP="00000000" w:rsidRDefault="00000000" w:rsidRPr="00000000" w14:paraId="00000FD2">
      <w:pPr>
        <w:numPr>
          <w:ilvl w:val="0"/>
          <w:numId w:val="31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Contributes to:</w:t>
        <w:br w:type="textWrapping"/>
      </w:r>
    </w:p>
    <w:p w:rsidR="00000000" w:rsidDel="00000000" w:rsidP="00000000" w:rsidRDefault="00000000" w:rsidRPr="00000000" w14:paraId="00000FD3">
      <w:pPr>
        <w:numPr>
          <w:ilvl w:val="1"/>
          <w:numId w:val="310"/>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Insulin resistance / metabolic syndrome</w:t>
        <w:br w:type="textWrapping"/>
      </w:r>
    </w:p>
    <w:p w:rsidR="00000000" w:rsidDel="00000000" w:rsidP="00000000" w:rsidRDefault="00000000" w:rsidRPr="00000000" w14:paraId="00000FD4">
      <w:pPr>
        <w:numPr>
          <w:ilvl w:val="1"/>
          <w:numId w:val="310"/>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 gain</w:t>
        <w:br w:type="textWrapping"/>
      </w:r>
    </w:p>
    <w:p w:rsidR="00000000" w:rsidDel="00000000" w:rsidP="00000000" w:rsidRDefault="00000000" w:rsidRPr="00000000" w14:paraId="00000FD5">
      <w:pPr>
        <w:numPr>
          <w:ilvl w:val="1"/>
          <w:numId w:val="310"/>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Fatty liver</w:t>
        <w:br w:type="textWrapping"/>
      </w:r>
    </w:p>
    <w:p w:rsidR="00000000" w:rsidDel="00000000" w:rsidP="00000000" w:rsidRDefault="00000000" w:rsidRPr="00000000" w14:paraId="00000FD6">
      <w:pPr>
        <w:numPr>
          <w:ilvl w:val="0"/>
          <w:numId w:val="31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Trace nutrients do not offset sugar load</w:t>
        <w:br w:type="textWrapping"/>
      </w:r>
    </w:p>
    <w:p w:rsidR="00000000" w:rsidDel="00000000" w:rsidP="00000000" w:rsidRDefault="00000000" w:rsidRPr="00000000" w14:paraId="00000FD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w57cmnsl9u9b" w:id="479"/>
      <w:bookmarkEnd w:id="479"/>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0FD9">
      <w:pPr>
        <w:numPr>
          <w:ilvl w:val="0"/>
          <w:numId w:val="76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Maltose → 2 glucose molecules → rapid rise in blood sugar → insulin spike</w:t>
        <w:br w:type="textWrapping"/>
      </w:r>
    </w:p>
    <w:p w:rsidR="00000000" w:rsidDel="00000000" w:rsidP="00000000" w:rsidRDefault="00000000" w:rsidRPr="00000000" w14:paraId="00000FDA">
      <w:pPr>
        <w:numPr>
          <w:ilvl w:val="0"/>
          <w:numId w:val="76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Chronic overconsumption → oxidative stress, fat accumulation, triglyceride elevation</w:t>
        <w:br w:type="textWrapping"/>
      </w:r>
    </w:p>
    <w:p w:rsidR="00000000" w:rsidDel="00000000" w:rsidP="00000000" w:rsidRDefault="00000000" w:rsidRPr="00000000" w14:paraId="00000FDB">
      <w:pPr>
        <w:numPr>
          <w:ilvl w:val="0"/>
          <w:numId w:val="76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Minimal fiber → high glycemic load</w:t>
        <w:br w:type="textWrapping"/>
      </w:r>
    </w:p>
    <w:p w:rsidR="00000000" w:rsidDel="00000000" w:rsidP="00000000" w:rsidRDefault="00000000" w:rsidRPr="00000000" w14:paraId="00000FD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5tcvb3rvos50" w:id="480"/>
      <w:bookmarkEnd w:id="480"/>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0FDE">
      <w:pPr>
        <w:numPr>
          <w:ilvl w:val="0"/>
          <w:numId w:val="19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2 diabetes / insulin resistance</w:t>
        <w:br w:type="textWrapping"/>
      </w:r>
    </w:p>
    <w:p w:rsidR="00000000" w:rsidDel="00000000" w:rsidP="00000000" w:rsidRDefault="00000000" w:rsidRPr="00000000" w14:paraId="00000FDF">
      <w:pPr>
        <w:numPr>
          <w:ilvl w:val="0"/>
          <w:numId w:val="19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Obesity / metabolic syndrome</w:t>
        <w:br w:type="textWrapping"/>
      </w:r>
    </w:p>
    <w:p w:rsidR="00000000" w:rsidDel="00000000" w:rsidP="00000000" w:rsidRDefault="00000000" w:rsidRPr="00000000" w14:paraId="00000FE0">
      <w:pPr>
        <w:numPr>
          <w:ilvl w:val="0"/>
          <w:numId w:val="19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Non-alcoholic fatty liver disease (NAFLD)</w:t>
        <w:br w:type="textWrapping"/>
      </w:r>
    </w:p>
    <w:p w:rsidR="00000000" w:rsidDel="00000000" w:rsidP="00000000" w:rsidRDefault="00000000" w:rsidRPr="00000000" w14:paraId="00000FE1">
      <w:pPr>
        <w:numPr>
          <w:ilvl w:val="0"/>
          <w:numId w:val="19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Cardiovascular disease risk</w:t>
        <w:br w:type="textWrapping"/>
      </w:r>
    </w:p>
    <w:p w:rsidR="00000000" w:rsidDel="00000000" w:rsidP="00000000" w:rsidRDefault="00000000" w:rsidRPr="00000000" w14:paraId="00000FE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mk4oqqc1iddo" w:id="481"/>
      <w:bookmarkEnd w:id="481"/>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0FE4">
      <w:pPr>
        <w:numPr>
          <w:ilvl w:val="0"/>
          <w:numId w:val="57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Baked goods, malted cereals, malted milk, shakes</w:t>
        <w:br w:type="textWrapping"/>
      </w:r>
    </w:p>
    <w:p w:rsidR="00000000" w:rsidDel="00000000" w:rsidP="00000000" w:rsidRDefault="00000000" w:rsidRPr="00000000" w14:paraId="00000FE5">
      <w:pPr>
        <w:numPr>
          <w:ilvl w:val="0"/>
          <w:numId w:val="57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Granola bars and natural sweetener blends</w:t>
        <w:br w:type="textWrapping"/>
      </w:r>
    </w:p>
    <w:p w:rsidR="00000000" w:rsidDel="00000000" w:rsidP="00000000" w:rsidRDefault="00000000" w:rsidRPr="00000000" w14:paraId="00000FE6">
      <w:pPr>
        <w:numPr>
          <w:ilvl w:val="0"/>
          <w:numId w:val="57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beverages and sauces</w:t>
        <w:br w:type="textWrapping"/>
      </w:r>
    </w:p>
    <w:p w:rsidR="00000000" w:rsidDel="00000000" w:rsidP="00000000" w:rsidRDefault="00000000" w:rsidRPr="00000000" w14:paraId="00000FE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0FE8">
      <w:pPr>
        <w:numPr>
          <w:ilvl w:val="0"/>
          <w:numId w:val="57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Malt extract</w:t>
        <w:br w:type="textWrapping"/>
      </w:r>
    </w:p>
    <w:p w:rsidR="00000000" w:rsidDel="00000000" w:rsidP="00000000" w:rsidRDefault="00000000" w:rsidRPr="00000000" w14:paraId="00000FE9">
      <w:pPr>
        <w:numPr>
          <w:ilvl w:val="0"/>
          <w:numId w:val="57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Barley malt extract</w:t>
        <w:br w:type="textWrapping"/>
      </w:r>
    </w:p>
    <w:p w:rsidR="00000000" w:rsidDel="00000000" w:rsidP="00000000" w:rsidRDefault="00000000" w:rsidRPr="00000000" w14:paraId="00000FEA">
      <w:pPr>
        <w:numPr>
          <w:ilvl w:val="0"/>
          <w:numId w:val="57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Malted barley extract</w:t>
      </w:r>
    </w:p>
    <w:p w:rsidR="00000000" w:rsidDel="00000000" w:rsidP="00000000" w:rsidRDefault="00000000" w:rsidRPr="00000000" w14:paraId="00000FEB">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Rice malt</w:t>
      </w:r>
    </w:p>
    <w:p w:rsidR="00000000" w:rsidDel="00000000" w:rsidP="00000000" w:rsidRDefault="00000000" w:rsidRPr="00000000" w14:paraId="00000FE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xzuyi94vcl6" w:id="482"/>
      <w:bookmarkEnd w:id="482"/>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0FED">
      <w:pPr>
        <w:numPr>
          <w:ilvl w:val="0"/>
          <w:numId w:val="26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 sugar content → </w:t>
      </w:r>
      <w:r w:rsidDel="00000000" w:rsidR="00000000" w:rsidRPr="00000000">
        <w:rPr>
          <w:rFonts w:ascii="Times New Roman" w:cs="Times New Roman" w:eastAsia="Times New Roman" w:hAnsi="Times New Roman"/>
          <w:b w:val="1"/>
          <w:bCs w:val="1"/>
          <w:rtl w:val="0"/>
        </w:rPr>
        <w:t xml:space="preserve">spikes blood sugar and insulin</w:t>
        <w:br w:type="textWrapping"/>
      </w:r>
    </w:p>
    <w:p w:rsidR="00000000" w:rsidDel="00000000" w:rsidP="00000000" w:rsidRDefault="00000000" w:rsidRPr="00000000" w14:paraId="00000FEE">
      <w:pPr>
        <w:numPr>
          <w:ilvl w:val="0"/>
          <w:numId w:val="26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Often marketed as “natural” or gluten-free → patients assume it’s healthier than refined sugar</w:t>
        <w:br w:type="textWrapping"/>
      </w:r>
    </w:p>
    <w:p w:rsidR="00000000" w:rsidDel="00000000" w:rsidP="00000000" w:rsidRDefault="00000000" w:rsidRPr="00000000" w14:paraId="00000FEF">
      <w:pPr>
        <w:numPr>
          <w:ilvl w:val="0"/>
          <w:numId w:val="26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contribute to </w:t>
      </w:r>
      <w:r w:rsidDel="00000000" w:rsidR="00000000" w:rsidRPr="00000000">
        <w:rPr>
          <w:rFonts w:ascii="Times New Roman" w:cs="Times New Roman" w:eastAsia="Times New Roman" w:hAnsi="Times New Roman"/>
          <w:b w:val="1"/>
          <w:bCs w:val="1"/>
          <w:rtl w:val="0"/>
        </w:rPr>
        <w:t xml:space="preserve">weight gain, insulin resistance, and fatty liver</w:t>
        <w:br w:type="textWrapping"/>
      </w:r>
    </w:p>
    <w:p w:rsidR="00000000" w:rsidDel="00000000" w:rsidP="00000000" w:rsidRDefault="00000000" w:rsidRPr="00000000" w14:paraId="00000FF0">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metabolic impact</w:t>
      </w:r>
      <w:r w:rsidDel="00000000" w:rsidR="00000000" w:rsidRPr="00000000">
        <w:rPr>
          <w:rFonts w:ascii="Times New Roman" w:cs="Times New Roman" w:eastAsia="Times New Roman" w:hAnsi="Times New Roman"/>
          <w:rtl w:val="0"/>
        </w:rPr>
        <w:t xml:space="preserve">, rarely gut issues.</w:t>
      </w:r>
    </w:p>
    <w:p w:rsidR="00000000" w:rsidDel="00000000" w:rsidP="00000000" w:rsidRDefault="00000000" w:rsidRPr="00000000" w14:paraId="00000FF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ooo9pgwoqh5n" w:id="483"/>
      <w:bookmarkEnd w:id="483"/>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0FF3">
      <w:pPr>
        <w:numPr>
          <w:ilvl w:val="0"/>
          <w:numId w:val="5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Syrup made by </w:t>
      </w:r>
      <w:r w:rsidDel="00000000" w:rsidR="00000000" w:rsidRPr="00000000">
        <w:rPr>
          <w:rFonts w:ascii="Times New Roman" w:cs="Times New Roman" w:eastAsia="Times New Roman" w:hAnsi="Times New Roman"/>
          <w:b w:val="1"/>
          <w:bCs w:val="1"/>
          <w:rtl w:val="0"/>
        </w:rPr>
        <w:t xml:space="preserve">sprouting rice or enzymatically converting rice starch to sugars</w:t>
        <w:br w:type="textWrapping"/>
      </w:r>
    </w:p>
    <w:p w:rsidR="00000000" w:rsidDel="00000000" w:rsidP="00000000" w:rsidRDefault="00000000" w:rsidRPr="00000000" w14:paraId="00000FF4">
      <w:pPr>
        <w:numPr>
          <w:ilvl w:val="0"/>
          <w:numId w:val="5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Mostly </w:t>
      </w:r>
      <w:r w:rsidDel="00000000" w:rsidR="00000000" w:rsidRPr="00000000">
        <w:rPr>
          <w:rFonts w:ascii="Times New Roman" w:cs="Times New Roman" w:eastAsia="Times New Roman" w:hAnsi="Times New Roman"/>
          <w:b w:val="1"/>
          <w:bCs w:val="1"/>
          <w:rtl w:val="0"/>
        </w:rPr>
        <w:t xml:space="preserve">maltose and glucose</w:t>
      </w:r>
      <w:r w:rsidDel="00000000" w:rsidR="00000000" w:rsidRPr="00000000">
        <w:rPr>
          <w:rFonts w:ascii="Times New Roman" w:cs="Times New Roman" w:eastAsia="Times New Roman" w:hAnsi="Times New Roman"/>
          <w:rtl w:val="0"/>
        </w:rPr>
        <w:t xml:space="preserve">, sometimes small amounts of sucrose</w:t>
        <w:br w:type="textWrapping"/>
      </w:r>
    </w:p>
    <w:p w:rsidR="00000000" w:rsidDel="00000000" w:rsidP="00000000" w:rsidRDefault="00000000" w:rsidRPr="00000000" w14:paraId="00000FF5">
      <w:pPr>
        <w:numPr>
          <w:ilvl w:val="0"/>
          <w:numId w:val="5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Thick, sweet syrup with mild flavor</w:t>
        <w:br w:type="textWrapping"/>
      </w:r>
    </w:p>
    <w:p w:rsidR="00000000" w:rsidDel="00000000" w:rsidP="00000000" w:rsidRDefault="00000000" w:rsidRPr="00000000" w14:paraId="00000FF6">
      <w:pPr>
        <w:numPr>
          <w:ilvl w:val="0"/>
          <w:numId w:val="5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Trace nutrients may remain, but </w:t>
      </w:r>
      <w:r w:rsidDel="00000000" w:rsidR="00000000" w:rsidRPr="00000000">
        <w:rPr>
          <w:rFonts w:ascii="Times New Roman" w:cs="Times New Roman" w:eastAsia="Times New Roman" w:hAnsi="Times New Roman"/>
          <w:b w:val="1"/>
          <w:bCs w:val="1"/>
          <w:rtl w:val="0"/>
        </w:rPr>
        <w:t xml:space="preserve">caloric sugar load is high</w:t>
        <w:br w:type="textWrapping"/>
      </w:r>
    </w:p>
    <w:p w:rsidR="00000000" w:rsidDel="00000000" w:rsidP="00000000" w:rsidRDefault="00000000" w:rsidRPr="00000000" w14:paraId="00000FF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pkm2583hdha4" w:id="484"/>
      <w:bookmarkEnd w:id="484"/>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0FF9">
      <w:pPr>
        <w:numPr>
          <w:ilvl w:val="0"/>
          <w:numId w:val="4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sweetness, bulk, and moisture</w:t>
        <w:br w:type="textWrapping"/>
      </w:r>
    </w:p>
    <w:p w:rsidR="00000000" w:rsidDel="00000000" w:rsidP="00000000" w:rsidRDefault="00000000" w:rsidRPr="00000000" w14:paraId="00000FFA">
      <w:pPr>
        <w:numPr>
          <w:ilvl w:val="0"/>
          <w:numId w:val="4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Gluten-free alternative to barley malt syrup</w:t>
        <w:br w:type="textWrapping"/>
      </w:r>
    </w:p>
    <w:p w:rsidR="00000000" w:rsidDel="00000000" w:rsidP="00000000" w:rsidRDefault="00000000" w:rsidRPr="00000000" w14:paraId="00000FFB">
      <w:pPr>
        <w:numPr>
          <w:ilvl w:val="0"/>
          <w:numId w:val="4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in baked goods, cereals, bars, and beverages</w:t>
        <w:br w:type="textWrapping"/>
      </w:r>
    </w:p>
    <w:p w:rsidR="00000000" w:rsidDel="00000000" w:rsidP="00000000" w:rsidRDefault="00000000" w:rsidRPr="00000000" w14:paraId="00000FFC">
      <w:pPr>
        <w:numPr>
          <w:ilvl w:val="0"/>
          <w:numId w:val="4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“natural,” “organic,” or “gluten-free” sweetener</w:t>
        <w:br w:type="textWrapping"/>
      </w:r>
    </w:p>
    <w:p w:rsidR="00000000" w:rsidDel="00000000" w:rsidP="00000000" w:rsidRDefault="00000000" w:rsidRPr="00000000" w14:paraId="00000FF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sh88m8w7a32h" w:id="485"/>
      <w:bookmarkEnd w:id="485"/>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limiting it</w:t>
      </w:r>
    </w:p>
    <w:p w:rsidR="00000000" w:rsidDel="00000000" w:rsidP="00000000" w:rsidRDefault="00000000" w:rsidRPr="00000000" w14:paraId="00000FFF">
      <w:pPr>
        <w:numPr>
          <w:ilvl w:val="0"/>
          <w:numId w:val="28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 maltose and glucose → </w:t>
      </w:r>
      <w:r w:rsidDel="00000000" w:rsidR="00000000" w:rsidRPr="00000000">
        <w:rPr>
          <w:rFonts w:ascii="Times New Roman" w:cs="Times New Roman" w:eastAsia="Times New Roman" w:hAnsi="Times New Roman"/>
          <w:b w:val="1"/>
          <w:bCs w:val="1"/>
          <w:rtl w:val="0"/>
        </w:rPr>
        <w:t xml:space="preserve">quick blood sugar spike</w:t>
        <w:br w:type="textWrapping"/>
      </w:r>
    </w:p>
    <w:p w:rsidR="00000000" w:rsidDel="00000000" w:rsidP="00000000" w:rsidRDefault="00000000" w:rsidRPr="00000000" w14:paraId="00001000">
      <w:pPr>
        <w:numPr>
          <w:ilvl w:val="0"/>
          <w:numId w:val="28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contribute to:</w:t>
        <w:br w:type="textWrapping"/>
      </w:r>
    </w:p>
    <w:p w:rsidR="00000000" w:rsidDel="00000000" w:rsidP="00000000" w:rsidRDefault="00000000" w:rsidRPr="00000000" w14:paraId="00001001">
      <w:pPr>
        <w:numPr>
          <w:ilvl w:val="1"/>
          <w:numId w:val="286"/>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Insulin resistance / metabolic syndrome</w:t>
        <w:br w:type="textWrapping"/>
      </w:r>
    </w:p>
    <w:p w:rsidR="00000000" w:rsidDel="00000000" w:rsidP="00000000" w:rsidRDefault="00000000" w:rsidRPr="00000000" w14:paraId="00001002">
      <w:pPr>
        <w:numPr>
          <w:ilvl w:val="1"/>
          <w:numId w:val="286"/>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 gain</w:t>
        <w:br w:type="textWrapping"/>
      </w:r>
    </w:p>
    <w:p w:rsidR="00000000" w:rsidDel="00000000" w:rsidP="00000000" w:rsidRDefault="00000000" w:rsidRPr="00000000" w14:paraId="00001003">
      <w:pPr>
        <w:numPr>
          <w:ilvl w:val="1"/>
          <w:numId w:val="286"/>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Fatty liver</w:t>
        <w:br w:type="textWrapping"/>
      </w:r>
    </w:p>
    <w:p w:rsidR="00000000" w:rsidDel="00000000" w:rsidP="00000000" w:rsidRDefault="00000000" w:rsidRPr="00000000" w14:paraId="00001004">
      <w:pPr>
        <w:numPr>
          <w:ilvl w:val="0"/>
          <w:numId w:val="28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nutrient advantage over sugar</w:t>
        <w:br w:type="textWrapping"/>
      </w:r>
    </w:p>
    <w:p w:rsidR="00000000" w:rsidDel="00000000" w:rsidP="00000000" w:rsidRDefault="00000000" w:rsidRPr="00000000" w14:paraId="0000100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8yt3xw5ccszh" w:id="486"/>
      <w:bookmarkEnd w:id="486"/>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007">
      <w:pPr>
        <w:numPr>
          <w:ilvl w:val="0"/>
          <w:numId w:val="99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Maltose → 2 glucose molecules → rapid rise in blood sugar → insulin spike</w:t>
        <w:br w:type="textWrapping"/>
      </w:r>
    </w:p>
    <w:p w:rsidR="00000000" w:rsidDel="00000000" w:rsidP="00000000" w:rsidRDefault="00000000" w:rsidRPr="00000000" w14:paraId="00001008">
      <w:pPr>
        <w:numPr>
          <w:ilvl w:val="0"/>
          <w:numId w:val="99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Chronic overconsumption → oxidative stress, triglyceride elevation, fat accumulation</w:t>
        <w:br w:type="textWrapping"/>
      </w:r>
    </w:p>
    <w:p w:rsidR="00000000" w:rsidDel="00000000" w:rsidP="00000000" w:rsidRDefault="00000000" w:rsidRPr="00000000" w14:paraId="00001009">
      <w:pPr>
        <w:numPr>
          <w:ilvl w:val="0"/>
          <w:numId w:val="99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Minimal fiber → high glycemic load</w:t>
        <w:br w:type="textWrapping"/>
      </w:r>
    </w:p>
    <w:p w:rsidR="00000000" w:rsidDel="00000000" w:rsidP="00000000" w:rsidRDefault="00000000" w:rsidRPr="00000000" w14:paraId="0000100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i40b3yynugqf" w:id="487"/>
      <w:bookmarkEnd w:id="487"/>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00C">
      <w:pPr>
        <w:numPr>
          <w:ilvl w:val="0"/>
          <w:numId w:val="3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2 diabetes / insulin resistance</w:t>
        <w:br w:type="textWrapping"/>
      </w:r>
    </w:p>
    <w:p w:rsidR="00000000" w:rsidDel="00000000" w:rsidP="00000000" w:rsidRDefault="00000000" w:rsidRPr="00000000" w14:paraId="0000100D">
      <w:pPr>
        <w:numPr>
          <w:ilvl w:val="0"/>
          <w:numId w:val="3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Obesity / metabolic syndrome</w:t>
        <w:br w:type="textWrapping"/>
      </w:r>
    </w:p>
    <w:p w:rsidR="00000000" w:rsidDel="00000000" w:rsidP="00000000" w:rsidRDefault="00000000" w:rsidRPr="00000000" w14:paraId="0000100E">
      <w:pPr>
        <w:numPr>
          <w:ilvl w:val="0"/>
          <w:numId w:val="3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Non-alcoholic fatty liver disease (NAFLD)</w:t>
        <w:br w:type="textWrapping"/>
      </w:r>
    </w:p>
    <w:p w:rsidR="00000000" w:rsidDel="00000000" w:rsidP="00000000" w:rsidRDefault="00000000" w:rsidRPr="00000000" w14:paraId="0000100F">
      <w:pPr>
        <w:numPr>
          <w:ilvl w:val="0"/>
          <w:numId w:val="3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Cardiovascular disease risk</w:t>
        <w:br w:type="textWrapping"/>
      </w:r>
    </w:p>
    <w:p w:rsidR="00000000" w:rsidDel="00000000" w:rsidP="00000000" w:rsidRDefault="00000000" w:rsidRPr="00000000" w14:paraId="0000101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c5z2f1si48h" w:id="488"/>
      <w:bookmarkEnd w:id="488"/>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012">
      <w:pPr>
        <w:numPr>
          <w:ilvl w:val="0"/>
          <w:numId w:val="25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Gluten-free baked goods and cereals</w:t>
        <w:br w:type="textWrapping"/>
      </w:r>
    </w:p>
    <w:p w:rsidR="00000000" w:rsidDel="00000000" w:rsidP="00000000" w:rsidRDefault="00000000" w:rsidRPr="00000000" w14:paraId="00001013">
      <w:pPr>
        <w:numPr>
          <w:ilvl w:val="0"/>
          <w:numId w:val="25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Granola bars, snacks, and malted beverages</w:t>
        <w:br w:type="textWrapping"/>
      </w:r>
    </w:p>
    <w:p w:rsidR="00000000" w:rsidDel="00000000" w:rsidP="00000000" w:rsidRDefault="00000000" w:rsidRPr="00000000" w14:paraId="00001014">
      <w:pPr>
        <w:numPr>
          <w:ilvl w:val="0"/>
          <w:numId w:val="25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or organic sweetener blends</w:t>
        <w:br w:type="textWrapping"/>
      </w:r>
    </w:p>
    <w:p w:rsidR="00000000" w:rsidDel="00000000" w:rsidP="00000000" w:rsidRDefault="00000000" w:rsidRPr="00000000" w14:paraId="00001015">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016">
      <w:pPr>
        <w:numPr>
          <w:ilvl w:val="0"/>
          <w:numId w:val="74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Rice malt</w:t>
        <w:br w:type="textWrapping"/>
      </w:r>
    </w:p>
    <w:p w:rsidR="00000000" w:rsidDel="00000000" w:rsidP="00000000" w:rsidRDefault="00000000" w:rsidRPr="00000000" w14:paraId="00001017">
      <w:pPr>
        <w:numPr>
          <w:ilvl w:val="0"/>
          <w:numId w:val="74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Rice syrup</w:t>
        <w:br w:type="textWrapping"/>
      </w:r>
    </w:p>
    <w:p w:rsidR="00000000" w:rsidDel="00000000" w:rsidP="00000000" w:rsidRDefault="00000000" w:rsidRPr="00000000" w14:paraId="00001018">
      <w:pPr>
        <w:numPr>
          <w:ilvl w:val="0"/>
          <w:numId w:val="74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Malted rice syrup</w:t>
      </w:r>
    </w:p>
    <w:p w:rsidR="00000000" w:rsidDel="00000000" w:rsidP="00000000" w:rsidRDefault="00000000" w:rsidRPr="00000000" w14:paraId="00001019">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1A">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Sorghum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ff0000"/>
          <w:sz w:val="30"/>
          <w:szCs w:val="30"/>
          <w:u w:val="single"/>
          <w:rtl w:val="0"/>
        </w:rPr>
        <w:t xml:space="preserve">syrup</w:t>
      </w:r>
    </w:p>
    <w:p w:rsidR="00000000" w:rsidDel="00000000" w:rsidP="00000000" w:rsidRDefault="00000000" w:rsidRPr="00000000" w14:paraId="0000101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vaf9wlh8lved" w:id="489"/>
      <w:bookmarkEnd w:id="489"/>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01C">
      <w:pPr>
        <w:numPr>
          <w:ilvl w:val="0"/>
          <w:numId w:val="43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 sugar content → </w:t>
      </w:r>
      <w:r w:rsidDel="00000000" w:rsidR="00000000" w:rsidRPr="00000000">
        <w:rPr>
          <w:rFonts w:ascii="Times New Roman" w:cs="Times New Roman" w:eastAsia="Times New Roman" w:hAnsi="Times New Roman"/>
          <w:b w:val="1"/>
          <w:bCs w:val="1"/>
          <w:rtl w:val="0"/>
        </w:rPr>
        <w:t xml:space="preserve">blood sugar and insulin spikes</w:t>
        <w:br w:type="textWrapping"/>
      </w:r>
    </w:p>
    <w:p w:rsidR="00000000" w:rsidDel="00000000" w:rsidP="00000000" w:rsidRDefault="00000000" w:rsidRPr="00000000" w14:paraId="0000101D">
      <w:pPr>
        <w:numPr>
          <w:ilvl w:val="0"/>
          <w:numId w:val="43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Often marketed as “natural” or “ancient grain” → patients assume healthier than sugar</w:t>
        <w:br w:type="textWrapping"/>
      </w:r>
    </w:p>
    <w:p w:rsidR="00000000" w:rsidDel="00000000" w:rsidP="00000000" w:rsidRDefault="00000000" w:rsidRPr="00000000" w14:paraId="0000101E">
      <w:pPr>
        <w:numPr>
          <w:ilvl w:val="0"/>
          <w:numId w:val="43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contribute to </w:t>
      </w:r>
      <w:r w:rsidDel="00000000" w:rsidR="00000000" w:rsidRPr="00000000">
        <w:rPr>
          <w:rFonts w:ascii="Times New Roman" w:cs="Times New Roman" w:eastAsia="Times New Roman" w:hAnsi="Times New Roman"/>
          <w:b w:val="1"/>
          <w:bCs w:val="1"/>
          <w:rtl w:val="0"/>
        </w:rPr>
        <w:t xml:space="preserve">weight gain, insulin resistance, and fatty liver</w:t>
        <w:br w:type="textWrapping"/>
      </w:r>
    </w:p>
    <w:p w:rsidR="00000000" w:rsidDel="00000000" w:rsidP="00000000" w:rsidRDefault="00000000" w:rsidRPr="00000000" w14:paraId="0000101F">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for </w:t>
      </w:r>
      <w:r w:rsidDel="00000000" w:rsidR="00000000" w:rsidRPr="00000000">
        <w:rPr>
          <w:rFonts w:ascii="Times New Roman" w:cs="Times New Roman" w:eastAsia="Times New Roman" w:hAnsi="Times New Roman"/>
          <w:b w:val="1"/>
          <w:bCs w:val="1"/>
          <w:rtl w:val="0"/>
        </w:rPr>
        <w:t xml:space="preserve">metabolic impact</w:t>
      </w:r>
      <w:r w:rsidDel="00000000" w:rsidR="00000000" w:rsidRPr="00000000">
        <w:rPr>
          <w:rFonts w:ascii="Times New Roman" w:cs="Times New Roman" w:eastAsia="Times New Roman" w:hAnsi="Times New Roman"/>
          <w:rtl w:val="0"/>
        </w:rPr>
        <w:t xml:space="preserve">, rarely gut issues unless consumed in large amounts.</w:t>
      </w:r>
    </w:p>
    <w:p w:rsidR="00000000" w:rsidDel="00000000" w:rsidP="00000000" w:rsidRDefault="00000000" w:rsidRPr="00000000" w14:paraId="0000102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fbrn67n6gpip" w:id="490"/>
      <w:bookmarkEnd w:id="490"/>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022">
      <w:pPr>
        <w:numPr>
          <w:ilvl w:val="0"/>
          <w:numId w:val="75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Thick, dark syrup extracted from </w:t>
      </w:r>
      <w:r w:rsidDel="00000000" w:rsidR="00000000" w:rsidRPr="00000000">
        <w:rPr>
          <w:rFonts w:ascii="Times New Roman" w:cs="Times New Roman" w:eastAsia="Times New Roman" w:hAnsi="Times New Roman"/>
          <w:b w:val="1"/>
          <w:bCs w:val="1"/>
          <w:rtl w:val="0"/>
        </w:rPr>
        <w:t xml:space="preserve">sorghum stalk juice</w:t>
      </w:r>
      <w:r w:rsidDel="00000000" w:rsidR="00000000" w:rsidRPr="00000000">
        <w:rPr>
          <w:rFonts w:ascii="Times New Roman" w:cs="Times New Roman" w:eastAsia="Times New Roman" w:hAnsi="Times New Roman"/>
          <w:rtl w:val="0"/>
        </w:rPr>
        <w:t xml:space="preserve"> and boiled down</w:t>
        <w:br w:type="textWrapping"/>
      </w:r>
    </w:p>
    <w:p w:rsidR="00000000" w:rsidDel="00000000" w:rsidP="00000000" w:rsidRDefault="00000000" w:rsidRPr="00000000" w14:paraId="00001023">
      <w:pPr>
        <w:numPr>
          <w:ilvl w:val="0"/>
          <w:numId w:val="75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~65–70% sugar (mostly sucrose, some glucose and fructose)</w:t>
        <w:br w:type="textWrapping"/>
      </w:r>
    </w:p>
    <w:p w:rsidR="00000000" w:rsidDel="00000000" w:rsidP="00000000" w:rsidRDefault="00000000" w:rsidRPr="00000000" w14:paraId="00001024">
      <w:pPr>
        <w:numPr>
          <w:ilvl w:val="0"/>
          <w:numId w:val="75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w:t>
      </w:r>
      <w:r w:rsidDel="00000000" w:rsidR="00000000" w:rsidRPr="00000000">
        <w:rPr>
          <w:rFonts w:ascii="Times New Roman" w:cs="Times New Roman" w:eastAsia="Times New Roman" w:hAnsi="Times New Roman"/>
          <w:b w:val="1"/>
          <w:bCs w:val="1"/>
          <w:rtl w:val="0"/>
        </w:rPr>
        <w:t xml:space="preserve">trace minerals</w:t>
      </w:r>
      <w:r w:rsidDel="00000000" w:rsidR="00000000" w:rsidRPr="00000000">
        <w:rPr>
          <w:rFonts w:ascii="Times New Roman" w:cs="Times New Roman" w:eastAsia="Times New Roman" w:hAnsi="Times New Roman"/>
          <w:rtl w:val="0"/>
        </w:rPr>
        <w:t xml:space="preserve">: iron, calcium, magnesium, potassium</w:t>
        <w:br w:type="textWrapping"/>
      </w:r>
    </w:p>
    <w:p w:rsidR="00000000" w:rsidDel="00000000" w:rsidP="00000000" w:rsidRDefault="00000000" w:rsidRPr="00000000" w14:paraId="00001025">
      <w:pPr>
        <w:numPr>
          <w:ilvl w:val="0"/>
          <w:numId w:val="75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caloric load (~60 kcal per tablespoon)</w:t>
        <w:br w:type="textWrapping"/>
      </w:r>
    </w:p>
    <w:p w:rsidR="00000000" w:rsidDel="00000000" w:rsidP="00000000" w:rsidRDefault="00000000" w:rsidRPr="00000000" w14:paraId="0000102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ydqbem6wl9al" w:id="491"/>
      <w:bookmarkEnd w:id="491"/>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028">
      <w:pPr>
        <w:numPr>
          <w:ilvl w:val="0"/>
          <w:numId w:val="65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Sweetens baked goods, cereals, and traditional foods</w:t>
        <w:br w:type="textWrapping"/>
      </w:r>
    </w:p>
    <w:p w:rsidR="00000000" w:rsidDel="00000000" w:rsidP="00000000" w:rsidRDefault="00000000" w:rsidRPr="00000000" w14:paraId="00001029">
      <w:pPr>
        <w:numPr>
          <w:ilvl w:val="0"/>
          <w:numId w:val="65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moisture, bulk, and caramel-like flavor</w:t>
        <w:br w:type="textWrapping"/>
      </w:r>
    </w:p>
    <w:p w:rsidR="00000000" w:rsidDel="00000000" w:rsidP="00000000" w:rsidRDefault="00000000" w:rsidRPr="00000000" w14:paraId="0000102A">
      <w:pPr>
        <w:numPr>
          <w:ilvl w:val="0"/>
          <w:numId w:val="65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“natural,” “organic,” or “ancient grain” sweetener</w:t>
        <w:br w:type="textWrapping"/>
      </w:r>
    </w:p>
    <w:p w:rsidR="00000000" w:rsidDel="00000000" w:rsidP="00000000" w:rsidRDefault="00000000" w:rsidRPr="00000000" w14:paraId="0000102B">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osvgdewh1254" w:id="492"/>
      <w:bookmarkEnd w:id="492"/>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limiting it</w:t>
      </w:r>
    </w:p>
    <w:p w:rsidR="00000000" w:rsidDel="00000000" w:rsidP="00000000" w:rsidRDefault="00000000" w:rsidRPr="00000000" w14:paraId="0000102D">
      <w:pPr>
        <w:numPr>
          <w:ilvl w:val="0"/>
          <w:numId w:val="92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 sugar → </w:t>
      </w:r>
      <w:r w:rsidDel="00000000" w:rsidR="00000000" w:rsidRPr="00000000">
        <w:rPr>
          <w:rFonts w:ascii="Times New Roman" w:cs="Times New Roman" w:eastAsia="Times New Roman" w:hAnsi="Times New Roman"/>
          <w:b w:val="1"/>
          <w:bCs w:val="1"/>
          <w:rtl w:val="0"/>
        </w:rPr>
        <w:t xml:space="preserve">blood sugar and insulin spikes</w:t>
        <w:br w:type="textWrapping"/>
      </w:r>
    </w:p>
    <w:p w:rsidR="00000000" w:rsidDel="00000000" w:rsidP="00000000" w:rsidRDefault="00000000" w:rsidRPr="00000000" w14:paraId="0000102E">
      <w:pPr>
        <w:numPr>
          <w:ilvl w:val="0"/>
          <w:numId w:val="92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Contributes to:</w:t>
        <w:br w:type="textWrapping"/>
      </w:r>
    </w:p>
    <w:p w:rsidR="00000000" w:rsidDel="00000000" w:rsidP="00000000" w:rsidRDefault="00000000" w:rsidRPr="00000000" w14:paraId="0000102F">
      <w:pPr>
        <w:numPr>
          <w:ilvl w:val="1"/>
          <w:numId w:val="920"/>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Insulin resistance / metabolic syndrome</w:t>
        <w:br w:type="textWrapping"/>
      </w:r>
    </w:p>
    <w:p w:rsidR="00000000" w:rsidDel="00000000" w:rsidP="00000000" w:rsidRDefault="00000000" w:rsidRPr="00000000" w14:paraId="00001030">
      <w:pPr>
        <w:numPr>
          <w:ilvl w:val="1"/>
          <w:numId w:val="920"/>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 gain</w:t>
        <w:br w:type="textWrapping"/>
      </w:r>
    </w:p>
    <w:p w:rsidR="00000000" w:rsidDel="00000000" w:rsidP="00000000" w:rsidRDefault="00000000" w:rsidRPr="00000000" w14:paraId="00001031">
      <w:pPr>
        <w:numPr>
          <w:ilvl w:val="1"/>
          <w:numId w:val="920"/>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Fatty liver</w:t>
        <w:br w:type="textWrapping"/>
      </w:r>
    </w:p>
    <w:p w:rsidR="00000000" w:rsidDel="00000000" w:rsidP="00000000" w:rsidRDefault="00000000" w:rsidRPr="00000000" w14:paraId="00001032">
      <w:pPr>
        <w:numPr>
          <w:ilvl w:val="0"/>
          <w:numId w:val="92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Mineral content does not offset sugar load</w:t>
        <w:br w:type="textWrapping"/>
      </w:r>
    </w:p>
    <w:p w:rsidR="00000000" w:rsidDel="00000000" w:rsidP="00000000" w:rsidRDefault="00000000" w:rsidRPr="00000000" w14:paraId="0000103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s78uawy4h53" w:id="493"/>
      <w:bookmarkEnd w:id="493"/>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035">
      <w:pPr>
        <w:numPr>
          <w:ilvl w:val="0"/>
          <w:numId w:val="48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Sucrose → glucose + fructose → blood sugar rise, insulin spike</w:t>
        <w:br w:type="textWrapping"/>
      </w:r>
    </w:p>
    <w:p w:rsidR="00000000" w:rsidDel="00000000" w:rsidP="00000000" w:rsidRDefault="00000000" w:rsidRPr="00000000" w14:paraId="00001036">
      <w:pPr>
        <w:numPr>
          <w:ilvl w:val="0"/>
          <w:numId w:val="48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Fructose → liver → triglycerides → fat storage</w:t>
        <w:br w:type="textWrapping"/>
      </w:r>
    </w:p>
    <w:p w:rsidR="00000000" w:rsidDel="00000000" w:rsidP="00000000" w:rsidRDefault="00000000" w:rsidRPr="00000000" w14:paraId="00001037">
      <w:pPr>
        <w:numPr>
          <w:ilvl w:val="0"/>
          <w:numId w:val="48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Chronic intake → oxidative stress, triglycerides rise, inflammation</w:t>
        <w:br w:type="textWrapping"/>
      </w:r>
    </w:p>
    <w:p w:rsidR="00000000" w:rsidDel="00000000" w:rsidP="00000000" w:rsidRDefault="00000000" w:rsidRPr="00000000" w14:paraId="00001038">
      <w:pPr>
        <w:numPr>
          <w:ilvl w:val="0"/>
          <w:numId w:val="48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Minimal fiber → rapid absorption → high glycemic load</w:t>
        <w:br w:type="textWrapping"/>
      </w:r>
    </w:p>
    <w:p w:rsidR="00000000" w:rsidDel="00000000" w:rsidP="00000000" w:rsidRDefault="00000000" w:rsidRPr="00000000" w14:paraId="0000103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vyg6dv9u0157" w:id="494"/>
      <w:bookmarkEnd w:id="494"/>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03B">
      <w:pPr>
        <w:numPr>
          <w:ilvl w:val="0"/>
          <w:numId w:val="98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2 diabetes / insulin resistance</w:t>
        <w:br w:type="textWrapping"/>
      </w:r>
    </w:p>
    <w:p w:rsidR="00000000" w:rsidDel="00000000" w:rsidP="00000000" w:rsidRDefault="00000000" w:rsidRPr="00000000" w14:paraId="0000103C">
      <w:pPr>
        <w:numPr>
          <w:ilvl w:val="0"/>
          <w:numId w:val="98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Obesity / metabolic syndrome</w:t>
        <w:br w:type="textWrapping"/>
      </w:r>
    </w:p>
    <w:p w:rsidR="00000000" w:rsidDel="00000000" w:rsidP="00000000" w:rsidRDefault="00000000" w:rsidRPr="00000000" w14:paraId="0000103D">
      <w:pPr>
        <w:numPr>
          <w:ilvl w:val="0"/>
          <w:numId w:val="98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Non-alcoholic fatty liver disease (NAFLD)</w:t>
        <w:br w:type="textWrapping"/>
      </w:r>
    </w:p>
    <w:p w:rsidR="00000000" w:rsidDel="00000000" w:rsidP="00000000" w:rsidRDefault="00000000" w:rsidRPr="00000000" w14:paraId="0000103E">
      <w:pPr>
        <w:numPr>
          <w:ilvl w:val="0"/>
          <w:numId w:val="98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Cardiovascular disease risk</w:t>
        <w:br w:type="textWrapping"/>
      </w:r>
    </w:p>
    <w:p w:rsidR="00000000" w:rsidDel="00000000" w:rsidP="00000000" w:rsidRDefault="00000000" w:rsidRPr="00000000" w14:paraId="0000103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u3ajhgahqy4h" w:id="495"/>
      <w:bookmarkEnd w:id="495"/>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041">
      <w:pPr>
        <w:numPr>
          <w:ilvl w:val="0"/>
          <w:numId w:val="86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Sorghum syrup jars (used in baking, pancakes, or traditional cooking)</w:t>
        <w:br w:type="textWrapping"/>
      </w:r>
    </w:p>
    <w:p w:rsidR="00000000" w:rsidDel="00000000" w:rsidP="00000000" w:rsidRDefault="00000000" w:rsidRPr="00000000" w14:paraId="00001042">
      <w:pPr>
        <w:numPr>
          <w:ilvl w:val="0"/>
          <w:numId w:val="86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Baked goods, granola, and cereals</w:t>
        <w:br w:type="textWrapping"/>
      </w:r>
    </w:p>
    <w:p w:rsidR="00000000" w:rsidDel="00000000" w:rsidP="00000000" w:rsidRDefault="00000000" w:rsidRPr="00000000" w14:paraId="00001043">
      <w:pPr>
        <w:numPr>
          <w:ilvl w:val="0"/>
          <w:numId w:val="86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Packaged “natural” or “ancient grain” foods</w:t>
        <w:br w:type="textWrapping"/>
      </w:r>
    </w:p>
    <w:p w:rsidR="00000000" w:rsidDel="00000000" w:rsidP="00000000" w:rsidRDefault="00000000" w:rsidRPr="00000000" w14:paraId="00001044">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045">
      <w:pPr>
        <w:numPr>
          <w:ilvl w:val="0"/>
          <w:numId w:val="67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Sorghum syrup</w:t>
        <w:br w:type="textWrapping"/>
      </w:r>
    </w:p>
    <w:p w:rsidR="00000000" w:rsidDel="00000000" w:rsidP="00000000" w:rsidRDefault="00000000" w:rsidRPr="00000000" w14:paraId="00001046">
      <w:pPr>
        <w:numPr>
          <w:ilvl w:val="0"/>
          <w:numId w:val="67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Sweet sorghum</w:t>
        <w:br w:type="textWrapping"/>
      </w:r>
    </w:p>
    <w:p w:rsidR="00000000" w:rsidDel="00000000" w:rsidP="00000000" w:rsidRDefault="00000000" w:rsidRPr="00000000" w14:paraId="00001047">
      <w:pPr>
        <w:numPr>
          <w:ilvl w:val="0"/>
          <w:numId w:val="67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Sorghum molasses</w:t>
      </w:r>
    </w:p>
    <w:p w:rsidR="00000000" w:rsidDel="00000000" w:rsidP="00000000" w:rsidRDefault="00000000" w:rsidRPr="00000000" w14:paraId="00001048">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49">
      <w:pPr>
        <w:pStyle w:val="Heading2"/>
        <w:keepNext w:val="0"/>
        <w:keepLines w:val="0"/>
        <w:spacing w:after="0" w:before="200" w:line="211.05847058823528" w:lineRule="auto"/>
        <w:rPr>
          <w:rFonts w:ascii="Calibri" w:cs="Calibri" w:eastAsia="Calibri" w:hAnsi="Calibri"/>
          <w:b w:val="1"/>
          <w:bCs w:val="1"/>
          <w:color w:val="0000ff"/>
          <w:sz w:val="40"/>
          <w:szCs w:val="40"/>
          <w:u w:val="single"/>
        </w:rPr>
      </w:pPr>
      <w:bookmarkStart w:colFirst="0" w:colLast="0" w:name="_ed8km3r1xwqz" w:id="496"/>
      <w:bookmarkEnd w:id="496"/>
      <w:r w:rsidDel="00000000" w:rsidR="00000000" w:rsidRPr="00000000">
        <w:rPr>
          <w:rFonts w:ascii="Calibri" w:cs="Calibri" w:eastAsia="Calibri" w:hAnsi="Calibri"/>
          <w:b w:val="1"/>
          <w:bCs w:val="1"/>
          <w:color w:val="0000ff"/>
          <w:sz w:val="40"/>
          <w:szCs w:val="40"/>
          <w:u w:val="single"/>
          <w:rtl w:val="0"/>
        </w:rPr>
        <w:t xml:space="preserve">Emulsifiers, Gums &amp; Texture Agents</w:t>
      </w:r>
    </w:p>
    <w:p w:rsidR="00000000" w:rsidDel="00000000" w:rsidP="00000000" w:rsidRDefault="00000000" w:rsidRPr="00000000" w14:paraId="0000104A">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Soy lecithin</w:t>
      </w:r>
    </w:p>
    <w:p w:rsidR="00000000" w:rsidDel="00000000" w:rsidP="00000000" w:rsidRDefault="00000000" w:rsidRPr="00000000" w14:paraId="0000104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8i8zdwc4abfa" w:id="497"/>
      <w:bookmarkEnd w:id="497"/>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04C">
      <w:pPr>
        <w:numPr>
          <w:ilvl w:val="0"/>
          <w:numId w:val="87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derived from </w:t>
      </w:r>
      <w:r w:rsidDel="00000000" w:rsidR="00000000" w:rsidRPr="00000000">
        <w:rPr>
          <w:rFonts w:ascii="Times New Roman" w:cs="Times New Roman" w:eastAsia="Times New Roman" w:hAnsi="Times New Roman"/>
          <w:b w:val="1"/>
          <w:bCs w:val="1"/>
          <w:rtl w:val="0"/>
        </w:rPr>
        <w:t xml:space="preserve">GMOs</w:t>
      </w:r>
      <w:r w:rsidDel="00000000" w:rsidR="00000000" w:rsidRPr="00000000">
        <w:rPr>
          <w:rFonts w:ascii="Cardo" w:cs="Cardo" w:eastAsia="Cardo" w:hAnsi="Cardo"/>
          <w:rtl w:val="0"/>
        </w:rPr>
        <w:t xml:space="preserve"> → concerns about genetic modification</w:t>
        <w:br w:type="textWrapping"/>
      </w:r>
    </w:p>
    <w:p w:rsidR="00000000" w:rsidDel="00000000" w:rsidP="00000000" w:rsidRDefault="00000000" w:rsidRPr="00000000" w14:paraId="0000104D">
      <w:pPr>
        <w:numPr>
          <w:ilvl w:val="0"/>
          <w:numId w:val="87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contain trace </w:t>
      </w:r>
      <w:r w:rsidDel="00000000" w:rsidR="00000000" w:rsidRPr="00000000">
        <w:rPr>
          <w:rFonts w:ascii="Times New Roman" w:cs="Times New Roman" w:eastAsia="Times New Roman" w:hAnsi="Times New Roman"/>
          <w:b w:val="1"/>
          <w:bCs w:val="1"/>
          <w:rtl w:val="0"/>
        </w:rPr>
        <w:t xml:space="preserve">soy proteins</w:t>
      </w:r>
      <w:r w:rsidDel="00000000" w:rsidR="00000000" w:rsidRPr="00000000">
        <w:rPr>
          <w:rFonts w:ascii="Cardo" w:cs="Cardo" w:eastAsia="Cardo" w:hAnsi="Cardo"/>
          <w:rtl w:val="0"/>
        </w:rPr>
        <w:t xml:space="preserve"> → potential allergen for sensitive individuals</w:t>
        <w:br w:type="textWrapping"/>
      </w:r>
    </w:p>
    <w:p w:rsidR="00000000" w:rsidDel="00000000" w:rsidP="00000000" w:rsidRDefault="00000000" w:rsidRPr="00000000" w14:paraId="0000104E">
      <w:pPr>
        <w:numPr>
          <w:ilvl w:val="0"/>
          <w:numId w:val="87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Frequently added to processed foods → “hidden ingredient” concern</w:t>
        <w:br w:type="textWrapping"/>
      </w:r>
    </w:p>
    <w:p w:rsidR="00000000" w:rsidDel="00000000" w:rsidP="00000000" w:rsidRDefault="00000000" w:rsidRPr="00000000" w14:paraId="0000104F">
      <w:pPr>
        <w:numPr>
          <w:ilvl w:val="0"/>
          <w:numId w:val="87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 flagged for </w:t>
      </w:r>
      <w:r w:rsidDel="00000000" w:rsidR="00000000" w:rsidRPr="00000000">
        <w:rPr>
          <w:rFonts w:ascii="Times New Roman" w:cs="Times New Roman" w:eastAsia="Times New Roman" w:hAnsi="Times New Roman"/>
          <w:b w:val="1"/>
          <w:bCs w:val="1"/>
          <w:rtl w:val="0"/>
        </w:rPr>
        <w:t xml:space="preserve">possible chemical residues</w:t>
      </w:r>
      <w:r w:rsidDel="00000000" w:rsidR="00000000" w:rsidRPr="00000000">
        <w:rPr>
          <w:rFonts w:ascii="Times New Roman" w:cs="Times New Roman" w:eastAsia="Times New Roman" w:hAnsi="Times New Roman"/>
          <w:rtl w:val="0"/>
        </w:rPr>
        <w:t xml:space="preserve"> from extraction (hexane, though mostly removed in food-grade lecithin)</w:t>
        <w:br w:type="textWrapping"/>
      </w:r>
    </w:p>
    <w:p w:rsidR="00000000" w:rsidDel="00000000" w:rsidP="00000000" w:rsidRDefault="00000000" w:rsidRPr="00000000" w14:paraId="0000105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qe5ypyedfnkg" w:id="498"/>
      <w:bookmarkEnd w:id="498"/>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052">
      <w:pPr>
        <w:numPr>
          <w:ilvl w:val="0"/>
          <w:numId w:val="77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Phospholipid extracted from </w:t>
      </w:r>
      <w:r w:rsidDel="00000000" w:rsidR="00000000" w:rsidRPr="00000000">
        <w:rPr>
          <w:rFonts w:ascii="Times New Roman" w:cs="Times New Roman" w:eastAsia="Times New Roman" w:hAnsi="Times New Roman"/>
          <w:b w:val="1"/>
          <w:bCs w:val="1"/>
          <w:rtl w:val="0"/>
        </w:rPr>
        <w:t xml:space="preserve">soybeans</w:t>
        <w:br w:type="textWrapping"/>
      </w:r>
    </w:p>
    <w:p w:rsidR="00000000" w:rsidDel="00000000" w:rsidP="00000000" w:rsidRDefault="00000000" w:rsidRPr="00000000" w14:paraId="00001053">
      <w:pPr>
        <w:numPr>
          <w:ilvl w:val="0"/>
          <w:numId w:val="77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Natural emulsifier → helps </w:t>
      </w:r>
      <w:r w:rsidDel="00000000" w:rsidR="00000000" w:rsidRPr="00000000">
        <w:rPr>
          <w:rFonts w:ascii="Times New Roman" w:cs="Times New Roman" w:eastAsia="Times New Roman" w:hAnsi="Times New Roman"/>
          <w:b w:val="1"/>
          <w:bCs w:val="1"/>
          <w:rtl w:val="0"/>
        </w:rPr>
        <w:t xml:space="preserve">blend oil and water</w:t>
        <w:br w:type="textWrapping"/>
      </w:r>
    </w:p>
    <w:p w:rsidR="00000000" w:rsidDel="00000000" w:rsidP="00000000" w:rsidRDefault="00000000" w:rsidRPr="00000000" w14:paraId="00001054">
      <w:pPr>
        <w:numPr>
          <w:ilvl w:val="0"/>
          <w:numId w:val="77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 in </w:t>
      </w:r>
      <w:r w:rsidDel="00000000" w:rsidR="00000000" w:rsidRPr="00000000">
        <w:rPr>
          <w:rFonts w:ascii="Times New Roman" w:cs="Times New Roman" w:eastAsia="Times New Roman" w:hAnsi="Times New Roman"/>
          <w:b w:val="1"/>
          <w:bCs w:val="1"/>
          <w:rtl w:val="0"/>
        </w:rPr>
        <w:t xml:space="preserve">liquid, powder, or granule form</w:t>
        <w:br w:type="textWrapping"/>
      </w:r>
    </w:p>
    <w:p w:rsidR="00000000" w:rsidDel="00000000" w:rsidP="00000000" w:rsidRDefault="00000000" w:rsidRPr="00000000" w14:paraId="00001055">
      <w:pPr>
        <w:numPr>
          <w:ilvl w:val="0"/>
          <w:numId w:val="77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small amounts of fat, phosphatidylcholine, and other phospholipids</w:t>
        <w:br w:type="textWrapping"/>
      </w:r>
    </w:p>
    <w:p w:rsidR="00000000" w:rsidDel="00000000" w:rsidP="00000000" w:rsidRDefault="00000000" w:rsidRPr="00000000" w14:paraId="0000105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wpf5hpaimat3" w:id="499"/>
      <w:bookmarkEnd w:id="499"/>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058">
      <w:pPr>
        <w:numPr>
          <w:ilvl w:val="0"/>
          <w:numId w:val="24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Emulsifier</w:t>
      </w:r>
      <w:r w:rsidDel="00000000" w:rsidR="00000000" w:rsidRPr="00000000">
        <w:rPr>
          <w:rFonts w:ascii="Cardo" w:cs="Cardo" w:eastAsia="Cardo" w:hAnsi="Cardo"/>
          <w:rtl w:val="0"/>
        </w:rPr>
        <w:t xml:space="preserve"> → keeps chocolate, peanut butter, salad dressings, and margarine smooth</w:t>
        <w:br w:type="textWrapping"/>
      </w:r>
    </w:p>
    <w:p w:rsidR="00000000" w:rsidDel="00000000" w:rsidP="00000000" w:rsidRDefault="00000000" w:rsidRPr="00000000" w14:paraId="00001059">
      <w:pPr>
        <w:numPr>
          <w:ilvl w:val="0"/>
          <w:numId w:val="24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Extends </w:t>
      </w:r>
      <w:r w:rsidDel="00000000" w:rsidR="00000000" w:rsidRPr="00000000">
        <w:rPr>
          <w:rFonts w:ascii="Times New Roman" w:cs="Times New Roman" w:eastAsia="Times New Roman" w:hAnsi="Times New Roman"/>
          <w:b w:val="1"/>
          <w:bCs w:val="1"/>
          <w:rtl w:val="0"/>
        </w:rPr>
        <w:t xml:space="preserve">shelf life</w:t>
      </w:r>
      <w:r w:rsidDel="00000000" w:rsidR="00000000" w:rsidRPr="00000000">
        <w:rPr>
          <w:rFonts w:ascii="Times New Roman" w:cs="Times New Roman" w:eastAsia="Times New Roman" w:hAnsi="Times New Roman"/>
          <w:rtl w:val="0"/>
        </w:rPr>
        <w:t xml:space="preserve"> and prevents separation</w:t>
        <w:br w:type="textWrapping"/>
      </w:r>
    </w:p>
    <w:p w:rsidR="00000000" w:rsidDel="00000000" w:rsidP="00000000" w:rsidRDefault="00000000" w:rsidRPr="00000000" w14:paraId="0000105A">
      <w:pPr>
        <w:numPr>
          <w:ilvl w:val="0"/>
          <w:numId w:val="24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texture</w:t>
      </w:r>
      <w:r w:rsidDel="00000000" w:rsidR="00000000" w:rsidRPr="00000000">
        <w:rPr>
          <w:rFonts w:ascii="Times New Roman" w:cs="Times New Roman" w:eastAsia="Times New Roman" w:hAnsi="Times New Roman"/>
          <w:rtl w:val="0"/>
        </w:rPr>
        <w:t xml:space="preserve"> and consistency in baked goods and processed foods</w:t>
        <w:br w:type="textWrapping"/>
      </w:r>
    </w:p>
    <w:p w:rsidR="00000000" w:rsidDel="00000000" w:rsidP="00000000" w:rsidRDefault="00000000" w:rsidRPr="00000000" w14:paraId="0000105B">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jexlw39u56er" w:id="500"/>
      <w:bookmarkEnd w:id="500"/>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caution</w:t>
      </w:r>
    </w:p>
    <w:p w:rsidR="00000000" w:rsidDel="00000000" w:rsidP="00000000" w:rsidRDefault="00000000" w:rsidRPr="00000000" w14:paraId="0000105D">
      <w:pPr>
        <w:numPr>
          <w:ilvl w:val="0"/>
          <w:numId w:val="5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Mostly </w:t>
      </w:r>
      <w:r w:rsidDel="00000000" w:rsidR="00000000" w:rsidRPr="00000000">
        <w:rPr>
          <w:rFonts w:ascii="Times New Roman" w:cs="Times New Roman" w:eastAsia="Times New Roman" w:hAnsi="Times New Roman"/>
          <w:b w:val="1"/>
          <w:bCs w:val="1"/>
          <w:rtl w:val="0"/>
        </w:rPr>
        <w:t xml:space="preserve">safe for most people</w:t>
      </w:r>
      <w:r w:rsidDel="00000000" w:rsidR="00000000" w:rsidRPr="00000000">
        <w:rPr>
          <w:rFonts w:ascii="Times New Roman" w:cs="Times New Roman" w:eastAsia="Times New Roman" w:hAnsi="Times New Roman"/>
          <w:rtl w:val="0"/>
        </w:rPr>
        <w:t xml:space="preserve">, but:</w:t>
        <w:br w:type="textWrapping"/>
      </w:r>
    </w:p>
    <w:p w:rsidR="00000000" w:rsidDel="00000000" w:rsidP="00000000" w:rsidRDefault="00000000" w:rsidRPr="00000000" w14:paraId="0000105E">
      <w:pPr>
        <w:numPr>
          <w:ilvl w:val="1"/>
          <w:numId w:val="52"/>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w:t>
      </w:r>
      <w:r w:rsidDel="00000000" w:rsidR="00000000" w:rsidRPr="00000000">
        <w:rPr>
          <w:rFonts w:ascii="Times New Roman" w:cs="Times New Roman" w:eastAsia="Times New Roman" w:hAnsi="Times New Roman"/>
          <w:b w:val="1"/>
          <w:bCs w:val="1"/>
          <w:rtl w:val="0"/>
        </w:rPr>
        <w:t xml:space="preserve">allergen</w:t>
      </w:r>
      <w:r w:rsidDel="00000000" w:rsidR="00000000" w:rsidRPr="00000000">
        <w:rPr>
          <w:rFonts w:ascii="Times New Roman" w:cs="Times New Roman" w:eastAsia="Times New Roman" w:hAnsi="Times New Roman"/>
          <w:rtl w:val="0"/>
        </w:rPr>
        <w:t xml:space="preserve"> for soy-sensitive individuals</w:t>
        <w:br w:type="textWrapping"/>
      </w:r>
    </w:p>
    <w:p w:rsidR="00000000" w:rsidDel="00000000" w:rsidP="00000000" w:rsidRDefault="00000000" w:rsidRPr="00000000" w14:paraId="0000105F">
      <w:pPr>
        <w:numPr>
          <w:ilvl w:val="1"/>
          <w:numId w:val="52"/>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w:t>
      </w:r>
      <w:r w:rsidDel="00000000" w:rsidR="00000000" w:rsidRPr="00000000">
        <w:rPr>
          <w:rFonts w:ascii="Times New Roman" w:cs="Times New Roman" w:eastAsia="Times New Roman" w:hAnsi="Times New Roman"/>
          <w:b w:val="1"/>
          <w:bCs w:val="1"/>
          <w:rtl w:val="0"/>
        </w:rPr>
        <w:t xml:space="preserve">genetically modified</w:t>
        <w:br w:type="textWrapping"/>
      </w:r>
    </w:p>
    <w:p w:rsidR="00000000" w:rsidDel="00000000" w:rsidP="00000000" w:rsidRDefault="00000000" w:rsidRPr="00000000" w14:paraId="00001060">
      <w:pPr>
        <w:numPr>
          <w:ilvl w:val="1"/>
          <w:numId w:val="52"/>
        </w:numPr>
        <w:spacing w:after="240" w:before="0" w:beforeAutospacing="0" w:line="276.0005454545455"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Highly processed → not a whole-food source of lecithin</w:t>
        <w:br w:type="textWrapping"/>
      </w:r>
    </w:p>
    <w:p w:rsidR="00000000" w:rsidDel="00000000" w:rsidP="00000000" w:rsidRDefault="00000000" w:rsidRPr="00000000" w14:paraId="0000106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5e5ss5swecsa" w:id="501"/>
      <w:bookmarkEnd w:id="501"/>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063">
      <w:pPr>
        <w:numPr>
          <w:ilvl w:val="0"/>
          <w:numId w:val="19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Metabolized into </w:t>
      </w:r>
      <w:r w:rsidDel="00000000" w:rsidR="00000000" w:rsidRPr="00000000">
        <w:rPr>
          <w:rFonts w:ascii="Times New Roman" w:cs="Times New Roman" w:eastAsia="Times New Roman" w:hAnsi="Times New Roman"/>
          <w:b w:val="1"/>
          <w:bCs w:val="1"/>
          <w:rtl w:val="0"/>
        </w:rPr>
        <w:t xml:space="preserve">phospholipids</w:t>
      </w:r>
      <w:r w:rsidDel="00000000" w:rsidR="00000000" w:rsidRPr="00000000">
        <w:rPr>
          <w:rFonts w:ascii="Cardo" w:cs="Cardo" w:eastAsia="Cardo" w:hAnsi="Cardo"/>
          <w:rtl w:val="0"/>
        </w:rPr>
        <w:t xml:space="preserve"> → used in cell membranes</w:t>
        <w:br w:type="textWrapping"/>
      </w:r>
    </w:p>
    <w:p w:rsidR="00000000" w:rsidDel="00000000" w:rsidP="00000000" w:rsidRDefault="00000000" w:rsidRPr="00000000" w14:paraId="00001064">
      <w:pPr>
        <w:numPr>
          <w:ilvl w:val="0"/>
          <w:numId w:val="19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caloric impact at normal food-use levels</w:t>
        <w:br w:type="textWrapping"/>
      </w:r>
    </w:p>
    <w:p w:rsidR="00000000" w:rsidDel="00000000" w:rsidP="00000000" w:rsidRDefault="00000000" w:rsidRPr="00000000" w14:paraId="00001065">
      <w:pPr>
        <w:numPr>
          <w:ilvl w:val="0"/>
          <w:numId w:val="19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Rarely, very sensitive individuals may experience mild GI upset</w:t>
        <w:br w:type="textWrapping"/>
      </w:r>
    </w:p>
    <w:p w:rsidR="00000000" w:rsidDel="00000000" w:rsidP="00000000" w:rsidRDefault="00000000" w:rsidRPr="00000000" w14:paraId="0000106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5twpbpunnwe2" w:id="502"/>
      <w:bookmarkEnd w:id="502"/>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068">
      <w:pPr>
        <w:numPr>
          <w:ilvl w:val="0"/>
          <w:numId w:val="31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strong direct link to chronic disease in general population</w:t>
        <w:br w:type="textWrapping"/>
      </w:r>
    </w:p>
    <w:p w:rsidR="00000000" w:rsidDel="00000000" w:rsidP="00000000" w:rsidRDefault="00000000" w:rsidRPr="00000000" w14:paraId="00001069">
      <w:pPr>
        <w:numPr>
          <w:ilvl w:val="0"/>
          <w:numId w:val="31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soy-allergic or GMO-sensitive individuals, can cause </w:t>
      </w:r>
      <w:r w:rsidDel="00000000" w:rsidR="00000000" w:rsidRPr="00000000">
        <w:rPr>
          <w:rFonts w:ascii="Times New Roman" w:cs="Times New Roman" w:eastAsia="Times New Roman" w:hAnsi="Times New Roman"/>
          <w:b w:val="1"/>
          <w:bCs w:val="1"/>
          <w:rtl w:val="0"/>
        </w:rPr>
        <w:t xml:space="preserve">immune reactions</w:t>
        <w:br w:type="textWrapping"/>
      </w:r>
    </w:p>
    <w:p w:rsidR="00000000" w:rsidDel="00000000" w:rsidP="00000000" w:rsidRDefault="00000000" w:rsidRPr="00000000" w14:paraId="0000106A">
      <w:pPr>
        <w:numPr>
          <w:ilvl w:val="0"/>
          <w:numId w:val="31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metabolic impact</w:t>
        <w:br w:type="textWrapping"/>
      </w:r>
    </w:p>
    <w:p w:rsidR="00000000" w:rsidDel="00000000" w:rsidP="00000000" w:rsidRDefault="00000000" w:rsidRPr="00000000" w14:paraId="0000106B">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ka9eneug3tnh" w:id="503"/>
      <w:bookmarkEnd w:id="503"/>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06D">
      <w:pPr>
        <w:numPr>
          <w:ilvl w:val="0"/>
          <w:numId w:val="13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Chocolate, baked goods, margarine, peanut butter, nut butters</w:t>
        <w:br w:type="textWrapping"/>
      </w:r>
    </w:p>
    <w:p w:rsidR="00000000" w:rsidDel="00000000" w:rsidP="00000000" w:rsidRDefault="00000000" w:rsidRPr="00000000" w14:paraId="0000106E">
      <w:pPr>
        <w:numPr>
          <w:ilvl w:val="0"/>
          <w:numId w:val="13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Salad dressings, mayonnaise, and sauces</w:t>
        <w:br w:type="textWrapping"/>
      </w:r>
    </w:p>
    <w:p w:rsidR="00000000" w:rsidDel="00000000" w:rsidP="00000000" w:rsidRDefault="00000000" w:rsidRPr="00000000" w14:paraId="0000106F">
      <w:pPr>
        <w:numPr>
          <w:ilvl w:val="0"/>
          <w:numId w:val="13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Processed or packaged foods as </w:t>
      </w:r>
      <w:r w:rsidDel="00000000" w:rsidR="00000000" w:rsidRPr="00000000">
        <w:rPr>
          <w:rFonts w:ascii="Times New Roman" w:cs="Times New Roman" w:eastAsia="Times New Roman" w:hAnsi="Times New Roman"/>
          <w:b w:val="1"/>
          <w:bCs w:val="1"/>
          <w:rtl w:val="0"/>
        </w:rPr>
        <w:t xml:space="preserve">“lecithin”</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“soy lecithin”</w:t>
        <w:br w:type="textWrapping"/>
      </w:r>
    </w:p>
    <w:p w:rsidR="00000000" w:rsidDel="00000000" w:rsidP="00000000" w:rsidRDefault="00000000" w:rsidRPr="00000000" w14:paraId="00001070">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071">
      <w:pPr>
        <w:numPr>
          <w:ilvl w:val="0"/>
          <w:numId w:val="80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Soy lecithin</w:t>
        <w:br w:type="textWrapping"/>
      </w:r>
    </w:p>
    <w:p w:rsidR="00000000" w:rsidDel="00000000" w:rsidP="00000000" w:rsidRDefault="00000000" w:rsidRPr="00000000" w14:paraId="00001072">
      <w:pPr>
        <w:numPr>
          <w:ilvl w:val="0"/>
          <w:numId w:val="80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Lecithin</w:t>
        <w:br w:type="textWrapping"/>
      </w:r>
    </w:p>
    <w:p w:rsidR="00000000" w:rsidDel="00000000" w:rsidP="00000000" w:rsidRDefault="00000000" w:rsidRPr="00000000" w14:paraId="00001073">
      <w:pPr>
        <w:numPr>
          <w:ilvl w:val="0"/>
          <w:numId w:val="80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E322 (European additive code)</w:t>
        <w:br w:type="textWrapping"/>
      </w:r>
    </w:p>
    <w:p w:rsidR="00000000" w:rsidDel="00000000" w:rsidP="00000000" w:rsidRDefault="00000000" w:rsidRPr="00000000" w14:paraId="00001074">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Sunflower lecithin</w:t>
      </w:r>
    </w:p>
    <w:p w:rsidR="00000000" w:rsidDel="00000000" w:rsidP="00000000" w:rsidRDefault="00000000" w:rsidRPr="00000000" w14:paraId="0000107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zgce9yz5oyx" w:id="504"/>
      <w:bookmarkEnd w:id="504"/>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076">
      <w:pPr>
        <w:numPr>
          <w:ilvl w:val="0"/>
          <w:numId w:val="82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Processed additive → some patients prefer whole-food sources</w:t>
        <w:br w:type="textWrapping"/>
      </w:r>
    </w:p>
    <w:p w:rsidR="00000000" w:rsidDel="00000000" w:rsidP="00000000" w:rsidRDefault="00000000" w:rsidRPr="00000000" w14:paraId="00001077">
      <w:pPr>
        <w:numPr>
          <w:ilvl w:val="0"/>
          <w:numId w:val="82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 </w:t>
      </w:r>
      <w:r w:rsidDel="00000000" w:rsidR="00000000" w:rsidRPr="00000000">
        <w:rPr>
          <w:rFonts w:ascii="Times New Roman" w:cs="Times New Roman" w:eastAsia="Times New Roman" w:hAnsi="Times New Roman"/>
          <w:b w:val="1"/>
          <w:bCs w:val="1"/>
          <w:rtl w:val="0"/>
        </w:rPr>
        <w:t xml:space="preserve">allergy</w:t>
      </w:r>
      <w:r w:rsidDel="00000000" w:rsidR="00000000" w:rsidRPr="00000000">
        <w:rPr>
          <w:rFonts w:ascii="Times New Roman" w:cs="Times New Roman" w:eastAsia="Times New Roman" w:hAnsi="Times New Roman"/>
          <w:rtl w:val="0"/>
        </w:rPr>
        <w:t xml:space="preserve"> to sunflower seeds can cause reactions</w:t>
        <w:br w:type="textWrapping"/>
      </w:r>
    </w:p>
    <w:p w:rsidR="00000000" w:rsidDel="00000000" w:rsidP="00000000" w:rsidRDefault="00000000" w:rsidRPr="00000000" w14:paraId="00001078">
      <w:pPr>
        <w:numPr>
          <w:ilvl w:val="0"/>
          <w:numId w:val="82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marketed as a “cleaner” or </w:t>
      </w:r>
      <w:r w:rsidDel="00000000" w:rsidR="00000000" w:rsidRPr="00000000">
        <w:rPr>
          <w:rFonts w:ascii="Times New Roman" w:cs="Times New Roman" w:eastAsia="Times New Roman" w:hAnsi="Times New Roman"/>
          <w:b w:val="1"/>
          <w:bCs w:val="1"/>
          <w:rtl w:val="0"/>
        </w:rPr>
        <w:t xml:space="preserve">non-GMO alternative</w:t>
      </w:r>
      <w:r w:rsidDel="00000000" w:rsidR="00000000" w:rsidRPr="00000000">
        <w:rPr>
          <w:rFonts w:ascii="Times New Roman" w:cs="Times New Roman" w:eastAsia="Times New Roman" w:hAnsi="Times New Roman"/>
          <w:rtl w:val="0"/>
        </w:rPr>
        <w:t xml:space="preserve"> to soy lecithin</w:t>
        <w:br w:type="textWrapping"/>
      </w:r>
    </w:p>
    <w:p w:rsidR="00000000" w:rsidDel="00000000" w:rsidP="00000000" w:rsidRDefault="00000000" w:rsidRPr="00000000" w14:paraId="0000107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mimiwdd9jczi" w:id="505"/>
      <w:bookmarkEnd w:id="505"/>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07B">
      <w:pPr>
        <w:numPr>
          <w:ilvl w:val="0"/>
          <w:numId w:val="59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Phospholipid extracted from </w:t>
      </w:r>
      <w:r w:rsidDel="00000000" w:rsidR="00000000" w:rsidRPr="00000000">
        <w:rPr>
          <w:rFonts w:ascii="Times New Roman" w:cs="Times New Roman" w:eastAsia="Times New Roman" w:hAnsi="Times New Roman"/>
          <w:b w:val="1"/>
          <w:bCs w:val="1"/>
          <w:rtl w:val="0"/>
        </w:rPr>
        <w:t xml:space="preserve">sunflower seeds</w:t>
        <w:br w:type="textWrapping"/>
      </w:r>
    </w:p>
    <w:p w:rsidR="00000000" w:rsidDel="00000000" w:rsidP="00000000" w:rsidRDefault="00000000" w:rsidRPr="00000000" w14:paraId="0000107C">
      <w:pPr>
        <w:numPr>
          <w:ilvl w:val="0"/>
          <w:numId w:val="59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Natural emulsifier → helps </w:t>
      </w:r>
      <w:r w:rsidDel="00000000" w:rsidR="00000000" w:rsidRPr="00000000">
        <w:rPr>
          <w:rFonts w:ascii="Times New Roman" w:cs="Times New Roman" w:eastAsia="Times New Roman" w:hAnsi="Times New Roman"/>
          <w:b w:val="1"/>
          <w:bCs w:val="1"/>
          <w:rtl w:val="0"/>
        </w:rPr>
        <w:t xml:space="preserve">blend oil and water</w:t>
        <w:br w:type="textWrapping"/>
      </w:r>
    </w:p>
    <w:p w:rsidR="00000000" w:rsidDel="00000000" w:rsidP="00000000" w:rsidRDefault="00000000" w:rsidRPr="00000000" w14:paraId="0000107D">
      <w:pPr>
        <w:numPr>
          <w:ilvl w:val="0"/>
          <w:numId w:val="59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 in </w:t>
      </w:r>
      <w:r w:rsidDel="00000000" w:rsidR="00000000" w:rsidRPr="00000000">
        <w:rPr>
          <w:rFonts w:ascii="Times New Roman" w:cs="Times New Roman" w:eastAsia="Times New Roman" w:hAnsi="Times New Roman"/>
          <w:b w:val="1"/>
          <w:bCs w:val="1"/>
          <w:rtl w:val="0"/>
        </w:rPr>
        <w:t xml:space="preserve">liquid, powder, or granule form</w:t>
        <w:br w:type="textWrapping"/>
      </w:r>
    </w:p>
    <w:p w:rsidR="00000000" w:rsidDel="00000000" w:rsidP="00000000" w:rsidRDefault="00000000" w:rsidRPr="00000000" w14:paraId="0000107E">
      <w:pPr>
        <w:numPr>
          <w:ilvl w:val="0"/>
          <w:numId w:val="59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small amounts of phosphatidylcholine and phospholipids</w:t>
        <w:br w:type="textWrapping"/>
      </w:r>
    </w:p>
    <w:p w:rsidR="00000000" w:rsidDel="00000000" w:rsidP="00000000" w:rsidRDefault="00000000" w:rsidRPr="00000000" w14:paraId="0000107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du94dgbce7oq" w:id="506"/>
      <w:bookmarkEnd w:id="506"/>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081">
      <w:pPr>
        <w:numPr>
          <w:ilvl w:val="0"/>
          <w:numId w:val="82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Emulsifier</w:t>
      </w:r>
      <w:r w:rsidDel="00000000" w:rsidR="00000000" w:rsidRPr="00000000">
        <w:rPr>
          <w:rFonts w:ascii="Cardo" w:cs="Cardo" w:eastAsia="Cardo" w:hAnsi="Cardo"/>
          <w:rtl w:val="0"/>
        </w:rPr>
        <w:t xml:space="preserve"> → prevents separation in chocolate, nut butters, and baked goods</w:t>
        <w:br w:type="textWrapping"/>
      </w:r>
    </w:p>
    <w:p w:rsidR="00000000" w:rsidDel="00000000" w:rsidP="00000000" w:rsidRDefault="00000000" w:rsidRPr="00000000" w14:paraId="00001082">
      <w:pPr>
        <w:numPr>
          <w:ilvl w:val="0"/>
          <w:numId w:val="82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texture, smoothness, and shelf life</w:t>
        <w:br w:type="textWrapping"/>
      </w:r>
    </w:p>
    <w:p w:rsidR="00000000" w:rsidDel="00000000" w:rsidP="00000000" w:rsidRDefault="00000000" w:rsidRPr="00000000" w14:paraId="00001083">
      <w:pPr>
        <w:numPr>
          <w:ilvl w:val="0"/>
          <w:numId w:val="82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w:t>
      </w:r>
      <w:r w:rsidDel="00000000" w:rsidR="00000000" w:rsidRPr="00000000">
        <w:rPr>
          <w:rFonts w:ascii="Times New Roman" w:cs="Times New Roman" w:eastAsia="Times New Roman" w:hAnsi="Times New Roman"/>
          <w:b w:val="1"/>
          <w:bCs w:val="1"/>
          <w:rtl w:val="0"/>
        </w:rPr>
        <w:t xml:space="preserve">non-GMO, allergen-friendly</w:t>
      </w:r>
      <w:r w:rsidDel="00000000" w:rsidR="00000000" w:rsidRPr="00000000">
        <w:rPr>
          <w:rFonts w:ascii="Times New Roman" w:cs="Times New Roman" w:eastAsia="Times New Roman" w:hAnsi="Times New Roman"/>
          <w:rtl w:val="0"/>
        </w:rPr>
        <w:t xml:space="preserve"> alternative to soy lecithin</w:t>
        <w:br w:type="textWrapping"/>
      </w:r>
    </w:p>
    <w:p w:rsidR="00000000" w:rsidDel="00000000" w:rsidP="00000000" w:rsidRDefault="00000000" w:rsidRPr="00000000" w14:paraId="0000108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3urdfh8f4daw" w:id="507"/>
      <w:bookmarkEnd w:id="507"/>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caution</w:t>
      </w:r>
    </w:p>
    <w:p w:rsidR="00000000" w:rsidDel="00000000" w:rsidP="00000000" w:rsidRDefault="00000000" w:rsidRPr="00000000" w14:paraId="00001086">
      <w:pPr>
        <w:numPr>
          <w:ilvl w:val="0"/>
          <w:numId w:val="27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safe for most people</w:t>
        <w:br w:type="textWrapping"/>
      </w:r>
    </w:p>
    <w:p w:rsidR="00000000" w:rsidDel="00000000" w:rsidP="00000000" w:rsidRDefault="00000000" w:rsidRPr="00000000" w14:paraId="00001087">
      <w:pPr>
        <w:numPr>
          <w:ilvl w:val="0"/>
          <w:numId w:val="27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 </w:t>
      </w:r>
      <w:r w:rsidDel="00000000" w:rsidR="00000000" w:rsidRPr="00000000">
        <w:rPr>
          <w:rFonts w:ascii="Times New Roman" w:cs="Times New Roman" w:eastAsia="Times New Roman" w:hAnsi="Times New Roman"/>
          <w:b w:val="1"/>
          <w:bCs w:val="1"/>
          <w:rtl w:val="0"/>
        </w:rPr>
        <w:t xml:space="preserve">allergic reactions</w:t>
      </w:r>
      <w:r w:rsidDel="00000000" w:rsidR="00000000" w:rsidRPr="00000000">
        <w:rPr>
          <w:rFonts w:ascii="Times New Roman" w:cs="Times New Roman" w:eastAsia="Times New Roman" w:hAnsi="Times New Roman"/>
          <w:rtl w:val="0"/>
        </w:rPr>
        <w:t xml:space="preserve"> in sunflower-sensitive individuals</w:t>
        <w:br w:type="textWrapping"/>
      </w:r>
    </w:p>
    <w:p w:rsidR="00000000" w:rsidDel="00000000" w:rsidP="00000000" w:rsidRDefault="00000000" w:rsidRPr="00000000" w14:paraId="00001088">
      <w:pPr>
        <w:numPr>
          <w:ilvl w:val="0"/>
          <w:numId w:val="27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Mostly a </w:t>
      </w:r>
      <w:r w:rsidDel="00000000" w:rsidR="00000000" w:rsidRPr="00000000">
        <w:rPr>
          <w:rFonts w:ascii="Times New Roman" w:cs="Times New Roman" w:eastAsia="Times New Roman" w:hAnsi="Times New Roman"/>
          <w:b w:val="1"/>
          <w:bCs w:val="1"/>
          <w:rtl w:val="0"/>
        </w:rPr>
        <w:t xml:space="preserve">processed ingredient</w:t>
      </w:r>
      <w:r w:rsidDel="00000000" w:rsidR="00000000" w:rsidRPr="00000000">
        <w:rPr>
          <w:rFonts w:ascii="Cardo" w:cs="Cardo" w:eastAsia="Cardo" w:hAnsi="Cardo"/>
          <w:rtl w:val="0"/>
        </w:rPr>
        <w:t xml:space="preserve"> → not a whole-food nutrient source</w:t>
        <w:br w:type="textWrapping"/>
      </w:r>
    </w:p>
    <w:p w:rsidR="00000000" w:rsidDel="00000000" w:rsidP="00000000" w:rsidRDefault="00000000" w:rsidRPr="00000000" w14:paraId="0000108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okhopt9f8fv8" w:id="508"/>
      <w:bookmarkEnd w:id="508"/>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08B">
      <w:pPr>
        <w:numPr>
          <w:ilvl w:val="0"/>
          <w:numId w:val="116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Metabolized into </w:t>
      </w:r>
      <w:r w:rsidDel="00000000" w:rsidR="00000000" w:rsidRPr="00000000">
        <w:rPr>
          <w:rFonts w:ascii="Times New Roman" w:cs="Times New Roman" w:eastAsia="Times New Roman" w:hAnsi="Times New Roman"/>
          <w:b w:val="1"/>
          <w:bCs w:val="1"/>
          <w:rtl w:val="0"/>
        </w:rPr>
        <w:t xml:space="preserve">phospholipids</w:t>
      </w:r>
      <w:r w:rsidDel="00000000" w:rsidR="00000000" w:rsidRPr="00000000">
        <w:rPr>
          <w:rFonts w:ascii="Cardo" w:cs="Cardo" w:eastAsia="Cardo" w:hAnsi="Cardo"/>
          <w:rtl w:val="0"/>
        </w:rPr>
        <w:t xml:space="preserve"> → incorporated into cell membranes</w:t>
        <w:br w:type="textWrapping"/>
      </w:r>
    </w:p>
    <w:p w:rsidR="00000000" w:rsidDel="00000000" w:rsidP="00000000" w:rsidRDefault="00000000" w:rsidRPr="00000000" w14:paraId="0000108C">
      <w:pPr>
        <w:numPr>
          <w:ilvl w:val="0"/>
          <w:numId w:val="116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caloric or metabolic impact at normal use</w:t>
        <w:br w:type="textWrapping"/>
      </w:r>
    </w:p>
    <w:p w:rsidR="00000000" w:rsidDel="00000000" w:rsidP="00000000" w:rsidRDefault="00000000" w:rsidRPr="00000000" w14:paraId="0000108D">
      <w:pPr>
        <w:numPr>
          <w:ilvl w:val="0"/>
          <w:numId w:val="116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 mild GI upset possible in sensitive individuals</w:t>
        <w:br w:type="textWrapping"/>
      </w:r>
    </w:p>
    <w:p w:rsidR="00000000" w:rsidDel="00000000" w:rsidP="00000000" w:rsidRDefault="00000000" w:rsidRPr="00000000" w14:paraId="0000108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dqqb4ooxcgno" w:id="509"/>
      <w:bookmarkEnd w:id="509"/>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090">
      <w:pPr>
        <w:numPr>
          <w:ilvl w:val="0"/>
          <w:numId w:val="61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significant links in the general population</w:t>
        <w:br w:type="textWrapping"/>
      </w:r>
    </w:p>
    <w:p w:rsidR="00000000" w:rsidDel="00000000" w:rsidP="00000000" w:rsidRDefault="00000000" w:rsidRPr="00000000" w14:paraId="00001091">
      <w:pPr>
        <w:numPr>
          <w:ilvl w:val="0"/>
          <w:numId w:val="61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 immune reaction in sunflower-allergic individuals</w:t>
        <w:br w:type="textWrapping"/>
      </w:r>
    </w:p>
    <w:p w:rsidR="00000000" w:rsidDel="00000000" w:rsidP="00000000" w:rsidRDefault="00000000" w:rsidRPr="00000000" w14:paraId="00001092">
      <w:pPr>
        <w:numPr>
          <w:ilvl w:val="0"/>
          <w:numId w:val="61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metabolic impact</w:t>
        <w:br w:type="textWrapping"/>
      </w:r>
    </w:p>
    <w:p w:rsidR="00000000" w:rsidDel="00000000" w:rsidP="00000000" w:rsidRDefault="00000000" w:rsidRPr="00000000" w14:paraId="0000109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sv65epvoh7qg" w:id="510"/>
      <w:bookmarkEnd w:id="510"/>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095">
      <w:pPr>
        <w:numPr>
          <w:ilvl w:val="0"/>
          <w:numId w:val="58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Chocolate, peanut butter, nut butters, baked goods</w:t>
        <w:br w:type="textWrapping"/>
      </w:r>
    </w:p>
    <w:p w:rsidR="00000000" w:rsidDel="00000000" w:rsidP="00000000" w:rsidRDefault="00000000" w:rsidRPr="00000000" w14:paraId="00001096">
      <w:pPr>
        <w:numPr>
          <w:ilvl w:val="0"/>
          <w:numId w:val="58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Salad dressings, mayonnaise, and processed foods</w:t>
        <w:br w:type="textWrapping"/>
      </w:r>
    </w:p>
    <w:p w:rsidR="00000000" w:rsidDel="00000000" w:rsidP="00000000" w:rsidRDefault="00000000" w:rsidRPr="00000000" w14:paraId="00001097">
      <w:pPr>
        <w:numPr>
          <w:ilvl w:val="0"/>
          <w:numId w:val="58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Packaged foods marketed as </w:t>
      </w:r>
      <w:r w:rsidDel="00000000" w:rsidR="00000000" w:rsidRPr="00000000">
        <w:rPr>
          <w:rFonts w:ascii="Times New Roman" w:cs="Times New Roman" w:eastAsia="Times New Roman" w:hAnsi="Times New Roman"/>
          <w:b w:val="1"/>
          <w:bCs w:val="1"/>
          <w:rtl w:val="0"/>
        </w:rPr>
        <w:t xml:space="preserve">non-GMO</w:t>
        <w:br w:type="textWrapping"/>
      </w:r>
    </w:p>
    <w:p w:rsidR="00000000" w:rsidDel="00000000" w:rsidP="00000000" w:rsidRDefault="00000000" w:rsidRPr="00000000" w14:paraId="00001098">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099">
      <w:pPr>
        <w:numPr>
          <w:ilvl w:val="0"/>
          <w:numId w:val="84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Sunflower lecithin</w:t>
        <w:br w:type="textWrapping"/>
      </w:r>
    </w:p>
    <w:p w:rsidR="00000000" w:rsidDel="00000000" w:rsidP="00000000" w:rsidRDefault="00000000" w:rsidRPr="00000000" w14:paraId="0000109A">
      <w:pPr>
        <w:numPr>
          <w:ilvl w:val="0"/>
          <w:numId w:val="84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Lecithin</w:t>
        <w:br w:type="textWrapping"/>
      </w:r>
    </w:p>
    <w:p w:rsidR="00000000" w:rsidDel="00000000" w:rsidP="00000000" w:rsidRDefault="00000000" w:rsidRPr="00000000" w14:paraId="0000109B">
      <w:pPr>
        <w:numPr>
          <w:ilvl w:val="0"/>
          <w:numId w:val="84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E322 (when derived from sunflower)</w:t>
        <w:br w:type="textWrapping"/>
      </w:r>
    </w:p>
    <w:p w:rsidR="00000000" w:rsidDel="00000000" w:rsidP="00000000" w:rsidRDefault="00000000" w:rsidRPr="00000000" w14:paraId="0000109C">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Mono- and diglycerides</w:t>
      </w:r>
    </w:p>
    <w:p w:rsidR="00000000" w:rsidDel="00000000" w:rsidP="00000000" w:rsidRDefault="00000000" w:rsidRPr="00000000" w14:paraId="0000109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ywh1mlx32s2u" w:id="511"/>
      <w:bookmarkEnd w:id="511"/>
      <w:r w:rsidDel="00000000" w:rsidR="00000000" w:rsidRPr="00000000">
        <w:rPr>
          <w:rFonts w:ascii="Times New Roman" w:cs="Times New Roman" w:eastAsia="Times New Roman" w:hAnsi="Times New Roman"/>
          <w:b w:val="1"/>
          <w:bCs w:val="1"/>
          <w:color w:val="000000"/>
          <w:sz w:val="26"/>
          <w:szCs w:val="26"/>
          <w:rtl w:val="0"/>
        </w:rPr>
        <w:t xml:space="preserve">1. Why people flag them</w:t>
      </w:r>
    </w:p>
    <w:p w:rsidR="00000000" w:rsidDel="00000000" w:rsidP="00000000" w:rsidRDefault="00000000" w:rsidRPr="00000000" w14:paraId="0000109E">
      <w:pPr>
        <w:numPr>
          <w:ilvl w:val="0"/>
          <w:numId w:val="107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w:t>
      </w:r>
      <w:r w:rsidDel="00000000" w:rsidR="00000000" w:rsidRPr="00000000">
        <w:rPr>
          <w:rFonts w:ascii="Times New Roman" w:cs="Times New Roman" w:eastAsia="Times New Roman" w:hAnsi="Times New Roman"/>
          <w:b w:val="1"/>
          <w:bCs w:val="1"/>
          <w:rtl w:val="0"/>
        </w:rPr>
        <w:t xml:space="preserve">processed from GMO oils</w:t>
      </w:r>
      <w:r w:rsidDel="00000000" w:rsidR="00000000" w:rsidRPr="00000000">
        <w:rPr>
          <w:rFonts w:ascii="Cardo" w:cs="Cardo" w:eastAsia="Cardo" w:hAnsi="Cardo"/>
          <w:rtl w:val="0"/>
        </w:rPr>
        <w:t xml:space="preserve"> → concern for some patients</w:t>
        <w:br w:type="textWrapping"/>
      </w:r>
    </w:p>
    <w:p w:rsidR="00000000" w:rsidDel="00000000" w:rsidP="00000000" w:rsidRDefault="00000000" w:rsidRPr="00000000" w14:paraId="0000109F">
      <w:pPr>
        <w:numPr>
          <w:ilvl w:val="0"/>
          <w:numId w:val="107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contain </w:t>
      </w:r>
      <w:r w:rsidDel="00000000" w:rsidR="00000000" w:rsidRPr="00000000">
        <w:rPr>
          <w:rFonts w:ascii="Times New Roman" w:cs="Times New Roman" w:eastAsia="Times New Roman" w:hAnsi="Times New Roman"/>
          <w:b w:val="1"/>
          <w:bCs w:val="1"/>
          <w:rtl w:val="0"/>
        </w:rPr>
        <w:t xml:space="preserve">trans fats</w:t>
      </w:r>
      <w:r w:rsidDel="00000000" w:rsidR="00000000" w:rsidRPr="00000000">
        <w:rPr>
          <w:rFonts w:ascii="Times New Roman" w:cs="Times New Roman" w:eastAsia="Times New Roman" w:hAnsi="Times New Roman"/>
          <w:rtl w:val="0"/>
        </w:rPr>
        <w:t xml:space="preserve"> in trace amounts if partially hydrogenated (rare today)</w:t>
        <w:br w:type="textWrapping"/>
      </w:r>
    </w:p>
    <w:p w:rsidR="00000000" w:rsidDel="00000000" w:rsidP="00000000" w:rsidRDefault="00000000" w:rsidRPr="00000000" w14:paraId="000010A0">
      <w:pPr>
        <w:numPr>
          <w:ilvl w:val="0"/>
          <w:numId w:val="107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 in </w:t>
      </w:r>
      <w:r w:rsidDel="00000000" w:rsidR="00000000" w:rsidRPr="00000000">
        <w:rPr>
          <w:rFonts w:ascii="Times New Roman" w:cs="Times New Roman" w:eastAsia="Times New Roman" w:hAnsi="Times New Roman"/>
          <w:b w:val="1"/>
          <w:bCs w:val="1"/>
          <w:rtl w:val="0"/>
        </w:rPr>
        <w:t xml:space="preserve">ultra-processed foods</w:t>
      </w:r>
      <w:r w:rsidDel="00000000" w:rsidR="00000000" w:rsidRPr="00000000">
        <w:rPr>
          <w:rFonts w:ascii="Cardo" w:cs="Cardo" w:eastAsia="Cardo" w:hAnsi="Cardo"/>
          <w:rtl w:val="0"/>
        </w:rPr>
        <w:t xml:space="preserve"> → may indicate high degree of industrial processing</w:t>
        <w:br w:type="textWrapping"/>
      </w:r>
    </w:p>
    <w:p w:rsidR="00000000" w:rsidDel="00000000" w:rsidP="00000000" w:rsidRDefault="00000000" w:rsidRPr="00000000" w14:paraId="000010A1">
      <w:pPr>
        <w:numPr>
          <w:ilvl w:val="0"/>
          <w:numId w:val="107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trigger </w:t>
      </w:r>
      <w:r w:rsidDel="00000000" w:rsidR="00000000" w:rsidRPr="00000000">
        <w:rPr>
          <w:rFonts w:ascii="Times New Roman" w:cs="Times New Roman" w:eastAsia="Times New Roman" w:hAnsi="Times New Roman"/>
          <w:b w:val="1"/>
          <w:bCs w:val="1"/>
          <w:rtl w:val="0"/>
        </w:rPr>
        <w:t xml:space="preserve">allergic reactions</w:t>
      </w:r>
      <w:r w:rsidDel="00000000" w:rsidR="00000000" w:rsidRPr="00000000">
        <w:rPr>
          <w:rFonts w:ascii="Times New Roman" w:cs="Times New Roman" w:eastAsia="Times New Roman" w:hAnsi="Times New Roman"/>
          <w:rtl w:val="0"/>
        </w:rPr>
        <w:t xml:space="preserve"> if derived from soy</w:t>
        <w:br w:type="textWrapping"/>
      </w:r>
    </w:p>
    <w:p w:rsidR="00000000" w:rsidDel="00000000" w:rsidP="00000000" w:rsidRDefault="00000000" w:rsidRPr="00000000" w14:paraId="000010A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rk3wt7ryd9ur" w:id="512"/>
      <w:bookmarkEnd w:id="512"/>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0A4">
      <w:pPr>
        <w:numPr>
          <w:ilvl w:val="0"/>
          <w:numId w:val="23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Molecules made from </w:t>
      </w:r>
      <w:r w:rsidDel="00000000" w:rsidR="00000000" w:rsidRPr="00000000">
        <w:rPr>
          <w:rFonts w:ascii="Times New Roman" w:cs="Times New Roman" w:eastAsia="Times New Roman" w:hAnsi="Times New Roman"/>
          <w:b w:val="1"/>
          <w:bCs w:val="1"/>
          <w:rtl w:val="0"/>
        </w:rPr>
        <w:t xml:space="preserve">glycerol + one (mono) or two (di) fatty acids</w:t>
        <w:br w:type="textWrapping"/>
      </w:r>
    </w:p>
    <w:p w:rsidR="00000000" w:rsidDel="00000000" w:rsidP="00000000" w:rsidRDefault="00000000" w:rsidRPr="00000000" w14:paraId="000010A5">
      <w:pPr>
        <w:numPr>
          <w:ilvl w:val="0"/>
          <w:numId w:val="23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as </w:t>
      </w:r>
      <w:r w:rsidDel="00000000" w:rsidR="00000000" w:rsidRPr="00000000">
        <w:rPr>
          <w:rFonts w:ascii="Times New Roman" w:cs="Times New Roman" w:eastAsia="Times New Roman" w:hAnsi="Times New Roman"/>
          <w:b w:val="1"/>
          <w:bCs w:val="1"/>
          <w:rtl w:val="0"/>
        </w:rPr>
        <w:t xml:space="preserve">emulsifiers</w:t>
      </w:r>
      <w:r w:rsidDel="00000000" w:rsidR="00000000" w:rsidRPr="00000000">
        <w:rPr>
          <w:rFonts w:ascii="Times New Roman" w:cs="Times New Roman" w:eastAsia="Times New Roman" w:hAnsi="Times New Roman"/>
          <w:rtl w:val="0"/>
        </w:rPr>
        <w:t xml:space="preserve"> to mix oil and water in food</w:t>
        <w:br w:type="textWrapping"/>
      </w:r>
    </w:p>
    <w:p w:rsidR="00000000" w:rsidDel="00000000" w:rsidP="00000000" w:rsidRDefault="00000000" w:rsidRPr="00000000" w14:paraId="000010A6">
      <w:pPr>
        <w:numPr>
          <w:ilvl w:val="0"/>
          <w:numId w:val="23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Technically </w:t>
      </w:r>
      <w:r w:rsidDel="00000000" w:rsidR="00000000" w:rsidRPr="00000000">
        <w:rPr>
          <w:rFonts w:ascii="Times New Roman" w:cs="Times New Roman" w:eastAsia="Times New Roman" w:hAnsi="Times New Roman"/>
          <w:b w:val="1"/>
          <w:bCs w:val="1"/>
          <w:rtl w:val="0"/>
        </w:rPr>
        <w:t xml:space="preserve">fat derivatives</w:t>
      </w:r>
      <w:r w:rsidDel="00000000" w:rsidR="00000000" w:rsidRPr="00000000">
        <w:rPr>
          <w:rFonts w:ascii="Times New Roman" w:cs="Times New Roman" w:eastAsia="Times New Roman" w:hAnsi="Times New Roman"/>
          <w:rtl w:val="0"/>
        </w:rPr>
        <w:t xml:space="preserve">, not proteins or sugars</w:t>
        <w:br w:type="textWrapping"/>
      </w:r>
    </w:p>
    <w:p w:rsidR="00000000" w:rsidDel="00000000" w:rsidP="00000000" w:rsidRDefault="00000000" w:rsidRPr="00000000" w14:paraId="000010A7">
      <w:pPr>
        <w:numPr>
          <w:ilvl w:val="0"/>
          <w:numId w:val="23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Usually not labeled as “hydrogenated” today, but source matters</w:t>
        <w:br w:type="textWrapping"/>
      </w:r>
    </w:p>
    <w:p w:rsidR="00000000" w:rsidDel="00000000" w:rsidP="00000000" w:rsidRDefault="00000000" w:rsidRPr="00000000" w14:paraId="000010A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29ikq04i687o" w:id="513"/>
      <w:bookmarkEnd w:id="513"/>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0AA">
      <w:pPr>
        <w:numPr>
          <w:ilvl w:val="0"/>
          <w:numId w:val="6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Emulsifier</w:t>
      </w:r>
      <w:r w:rsidDel="00000000" w:rsidR="00000000" w:rsidRPr="00000000">
        <w:rPr>
          <w:rFonts w:ascii="Cardo" w:cs="Cardo" w:eastAsia="Cardo" w:hAnsi="Cardo"/>
          <w:rtl w:val="0"/>
        </w:rPr>
        <w:t xml:space="preserve"> → keeps baked goods, spreads, ice cream, and margarine smooth</w:t>
        <w:br w:type="textWrapping"/>
      </w:r>
    </w:p>
    <w:p w:rsidR="00000000" w:rsidDel="00000000" w:rsidP="00000000" w:rsidRDefault="00000000" w:rsidRPr="00000000" w14:paraId="000010AB">
      <w:pPr>
        <w:numPr>
          <w:ilvl w:val="0"/>
          <w:numId w:val="6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texture, shelf life, and uniformity</w:t>
        <w:br w:type="textWrapping"/>
      </w:r>
    </w:p>
    <w:p w:rsidR="00000000" w:rsidDel="00000000" w:rsidP="00000000" w:rsidRDefault="00000000" w:rsidRPr="00000000" w14:paraId="000010AC">
      <w:pPr>
        <w:numPr>
          <w:ilvl w:val="0"/>
          <w:numId w:val="6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baked goods, prevents </w:t>
      </w:r>
      <w:r w:rsidDel="00000000" w:rsidR="00000000" w:rsidRPr="00000000">
        <w:rPr>
          <w:rFonts w:ascii="Times New Roman" w:cs="Times New Roman" w:eastAsia="Times New Roman" w:hAnsi="Times New Roman"/>
          <w:b w:val="1"/>
          <w:bCs w:val="1"/>
          <w:rtl w:val="0"/>
        </w:rPr>
        <w:t xml:space="preserve">staling and crumb separation</w:t>
        <w:br w:type="textWrapping"/>
      </w:r>
    </w:p>
    <w:p w:rsidR="00000000" w:rsidDel="00000000" w:rsidP="00000000" w:rsidRDefault="00000000" w:rsidRPr="00000000" w14:paraId="000010AD">
      <w:pPr>
        <w:numPr>
          <w:ilvl w:val="0"/>
          <w:numId w:val="6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cheaper than whole fats</w:t>
        <w:br w:type="textWrapping"/>
      </w:r>
    </w:p>
    <w:p w:rsidR="00000000" w:rsidDel="00000000" w:rsidP="00000000" w:rsidRDefault="00000000" w:rsidRPr="00000000" w14:paraId="000010A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wg5518mv8suk" w:id="514"/>
      <w:bookmarkEnd w:id="514"/>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caution</w:t>
      </w:r>
    </w:p>
    <w:p w:rsidR="00000000" w:rsidDel="00000000" w:rsidP="00000000" w:rsidRDefault="00000000" w:rsidRPr="00000000" w14:paraId="000010B0">
      <w:pPr>
        <w:numPr>
          <w:ilvl w:val="0"/>
          <w:numId w:val="89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Mostly </w:t>
      </w:r>
      <w:r w:rsidDel="00000000" w:rsidR="00000000" w:rsidRPr="00000000">
        <w:rPr>
          <w:rFonts w:ascii="Times New Roman" w:cs="Times New Roman" w:eastAsia="Times New Roman" w:hAnsi="Times New Roman"/>
          <w:b w:val="1"/>
          <w:bCs w:val="1"/>
          <w:rtl w:val="0"/>
        </w:rPr>
        <w:t xml:space="preserve">safe in small amounts</w:t>
      </w:r>
      <w:r w:rsidDel="00000000" w:rsidR="00000000" w:rsidRPr="00000000">
        <w:rPr>
          <w:rFonts w:ascii="Times New Roman" w:cs="Times New Roman" w:eastAsia="Times New Roman" w:hAnsi="Times New Roman"/>
          <w:rtl w:val="0"/>
        </w:rPr>
        <w:t xml:space="preserve">, but:</w:t>
        <w:br w:type="textWrapping"/>
      </w:r>
    </w:p>
    <w:p w:rsidR="00000000" w:rsidDel="00000000" w:rsidP="00000000" w:rsidRDefault="00000000" w:rsidRPr="00000000" w14:paraId="000010B1">
      <w:pPr>
        <w:numPr>
          <w:ilvl w:val="1"/>
          <w:numId w:val="893"/>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High-processed additive → signals </w:t>
      </w:r>
      <w:r w:rsidDel="00000000" w:rsidR="00000000" w:rsidRPr="00000000">
        <w:rPr>
          <w:rFonts w:ascii="Times New Roman" w:cs="Times New Roman" w:eastAsia="Times New Roman" w:hAnsi="Times New Roman"/>
          <w:b w:val="1"/>
          <w:bCs w:val="1"/>
          <w:rtl w:val="0"/>
        </w:rPr>
        <w:t xml:space="preserve">ultra-processed food</w:t>
        <w:br w:type="textWrapping"/>
      </w:r>
    </w:p>
    <w:p w:rsidR="00000000" w:rsidDel="00000000" w:rsidP="00000000" w:rsidRDefault="00000000" w:rsidRPr="00000000" w14:paraId="000010B2">
      <w:pPr>
        <w:numPr>
          <w:ilvl w:val="1"/>
          <w:numId w:val="893"/>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Trace </w:t>
      </w:r>
      <w:r w:rsidDel="00000000" w:rsidR="00000000" w:rsidRPr="00000000">
        <w:rPr>
          <w:rFonts w:ascii="Times New Roman" w:cs="Times New Roman" w:eastAsia="Times New Roman" w:hAnsi="Times New Roman"/>
          <w:b w:val="1"/>
          <w:bCs w:val="1"/>
          <w:rtl w:val="0"/>
        </w:rPr>
        <w:t xml:space="preserve">trans fats</w:t>
      </w:r>
      <w:r w:rsidDel="00000000" w:rsidR="00000000" w:rsidRPr="00000000">
        <w:rPr>
          <w:rFonts w:ascii="Times New Roman" w:cs="Times New Roman" w:eastAsia="Times New Roman" w:hAnsi="Times New Roman"/>
          <w:rtl w:val="0"/>
        </w:rPr>
        <w:t xml:space="preserve"> possible in some brands</w:t>
        <w:br w:type="textWrapping"/>
      </w:r>
    </w:p>
    <w:p w:rsidR="00000000" w:rsidDel="00000000" w:rsidP="00000000" w:rsidRDefault="00000000" w:rsidRPr="00000000" w14:paraId="000010B3">
      <w:pPr>
        <w:numPr>
          <w:ilvl w:val="1"/>
          <w:numId w:val="893"/>
        </w:numPr>
        <w:spacing w:after="24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w:t>
      </w:r>
      <w:r w:rsidDel="00000000" w:rsidR="00000000" w:rsidRPr="00000000">
        <w:rPr>
          <w:rFonts w:ascii="Times New Roman" w:cs="Times New Roman" w:eastAsia="Times New Roman" w:hAnsi="Times New Roman"/>
          <w:b w:val="1"/>
          <w:bCs w:val="1"/>
          <w:rtl w:val="0"/>
        </w:rPr>
        <w:t xml:space="preserve">GMO-sourced</w:t>
      </w:r>
      <w:r w:rsidDel="00000000" w:rsidR="00000000" w:rsidRPr="00000000">
        <w:rPr>
          <w:rFonts w:ascii="Times New Roman" w:cs="Times New Roman" w:eastAsia="Times New Roman" w:hAnsi="Times New Roman"/>
          <w:rtl w:val="0"/>
        </w:rPr>
        <w:t xml:space="preserve"> (soy or corn)</w:t>
        <w:br w:type="textWrapping"/>
      </w:r>
    </w:p>
    <w:p w:rsidR="00000000" w:rsidDel="00000000" w:rsidP="00000000" w:rsidRDefault="00000000" w:rsidRPr="00000000" w14:paraId="000010B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m4f77q55p7cl" w:id="515"/>
      <w:bookmarkEnd w:id="515"/>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0B6">
      <w:pPr>
        <w:numPr>
          <w:ilvl w:val="0"/>
          <w:numId w:val="79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Digested as </w:t>
      </w:r>
      <w:r w:rsidDel="00000000" w:rsidR="00000000" w:rsidRPr="00000000">
        <w:rPr>
          <w:rFonts w:ascii="Times New Roman" w:cs="Times New Roman" w:eastAsia="Times New Roman" w:hAnsi="Times New Roman"/>
          <w:b w:val="1"/>
          <w:bCs w:val="1"/>
          <w:rtl w:val="0"/>
        </w:rPr>
        <w:t xml:space="preserve">fats</w:t>
      </w:r>
      <w:r w:rsidDel="00000000" w:rsidR="00000000" w:rsidRPr="00000000">
        <w:rPr>
          <w:rFonts w:ascii="Cardo" w:cs="Cardo" w:eastAsia="Cardo" w:hAnsi="Cardo"/>
          <w:rtl w:val="0"/>
        </w:rPr>
        <w:t xml:space="preserve"> → absorbed as fatty acids and glycerol</w:t>
        <w:br w:type="textWrapping"/>
      </w:r>
    </w:p>
    <w:p w:rsidR="00000000" w:rsidDel="00000000" w:rsidP="00000000" w:rsidRDefault="00000000" w:rsidRPr="00000000" w14:paraId="000010B7">
      <w:pPr>
        <w:numPr>
          <w:ilvl w:val="0"/>
          <w:numId w:val="79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direct metabolic impact in small amounts</w:t>
        <w:br w:type="textWrapping"/>
      </w:r>
    </w:p>
    <w:p w:rsidR="00000000" w:rsidDel="00000000" w:rsidP="00000000" w:rsidRDefault="00000000" w:rsidRPr="00000000" w14:paraId="000010B8">
      <w:pPr>
        <w:numPr>
          <w:ilvl w:val="0"/>
          <w:numId w:val="79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Chronic consumption via </w:t>
      </w:r>
      <w:r w:rsidDel="00000000" w:rsidR="00000000" w:rsidRPr="00000000">
        <w:rPr>
          <w:rFonts w:ascii="Times New Roman" w:cs="Times New Roman" w:eastAsia="Times New Roman" w:hAnsi="Times New Roman"/>
          <w:b w:val="1"/>
          <w:bCs w:val="1"/>
          <w:rtl w:val="0"/>
        </w:rPr>
        <w:t xml:space="preserve">ultra-processed foods</w:t>
      </w:r>
      <w:r w:rsidDel="00000000" w:rsidR="00000000" w:rsidRPr="00000000">
        <w:rPr>
          <w:rFonts w:ascii="Cardo" w:cs="Cardo" w:eastAsia="Cardo" w:hAnsi="Cardo"/>
          <w:rtl w:val="0"/>
        </w:rPr>
        <w:t xml:space="preserve"> → contributes indirectly to </w:t>
      </w:r>
      <w:r w:rsidDel="00000000" w:rsidR="00000000" w:rsidRPr="00000000">
        <w:rPr>
          <w:rFonts w:ascii="Times New Roman" w:cs="Times New Roman" w:eastAsia="Times New Roman" w:hAnsi="Times New Roman"/>
          <w:b w:val="1"/>
          <w:bCs w:val="1"/>
          <w:rtl w:val="0"/>
        </w:rPr>
        <w:t xml:space="preserve">high calorie intake and metabolic stress</w:t>
        <w:br w:type="textWrapping"/>
      </w:r>
    </w:p>
    <w:p w:rsidR="00000000" w:rsidDel="00000000" w:rsidP="00000000" w:rsidRDefault="00000000" w:rsidRPr="00000000" w14:paraId="000010B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ekcwwgq3zzed" w:id="516"/>
      <w:bookmarkEnd w:id="516"/>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0BB">
      <w:pPr>
        <w:numPr>
          <w:ilvl w:val="0"/>
          <w:numId w:val="63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direct links for mono- and diglycerides themselves</w:t>
        <w:br w:type="textWrapping"/>
      </w:r>
    </w:p>
    <w:p w:rsidR="00000000" w:rsidDel="00000000" w:rsidP="00000000" w:rsidRDefault="00000000" w:rsidRPr="00000000" w14:paraId="000010BC">
      <w:pPr>
        <w:numPr>
          <w:ilvl w:val="0"/>
          <w:numId w:val="63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Indirectly associated with </w:t>
      </w:r>
      <w:r w:rsidDel="00000000" w:rsidR="00000000" w:rsidRPr="00000000">
        <w:rPr>
          <w:rFonts w:ascii="Times New Roman" w:cs="Times New Roman" w:eastAsia="Times New Roman" w:hAnsi="Times New Roman"/>
          <w:b w:val="1"/>
          <w:bCs w:val="1"/>
          <w:rtl w:val="0"/>
        </w:rPr>
        <w:t xml:space="preserve">obesity, insulin resistance, and metabolic syndrome</w:t>
      </w:r>
      <w:r w:rsidDel="00000000" w:rsidR="00000000" w:rsidRPr="00000000">
        <w:rPr>
          <w:rFonts w:ascii="Times New Roman" w:cs="Times New Roman" w:eastAsia="Times New Roman" w:hAnsi="Times New Roman"/>
          <w:rtl w:val="0"/>
        </w:rPr>
        <w:t xml:space="preserve"> when consumed in processed foods</w:t>
        <w:br w:type="textWrapping"/>
      </w:r>
    </w:p>
    <w:p w:rsidR="00000000" w:rsidDel="00000000" w:rsidP="00000000" w:rsidRDefault="00000000" w:rsidRPr="00000000" w14:paraId="000010BD">
      <w:pPr>
        <w:numPr>
          <w:ilvl w:val="0"/>
          <w:numId w:val="63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 allergy risk if soy-derived</w:t>
        <w:br w:type="textWrapping"/>
      </w:r>
    </w:p>
    <w:p w:rsidR="00000000" w:rsidDel="00000000" w:rsidP="00000000" w:rsidRDefault="00000000" w:rsidRPr="00000000" w14:paraId="000010B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b15vsckdgnwv" w:id="517"/>
      <w:bookmarkEnd w:id="517"/>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0C0">
      <w:pPr>
        <w:numPr>
          <w:ilvl w:val="0"/>
          <w:numId w:val="52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Baked goods, margarine, peanut butter, frostings</w:t>
        <w:br w:type="textWrapping"/>
      </w:r>
    </w:p>
    <w:p w:rsidR="00000000" w:rsidDel="00000000" w:rsidP="00000000" w:rsidRDefault="00000000" w:rsidRPr="00000000" w14:paraId="000010C1">
      <w:pPr>
        <w:numPr>
          <w:ilvl w:val="0"/>
          <w:numId w:val="52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Ice cream, chocolate, whipped toppings</w:t>
        <w:br w:type="textWrapping"/>
      </w:r>
    </w:p>
    <w:p w:rsidR="00000000" w:rsidDel="00000000" w:rsidP="00000000" w:rsidRDefault="00000000" w:rsidRPr="00000000" w14:paraId="000010C2">
      <w:pPr>
        <w:numPr>
          <w:ilvl w:val="0"/>
          <w:numId w:val="52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Packaged snacks and processed foods</w:t>
        <w:br w:type="textWrapping"/>
      </w:r>
    </w:p>
    <w:p w:rsidR="00000000" w:rsidDel="00000000" w:rsidP="00000000" w:rsidRDefault="00000000" w:rsidRPr="00000000" w14:paraId="000010C3">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0C4">
      <w:pPr>
        <w:numPr>
          <w:ilvl w:val="0"/>
          <w:numId w:val="5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Mono- and diglycerides</w:t>
        <w:br w:type="textWrapping"/>
      </w:r>
    </w:p>
    <w:p w:rsidR="00000000" w:rsidDel="00000000" w:rsidP="00000000" w:rsidRDefault="00000000" w:rsidRPr="00000000" w14:paraId="000010C5">
      <w:pPr>
        <w:numPr>
          <w:ilvl w:val="0"/>
          <w:numId w:val="5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E471 (European additive code)</w:t>
      </w:r>
    </w:p>
    <w:p w:rsidR="00000000" w:rsidDel="00000000" w:rsidP="00000000" w:rsidRDefault="00000000" w:rsidRPr="00000000" w14:paraId="000010C6">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7">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DATEM</w:t>
      </w:r>
    </w:p>
    <w:p w:rsidR="00000000" w:rsidDel="00000000" w:rsidP="00000000" w:rsidRDefault="00000000" w:rsidRPr="00000000" w14:paraId="000010C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xpydr8t6apmq" w:id="518"/>
      <w:bookmarkEnd w:id="518"/>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0C9">
      <w:pPr>
        <w:numPr>
          <w:ilvl w:val="0"/>
          <w:numId w:val="49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w:t>
      </w:r>
      <w:r w:rsidDel="00000000" w:rsidR="00000000" w:rsidRPr="00000000">
        <w:rPr>
          <w:rFonts w:ascii="Times New Roman" w:cs="Times New Roman" w:eastAsia="Times New Roman" w:hAnsi="Times New Roman"/>
          <w:b w:val="1"/>
          <w:bCs w:val="1"/>
          <w:rtl w:val="0"/>
        </w:rPr>
        <w:t xml:space="preserve">processed additive</w:t>
      </w:r>
      <w:r w:rsidDel="00000000" w:rsidR="00000000" w:rsidRPr="00000000">
        <w:rPr>
          <w:rFonts w:ascii="Times New Roman" w:cs="Times New Roman" w:eastAsia="Times New Roman" w:hAnsi="Times New Roman"/>
          <w:rtl w:val="0"/>
        </w:rPr>
        <w:t xml:space="preserve">, often derived from soy or other oils</w:t>
        <w:br w:type="textWrapping"/>
      </w:r>
    </w:p>
    <w:p w:rsidR="00000000" w:rsidDel="00000000" w:rsidP="00000000" w:rsidRDefault="00000000" w:rsidRPr="00000000" w14:paraId="000010CA">
      <w:pPr>
        <w:numPr>
          <w:ilvl w:val="0"/>
          <w:numId w:val="49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 in </w:t>
      </w:r>
      <w:r w:rsidDel="00000000" w:rsidR="00000000" w:rsidRPr="00000000">
        <w:rPr>
          <w:rFonts w:ascii="Times New Roman" w:cs="Times New Roman" w:eastAsia="Times New Roman" w:hAnsi="Times New Roman"/>
          <w:b w:val="1"/>
          <w:bCs w:val="1"/>
          <w:rtl w:val="0"/>
        </w:rPr>
        <w:t xml:space="preserve">ultra-processed foods</w:t>
      </w:r>
      <w:r w:rsidDel="00000000" w:rsidR="00000000" w:rsidRPr="00000000">
        <w:rPr>
          <w:rFonts w:ascii="Cardo" w:cs="Cardo" w:eastAsia="Cardo" w:hAnsi="Cardo"/>
          <w:rtl w:val="0"/>
        </w:rPr>
        <w:t xml:space="preserve"> → signals highly industrial ingredients</w:t>
        <w:br w:type="textWrapping"/>
      </w:r>
    </w:p>
    <w:p w:rsidR="00000000" w:rsidDel="00000000" w:rsidP="00000000" w:rsidRDefault="00000000" w:rsidRPr="00000000" w14:paraId="000010CB">
      <w:pPr>
        <w:numPr>
          <w:ilvl w:val="0"/>
          <w:numId w:val="49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patients worry about </w:t>
      </w:r>
      <w:r w:rsidDel="00000000" w:rsidR="00000000" w:rsidRPr="00000000">
        <w:rPr>
          <w:rFonts w:ascii="Times New Roman" w:cs="Times New Roman" w:eastAsia="Times New Roman" w:hAnsi="Times New Roman"/>
          <w:b w:val="1"/>
          <w:bCs w:val="1"/>
          <w:rtl w:val="0"/>
        </w:rPr>
        <w:t xml:space="preserve">chemical-sounding names</w:t>
        <w:br w:type="textWrapping"/>
      </w:r>
    </w:p>
    <w:p w:rsidR="00000000" w:rsidDel="00000000" w:rsidP="00000000" w:rsidRDefault="00000000" w:rsidRPr="00000000" w14:paraId="000010CC">
      <w:pPr>
        <w:numPr>
          <w:ilvl w:val="0"/>
          <w:numId w:val="49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 </w:t>
      </w:r>
      <w:r w:rsidDel="00000000" w:rsidR="00000000" w:rsidRPr="00000000">
        <w:rPr>
          <w:rFonts w:ascii="Times New Roman" w:cs="Times New Roman" w:eastAsia="Times New Roman" w:hAnsi="Times New Roman"/>
          <w:b w:val="1"/>
          <w:bCs w:val="1"/>
          <w:rtl w:val="0"/>
        </w:rPr>
        <w:t xml:space="preserve">allergic reactions</w:t>
      </w:r>
      <w:r w:rsidDel="00000000" w:rsidR="00000000" w:rsidRPr="00000000">
        <w:rPr>
          <w:rFonts w:ascii="Times New Roman" w:cs="Times New Roman" w:eastAsia="Times New Roman" w:hAnsi="Times New Roman"/>
          <w:rtl w:val="0"/>
        </w:rPr>
        <w:t xml:space="preserve"> possible if soy-derived</w:t>
        <w:br w:type="textWrapping"/>
      </w:r>
    </w:p>
    <w:p w:rsidR="00000000" w:rsidDel="00000000" w:rsidP="00000000" w:rsidRDefault="00000000" w:rsidRPr="00000000" w14:paraId="000010C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rpiv5reu3g4j" w:id="519"/>
      <w:bookmarkEnd w:id="519"/>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0CF">
      <w:pPr>
        <w:numPr>
          <w:ilvl w:val="0"/>
          <w:numId w:val="96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Synthetic emulsifier</w:t>
      </w:r>
      <w:r w:rsidDel="00000000" w:rsidR="00000000" w:rsidRPr="00000000">
        <w:rPr>
          <w:rFonts w:ascii="Times New Roman" w:cs="Times New Roman" w:eastAsia="Times New Roman" w:hAnsi="Times New Roman"/>
          <w:rtl w:val="0"/>
        </w:rPr>
        <w:t xml:space="preserve"> made from mono- and diglycerides + tartaric acid + diacetyl</w:t>
        <w:br w:type="textWrapping"/>
      </w:r>
    </w:p>
    <w:p w:rsidR="00000000" w:rsidDel="00000000" w:rsidP="00000000" w:rsidRDefault="00000000" w:rsidRPr="00000000" w14:paraId="000010D0">
      <w:pPr>
        <w:numPr>
          <w:ilvl w:val="0"/>
          <w:numId w:val="96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w:t>
      </w:r>
      <w:r w:rsidDel="00000000" w:rsidR="00000000" w:rsidRPr="00000000">
        <w:rPr>
          <w:rFonts w:ascii="Times New Roman" w:cs="Times New Roman" w:eastAsia="Times New Roman" w:hAnsi="Times New Roman"/>
          <w:b w:val="1"/>
          <w:bCs w:val="1"/>
          <w:rtl w:val="0"/>
        </w:rPr>
        <w:t xml:space="preserve">stabilize dough, improve volume, and texture</w:t>
      </w:r>
      <w:r w:rsidDel="00000000" w:rsidR="00000000" w:rsidRPr="00000000">
        <w:rPr>
          <w:rFonts w:ascii="Times New Roman" w:cs="Times New Roman" w:eastAsia="Times New Roman" w:hAnsi="Times New Roman"/>
          <w:rtl w:val="0"/>
        </w:rPr>
        <w:t xml:space="preserve"> in baked goods</w:t>
        <w:br w:type="textWrapping"/>
      </w:r>
    </w:p>
    <w:p w:rsidR="00000000" w:rsidDel="00000000" w:rsidP="00000000" w:rsidRDefault="00000000" w:rsidRPr="00000000" w14:paraId="000010D1">
      <w:pPr>
        <w:numPr>
          <w:ilvl w:val="0"/>
          <w:numId w:val="96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 sugar or protein — technically a </w:t>
      </w:r>
      <w:r w:rsidDel="00000000" w:rsidR="00000000" w:rsidRPr="00000000">
        <w:rPr>
          <w:rFonts w:ascii="Times New Roman" w:cs="Times New Roman" w:eastAsia="Times New Roman" w:hAnsi="Times New Roman"/>
          <w:b w:val="1"/>
          <w:bCs w:val="1"/>
          <w:rtl w:val="0"/>
        </w:rPr>
        <w:t xml:space="preserve">fat derivative emulsifier</w:t>
        <w:br w:type="textWrapping"/>
      </w:r>
    </w:p>
    <w:p w:rsidR="00000000" w:rsidDel="00000000" w:rsidP="00000000" w:rsidRDefault="00000000" w:rsidRPr="00000000" w14:paraId="000010D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2llw9makkkjj" w:id="520"/>
      <w:bookmarkEnd w:id="520"/>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0D4">
      <w:pPr>
        <w:numPr>
          <w:ilvl w:val="0"/>
          <w:numId w:val="36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dough strength, texture, and shelf life</w:t>
      </w:r>
      <w:r w:rsidDel="00000000" w:rsidR="00000000" w:rsidRPr="00000000">
        <w:rPr>
          <w:rFonts w:ascii="Times New Roman" w:cs="Times New Roman" w:eastAsia="Times New Roman" w:hAnsi="Times New Roman"/>
          <w:rtl w:val="0"/>
        </w:rPr>
        <w:t xml:space="preserve"> in bread, rolls, and baked goods</w:t>
        <w:br w:type="textWrapping"/>
      </w:r>
    </w:p>
    <w:p w:rsidR="00000000" w:rsidDel="00000000" w:rsidP="00000000" w:rsidRDefault="00000000" w:rsidRPr="00000000" w14:paraId="000010D5">
      <w:pPr>
        <w:numPr>
          <w:ilvl w:val="0"/>
          <w:numId w:val="36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Keeps products </w:t>
      </w:r>
      <w:r w:rsidDel="00000000" w:rsidR="00000000" w:rsidRPr="00000000">
        <w:rPr>
          <w:rFonts w:ascii="Times New Roman" w:cs="Times New Roman" w:eastAsia="Times New Roman" w:hAnsi="Times New Roman"/>
          <w:b w:val="1"/>
          <w:bCs w:val="1"/>
          <w:rtl w:val="0"/>
        </w:rPr>
        <w:t xml:space="preserve">consistent and soft</w:t>
        <w:br w:type="textWrapping"/>
      </w:r>
    </w:p>
    <w:p w:rsidR="00000000" w:rsidDel="00000000" w:rsidP="00000000" w:rsidRDefault="00000000" w:rsidRPr="00000000" w14:paraId="000010D6">
      <w:pPr>
        <w:numPr>
          <w:ilvl w:val="0"/>
          <w:numId w:val="36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w:t>
      </w:r>
      <w:r w:rsidDel="00000000" w:rsidR="00000000" w:rsidRPr="00000000">
        <w:rPr>
          <w:rFonts w:ascii="Times New Roman" w:cs="Times New Roman" w:eastAsia="Times New Roman" w:hAnsi="Times New Roman"/>
          <w:b w:val="1"/>
          <w:bCs w:val="1"/>
          <w:rtl w:val="0"/>
        </w:rPr>
        <w:t xml:space="preserve">extend freshness</w:t>
      </w:r>
      <w:r w:rsidDel="00000000" w:rsidR="00000000" w:rsidRPr="00000000">
        <w:rPr>
          <w:rFonts w:ascii="Times New Roman" w:cs="Times New Roman" w:eastAsia="Times New Roman" w:hAnsi="Times New Roman"/>
          <w:rtl w:val="0"/>
        </w:rPr>
        <w:t xml:space="preserve"> and reduce staling</w:t>
        <w:br w:type="textWrapping"/>
      </w:r>
    </w:p>
    <w:p w:rsidR="00000000" w:rsidDel="00000000" w:rsidP="00000000" w:rsidRDefault="00000000" w:rsidRPr="00000000" w14:paraId="000010D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r7magcwk1ze8" w:id="521"/>
      <w:bookmarkEnd w:id="521"/>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caution</w:t>
      </w:r>
    </w:p>
    <w:p w:rsidR="00000000" w:rsidDel="00000000" w:rsidP="00000000" w:rsidRDefault="00000000" w:rsidRPr="00000000" w14:paraId="000010D9">
      <w:pPr>
        <w:numPr>
          <w:ilvl w:val="0"/>
          <w:numId w:val="50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Highly processed → indicates </w:t>
      </w:r>
      <w:r w:rsidDel="00000000" w:rsidR="00000000" w:rsidRPr="00000000">
        <w:rPr>
          <w:rFonts w:ascii="Times New Roman" w:cs="Times New Roman" w:eastAsia="Times New Roman" w:hAnsi="Times New Roman"/>
          <w:b w:val="1"/>
          <w:bCs w:val="1"/>
          <w:rtl w:val="0"/>
        </w:rPr>
        <w:t xml:space="preserve">industrial processing</w:t>
        <w:br w:type="textWrapping"/>
      </w:r>
    </w:p>
    <w:p w:rsidR="00000000" w:rsidDel="00000000" w:rsidP="00000000" w:rsidRDefault="00000000" w:rsidRPr="00000000" w14:paraId="000010DA">
      <w:pPr>
        <w:numPr>
          <w:ilvl w:val="0"/>
          <w:numId w:val="50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be </w:t>
      </w:r>
      <w:r w:rsidDel="00000000" w:rsidR="00000000" w:rsidRPr="00000000">
        <w:rPr>
          <w:rFonts w:ascii="Times New Roman" w:cs="Times New Roman" w:eastAsia="Times New Roman" w:hAnsi="Times New Roman"/>
          <w:b w:val="1"/>
          <w:bCs w:val="1"/>
          <w:rtl w:val="0"/>
        </w:rPr>
        <w:t xml:space="preserve">GMO-derived</w:t>
      </w:r>
      <w:r w:rsidDel="00000000" w:rsidR="00000000" w:rsidRPr="00000000">
        <w:rPr>
          <w:rFonts w:ascii="Times New Roman" w:cs="Times New Roman" w:eastAsia="Times New Roman" w:hAnsi="Times New Roman"/>
          <w:rtl w:val="0"/>
        </w:rPr>
        <w:t xml:space="preserve"> (soy, corn, or other oils)</w:t>
        <w:br w:type="textWrapping"/>
      </w:r>
    </w:p>
    <w:p w:rsidR="00000000" w:rsidDel="00000000" w:rsidP="00000000" w:rsidRDefault="00000000" w:rsidRPr="00000000" w14:paraId="000010DB">
      <w:pPr>
        <w:numPr>
          <w:ilvl w:val="0"/>
          <w:numId w:val="50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 allergen risk if soy-sensitive</w:t>
        <w:br w:type="textWrapping"/>
      </w:r>
    </w:p>
    <w:p w:rsidR="00000000" w:rsidDel="00000000" w:rsidP="00000000" w:rsidRDefault="00000000" w:rsidRPr="00000000" w14:paraId="000010DC">
      <w:pPr>
        <w:numPr>
          <w:ilvl w:val="0"/>
          <w:numId w:val="50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nutritional value</w:t>
        <w:br w:type="textWrapping"/>
      </w:r>
    </w:p>
    <w:p w:rsidR="00000000" w:rsidDel="00000000" w:rsidP="00000000" w:rsidRDefault="00000000" w:rsidRPr="00000000" w14:paraId="000010D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li1v15eg97zw" w:id="522"/>
      <w:bookmarkEnd w:id="522"/>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0DF">
      <w:pPr>
        <w:numPr>
          <w:ilvl w:val="0"/>
          <w:numId w:val="30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Digested as </w:t>
      </w:r>
      <w:r w:rsidDel="00000000" w:rsidR="00000000" w:rsidRPr="00000000">
        <w:rPr>
          <w:rFonts w:ascii="Times New Roman" w:cs="Times New Roman" w:eastAsia="Times New Roman" w:hAnsi="Times New Roman"/>
          <w:b w:val="1"/>
          <w:bCs w:val="1"/>
          <w:rtl w:val="0"/>
        </w:rPr>
        <w:t xml:space="preserve">fats</w:t>
      </w:r>
      <w:r w:rsidDel="00000000" w:rsidR="00000000" w:rsidRPr="00000000">
        <w:rPr>
          <w:rFonts w:ascii="Cardo" w:cs="Cardo" w:eastAsia="Cardo" w:hAnsi="Cardo"/>
          <w:rtl w:val="0"/>
        </w:rPr>
        <w:t xml:space="preserve"> → fatty acids and glycerol</w:t>
        <w:br w:type="textWrapping"/>
      </w:r>
    </w:p>
    <w:p w:rsidR="00000000" w:rsidDel="00000000" w:rsidP="00000000" w:rsidRDefault="00000000" w:rsidRPr="00000000" w14:paraId="000010E0">
      <w:pPr>
        <w:numPr>
          <w:ilvl w:val="0"/>
          <w:numId w:val="30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direct metabolic impact at typical food-use levels</w:t>
        <w:br w:type="textWrapping"/>
      </w:r>
    </w:p>
    <w:p w:rsidR="00000000" w:rsidDel="00000000" w:rsidP="00000000" w:rsidRDefault="00000000" w:rsidRPr="00000000" w14:paraId="000010E1">
      <w:pPr>
        <w:numPr>
          <w:ilvl w:val="0"/>
          <w:numId w:val="30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Indirect impact comes from being part of </w:t>
      </w:r>
      <w:r w:rsidDel="00000000" w:rsidR="00000000" w:rsidRPr="00000000">
        <w:rPr>
          <w:rFonts w:ascii="Times New Roman" w:cs="Times New Roman" w:eastAsia="Times New Roman" w:hAnsi="Times New Roman"/>
          <w:b w:val="1"/>
          <w:bCs w:val="1"/>
          <w:rtl w:val="0"/>
        </w:rPr>
        <w:t xml:space="preserve">ultra-processed, high-calorie foods</w:t>
        <w:br w:type="textWrapping"/>
      </w:r>
    </w:p>
    <w:p w:rsidR="00000000" w:rsidDel="00000000" w:rsidP="00000000" w:rsidRDefault="00000000" w:rsidRPr="00000000" w14:paraId="000010E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m9ffg1ifwx92" w:id="523"/>
      <w:bookmarkEnd w:id="523"/>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0E4">
      <w:pPr>
        <w:numPr>
          <w:ilvl w:val="0"/>
          <w:numId w:val="69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strong direct link to disease</w:t>
        <w:br w:type="textWrapping"/>
      </w:r>
    </w:p>
    <w:p w:rsidR="00000000" w:rsidDel="00000000" w:rsidP="00000000" w:rsidRDefault="00000000" w:rsidRPr="00000000" w14:paraId="000010E5">
      <w:pPr>
        <w:numPr>
          <w:ilvl w:val="0"/>
          <w:numId w:val="69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Indirectly associated with </w:t>
      </w:r>
      <w:r w:rsidDel="00000000" w:rsidR="00000000" w:rsidRPr="00000000">
        <w:rPr>
          <w:rFonts w:ascii="Times New Roman" w:cs="Times New Roman" w:eastAsia="Times New Roman" w:hAnsi="Times New Roman"/>
          <w:b w:val="1"/>
          <w:bCs w:val="1"/>
          <w:rtl w:val="0"/>
        </w:rPr>
        <w:t xml:space="preserve">obesity, insulin resistance, and metabolic stress</w:t>
      </w:r>
      <w:r w:rsidDel="00000000" w:rsidR="00000000" w:rsidRPr="00000000">
        <w:rPr>
          <w:rFonts w:ascii="Times New Roman" w:cs="Times New Roman" w:eastAsia="Times New Roman" w:hAnsi="Times New Roman"/>
          <w:rtl w:val="0"/>
        </w:rPr>
        <w:t xml:space="preserve"> when consumed in ultra-processed foods</w:t>
        <w:br w:type="textWrapping"/>
      </w:r>
    </w:p>
    <w:p w:rsidR="00000000" w:rsidDel="00000000" w:rsidP="00000000" w:rsidRDefault="00000000" w:rsidRPr="00000000" w14:paraId="000010E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7jn8qduxd10s" w:id="524"/>
      <w:bookmarkEnd w:id="524"/>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0E8">
      <w:pPr>
        <w:numPr>
          <w:ilvl w:val="0"/>
          <w:numId w:val="107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Bread, rolls, bagels, baked goods</w:t>
        <w:br w:type="textWrapping"/>
      </w:r>
    </w:p>
    <w:p w:rsidR="00000000" w:rsidDel="00000000" w:rsidP="00000000" w:rsidRDefault="00000000" w:rsidRPr="00000000" w14:paraId="000010E9">
      <w:pPr>
        <w:numPr>
          <w:ilvl w:val="0"/>
          <w:numId w:val="107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pastries and processed snack foods</w:t>
        <w:br w:type="textWrapping"/>
      </w:r>
    </w:p>
    <w:p w:rsidR="00000000" w:rsidDel="00000000" w:rsidP="00000000" w:rsidRDefault="00000000" w:rsidRPr="00000000" w14:paraId="000010EA">
      <w:pPr>
        <w:numPr>
          <w:ilvl w:val="0"/>
          <w:numId w:val="107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Packaged foods requiring extended shelf life</w:t>
        <w:br w:type="textWrapping"/>
      </w:r>
    </w:p>
    <w:p w:rsidR="00000000" w:rsidDel="00000000" w:rsidP="00000000" w:rsidRDefault="00000000" w:rsidRPr="00000000" w14:paraId="000010EB">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0EC">
      <w:pPr>
        <w:numPr>
          <w:ilvl w:val="0"/>
          <w:numId w:val="47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DATEM</w:t>
        <w:br w:type="textWrapping"/>
      </w:r>
    </w:p>
    <w:p w:rsidR="00000000" w:rsidDel="00000000" w:rsidP="00000000" w:rsidRDefault="00000000" w:rsidRPr="00000000" w14:paraId="000010ED">
      <w:pPr>
        <w:numPr>
          <w:ilvl w:val="0"/>
          <w:numId w:val="47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Diacetyl tartaric acid ester of mono- and diglycerides</w:t>
        <w:br w:type="textWrapping"/>
      </w:r>
    </w:p>
    <w:p w:rsidR="00000000" w:rsidDel="00000000" w:rsidP="00000000" w:rsidRDefault="00000000" w:rsidRPr="00000000" w14:paraId="000010EE">
      <w:pPr>
        <w:numPr>
          <w:ilvl w:val="0"/>
          <w:numId w:val="47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E472e (European additive code)</w:t>
      </w:r>
    </w:p>
    <w:p w:rsidR="00000000" w:rsidDel="00000000" w:rsidP="00000000" w:rsidRDefault="00000000" w:rsidRPr="00000000" w14:paraId="000010EF">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0">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Polysorbate 60</w:t>
      </w:r>
    </w:p>
    <w:p w:rsidR="00000000" w:rsidDel="00000000" w:rsidP="00000000" w:rsidRDefault="00000000" w:rsidRPr="00000000" w14:paraId="000010F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oa4hcu3onst8" w:id="525"/>
      <w:bookmarkEnd w:id="525"/>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0F2">
      <w:pPr>
        <w:numPr>
          <w:ilvl w:val="0"/>
          <w:numId w:val="83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Highly processed / synthetic</w:t>
      </w:r>
      <w:r w:rsidDel="00000000" w:rsidR="00000000" w:rsidRPr="00000000">
        <w:rPr>
          <w:rFonts w:ascii="Cardo" w:cs="Cardo" w:eastAsia="Cardo" w:hAnsi="Cardo"/>
          <w:rtl w:val="0"/>
        </w:rPr>
        <w:t xml:space="preserve"> → chemical-sounding name raises patient concern</w:t>
        <w:br w:type="textWrapping"/>
      </w:r>
    </w:p>
    <w:p w:rsidR="00000000" w:rsidDel="00000000" w:rsidP="00000000" w:rsidRDefault="00000000" w:rsidRPr="00000000" w14:paraId="000010F3">
      <w:pPr>
        <w:numPr>
          <w:ilvl w:val="0"/>
          <w:numId w:val="83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 from </w:t>
      </w:r>
      <w:r w:rsidDel="00000000" w:rsidR="00000000" w:rsidRPr="00000000">
        <w:rPr>
          <w:rFonts w:ascii="Times New Roman" w:cs="Times New Roman" w:eastAsia="Times New Roman" w:hAnsi="Times New Roman"/>
          <w:b w:val="1"/>
          <w:bCs w:val="1"/>
          <w:rtl w:val="0"/>
        </w:rPr>
        <w:t xml:space="preserve">sorbitol + fatty acids</w:t>
      </w:r>
      <w:r w:rsidDel="00000000" w:rsidR="00000000" w:rsidRPr="00000000">
        <w:rPr>
          <w:rFonts w:ascii="Times New Roman" w:cs="Times New Roman" w:eastAsia="Times New Roman" w:hAnsi="Times New Roman"/>
          <w:rtl w:val="0"/>
        </w:rPr>
        <w:t xml:space="preserve"> (often from palm or soybean oil)</w:t>
        <w:br w:type="textWrapping"/>
      </w:r>
    </w:p>
    <w:p w:rsidR="00000000" w:rsidDel="00000000" w:rsidP="00000000" w:rsidRDefault="00000000" w:rsidRPr="00000000" w14:paraId="000010F4">
      <w:pPr>
        <w:numPr>
          <w:ilvl w:val="0"/>
          <w:numId w:val="83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 in </w:t>
      </w:r>
      <w:r w:rsidDel="00000000" w:rsidR="00000000" w:rsidRPr="00000000">
        <w:rPr>
          <w:rFonts w:ascii="Times New Roman" w:cs="Times New Roman" w:eastAsia="Times New Roman" w:hAnsi="Times New Roman"/>
          <w:b w:val="1"/>
          <w:bCs w:val="1"/>
          <w:rtl w:val="0"/>
        </w:rPr>
        <w:t xml:space="preserve">ultra-processed foods</w:t>
      </w:r>
      <w:r w:rsidDel="00000000" w:rsidR="00000000" w:rsidRPr="00000000">
        <w:rPr>
          <w:rFonts w:ascii="Times New Roman" w:cs="Times New Roman" w:eastAsia="Times New Roman" w:hAnsi="Times New Roman"/>
          <w:rtl w:val="0"/>
        </w:rPr>
        <w:t xml:space="preserve">, signaling high industrial processing</w:t>
        <w:br w:type="textWrapping"/>
      </w:r>
    </w:p>
    <w:p w:rsidR="00000000" w:rsidDel="00000000" w:rsidP="00000000" w:rsidRDefault="00000000" w:rsidRPr="00000000" w14:paraId="000010F5">
      <w:pPr>
        <w:numPr>
          <w:ilvl w:val="0"/>
          <w:numId w:val="83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animal studies suggest it can </w:t>
      </w:r>
      <w:r w:rsidDel="00000000" w:rsidR="00000000" w:rsidRPr="00000000">
        <w:rPr>
          <w:rFonts w:ascii="Times New Roman" w:cs="Times New Roman" w:eastAsia="Times New Roman" w:hAnsi="Times New Roman"/>
          <w:b w:val="1"/>
          <w:bCs w:val="1"/>
          <w:rtl w:val="0"/>
        </w:rPr>
        <w:t xml:space="preserve">alter gut microbiota</w:t>
      </w:r>
      <w:r w:rsidDel="00000000" w:rsidR="00000000" w:rsidRPr="00000000">
        <w:rPr>
          <w:rFonts w:ascii="Times New Roman" w:cs="Times New Roman" w:eastAsia="Times New Roman" w:hAnsi="Times New Roman"/>
          <w:rtl w:val="0"/>
        </w:rPr>
        <w:t xml:space="preserve"> in large amounts</w:t>
        <w:br w:type="textWrapping"/>
      </w:r>
    </w:p>
    <w:p w:rsidR="00000000" w:rsidDel="00000000" w:rsidP="00000000" w:rsidRDefault="00000000" w:rsidRPr="00000000" w14:paraId="000010F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2k20t59p0abf" w:id="526"/>
      <w:bookmarkEnd w:id="526"/>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0F8">
      <w:pPr>
        <w:numPr>
          <w:ilvl w:val="0"/>
          <w:numId w:val="9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emulsifier made from </w:t>
      </w:r>
      <w:r w:rsidDel="00000000" w:rsidR="00000000" w:rsidRPr="00000000">
        <w:rPr>
          <w:rFonts w:ascii="Times New Roman" w:cs="Times New Roman" w:eastAsia="Times New Roman" w:hAnsi="Times New Roman"/>
          <w:b w:val="1"/>
          <w:bCs w:val="1"/>
          <w:rtl w:val="0"/>
        </w:rPr>
        <w:t xml:space="preserve">sorbitol esterified with fatty acids</w:t>
        <w:br w:type="textWrapping"/>
      </w:r>
    </w:p>
    <w:p w:rsidR="00000000" w:rsidDel="00000000" w:rsidP="00000000" w:rsidRDefault="00000000" w:rsidRPr="00000000" w14:paraId="000010F9">
      <w:pPr>
        <w:numPr>
          <w:ilvl w:val="0"/>
          <w:numId w:val="9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w:t>
      </w:r>
      <w:r w:rsidDel="00000000" w:rsidR="00000000" w:rsidRPr="00000000">
        <w:rPr>
          <w:rFonts w:ascii="Times New Roman" w:cs="Times New Roman" w:eastAsia="Times New Roman" w:hAnsi="Times New Roman"/>
          <w:b w:val="1"/>
          <w:bCs w:val="1"/>
          <w:rtl w:val="0"/>
        </w:rPr>
        <w:t xml:space="preserve">blend oil and water</w:t>
      </w:r>
      <w:r w:rsidDel="00000000" w:rsidR="00000000" w:rsidRPr="00000000">
        <w:rPr>
          <w:rFonts w:ascii="Times New Roman" w:cs="Times New Roman" w:eastAsia="Times New Roman" w:hAnsi="Times New Roman"/>
          <w:rtl w:val="0"/>
        </w:rPr>
        <w:t xml:space="preserve">, stabilize textures, and improve shelf life</w:t>
        <w:br w:type="textWrapping"/>
      </w:r>
    </w:p>
    <w:p w:rsidR="00000000" w:rsidDel="00000000" w:rsidP="00000000" w:rsidRDefault="00000000" w:rsidRPr="00000000" w14:paraId="000010FA">
      <w:pPr>
        <w:numPr>
          <w:ilvl w:val="0"/>
          <w:numId w:val="9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 in small amounts in foods; not a sugar or protein</w:t>
        <w:br w:type="textWrapping"/>
      </w:r>
    </w:p>
    <w:p w:rsidR="00000000" w:rsidDel="00000000" w:rsidP="00000000" w:rsidRDefault="00000000" w:rsidRPr="00000000" w14:paraId="000010FB">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doeclrxgb8hj" w:id="527"/>
      <w:bookmarkEnd w:id="527"/>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0FD">
      <w:pPr>
        <w:numPr>
          <w:ilvl w:val="0"/>
          <w:numId w:val="29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Emulsifier and stabilizer</w:t>
      </w:r>
      <w:r w:rsidDel="00000000" w:rsidR="00000000" w:rsidRPr="00000000">
        <w:rPr>
          <w:rFonts w:ascii="Cardo" w:cs="Cardo" w:eastAsia="Cardo" w:hAnsi="Cardo"/>
          <w:rtl w:val="0"/>
        </w:rPr>
        <w:t xml:space="preserve"> → prevents separation in ice cream, whipped toppings, sauces, and baked goods</w:t>
        <w:br w:type="textWrapping"/>
      </w:r>
    </w:p>
    <w:p w:rsidR="00000000" w:rsidDel="00000000" w:rsidP="00000000" w:rsidRDefault="00000000" w:rsidRPr="00000000" w14:paraId="000010FE">
      <w:pPr>
        <w:numPr>
          <w:ilvl w:val="0"/>
          <w:numId w:val="29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texture, consistency, and shelf life</w:t>
        <w:br w:type="textWrapping"/>
      </w:r>
    </w:p>
    <w:p w:rsidR="00000000" w:rsidDel="00000000" w:rsidP="00000000" w:rsidRDefault="00000000" w:rsidRPr="00000000" w14:paraId="000010FF">
      <w:pPr>
        <w:numPr>
          <w:ilvl w:val="0"/>
          <w:numId w:val="29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w:t>
      </w:r>
      <w:r w:rsidDel="00000000" w:rsidR="00000000" w:rsidRPr="00000000">
        <w:rPr>
          <w:rFonts w:ascii="Times New Roman" w:cs="Times New Roman" w:eastAsia="Times New Roman" w:hAnsi="Times New Roman"/>
          <w:b w:val="1"/>
          <w:bCs w:val="1"/>
          <w:rtl w:val="0"/>
        </w:rPr>
        <w:t xml:space="preserve">creamy, uniform products</w:t>
      </w:r>
      <w:r w:rsidDel="00000000" w:rsidR="00000000" w:rsidRPr="00000000">
        <w:rPr>
          <w:rFonts w:ascii="Times New Roman" w:cs="Times New Roman" w:eastAsia="Times New Roman" w:hAnsi="Times New Roman"/>
          <w:rtl w:val="0"/>
        </w:rPr>
        <w:t xml:space="preserve"> in industrial foods</w:t>
        <w:br w:type="textWrapping"/>
      </w:r>
    </w:p>
    <w:p w:rsidR="00000000" w:rsidDel="00000000" w:rsidP="00000000" w:rsidRDefault="00000000" w:rsidRPr="00000000" w14:paraId="0000110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horo7a4xdjy3" w:id="528"/>
      <w:bookmarkEnd w:id="528"/>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caution</w:t>
      </w:r>
    </w:p>
    <w:p w:rsidR="00000000" w:rsidDel="00000000" w:rsidP="00000000" w:rsidRDefault="00000000" w:rsidRPr="00000000" w14:paraId="00001102">
      <w:pPr>
        <w:numPr>
          <w:ilvl w:val="0"/>
          <w:numId w:val="66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Highly processed → not a whole-food ingredient</w:t>
        <w:br w:type="textWrapping"/>
      </w:r>
    </w:p>
    <w:p w:rsidR="00000000" w:rsidDel="00000000" w:rsidP="00000000" w:rsidRDefault="00000000" w:rsidRPr="00000000" w14:paraId="00001103">
      <w:pPr>
        <w:numPr>
          <w:ilvl w:val="0"/>
          <w:numId w:val="66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Minimal direct nutrition → contributes </w:t>
      </w:r>
      <w:r w:rsidDel="00000000" w:rsidR="00000000" w:rsidRPr="00000000">
        <w:rPr>
          <w:rFonts w:ascii="Times New Roman" w:cs="Times New Roman" w:eastAsia="Times New Roman" w:hAnsi="Times New Roman"/>
          <w:b w:val="1"/>
          <w:bCs w:val="1"/>
          <w:rtl w:val="0"/>
        </w:rPr>
        <w:t xml:space="preserve">nothing but emulsification</w:t>
        <w:br w:type="textWrapping"/>
      </w:r>
    </w:p>
    <w:p w:rsidR="00000000" w:rsidDel="00000000" w:rsidP="00000000" w:rsidRDefault="00000000" w:rsidRPr="00000000" w14:paraId="00001104">
      <w:pPr>
        <w:numPr>
          <w:ilvl w:val="0"/>
          <w:numId w:val="66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studies in animals suggest </w:t>
      </w:r>
      <w:r w:rsidDel="00000000" w:rsidR="00000000" w:rsidRPr="00000000">
        <w:rPr>
          <w:rFonts w:ascii="Times New Roman" w:cs="Times New Roman" w:eastAsia="Times New Roman" w:hAnsi="Times New Roman"/>
          <w:b w:val="1"/>
          <w:bCs w:val="1"/>
          <w:rtl w:val="0"/>
        </w:rPr>
        <w:t xml:space="preserve">gut microbiome effects</w:t>
      </w:r>
      <w:r w:rsidDel="00000000" w:rsidR="00000000" w:rsidRPr="00000000">
        <w:rPr>
          <w:rFonts w:ascii="Times New Roman" w:cs="Times New Roman" w:eastAsia="Times New Roman" w:hAnsi="Times New Roman"/>
          <w:rtl w:val="0"/>
        </w:rPr>
        <w:t xml:space="preserve"> at high doses</w:t>
        <w:br w:type="textWrapping"/>
      </w:r>
    </w:p>
    <w:p w:rsidR="00000000" w:rsidDel="00000000" w:rsidP="00000000" w:rsidRDefault="00000000" w:rsidRPr="00000000" w14:paraId="00001105">
      <w:pPr>
        <w:numPr>
          <w:ilvl w:val="0"/>
          <w:numId w:val="66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 allergy risk if derived from soy</w:t>
        <w:br w:type="textWrapping"/>
      </w:r>
    </w:p>
    <w:p w:rsidR="00000000" w:rsidDel="00000000" w:rsidP="00000000" w:rsidRDefault="00000000" w:rsidRPr="00000000" w14:paraId="0000110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whrkx2tufvu6" w:id="529"/>
      <w:bookmarkEnd w:id="529"/>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108">
      <w:pPr>
        <w:numPr>
          <w:ilvl w:val="0"/>
          <w:numId w:val="32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Digested as </w:t>
      </w:r>
      <w:r w:rsidDel="00000000" w:rsidR="00000000" w:rsidRPr="00000000">
        <w:rPr>
          <w:rFonts w:ascii="Times New Roman" w:cs="Times New Roman" w:eastAsia="Times New Roman" w:hAnsi="Times New Roman"/>
          <w:b w:val="1"/>
          <w:bCs w:val="1"/>
          <w:rtl w:val="0"/>
        </w:rPr>
        <w:t xml:space="preserve">fats and sugar alcohols (from sorbitol)</w:t>
      </w:r>
      <w:r w:rsidDel="00000000" w:rsidR="00000000" w:rsidRPr="00000000">
        <w:rPr>
          <w:rFonts w:ascii="Cardo" w:cs="Cardo" w:eastAsia="Cardo" w:hAnsi="Cardo"/>
          <w:rtl w:val="0"/>
        </w:rPr>
        <w:t xml:space="preserve"> → mostly metabolically neutral at normal use</w:t>
        <w:br w:type="textWrapping"/>
      </w:r>
    </w:p>
    <w:p w:rsidR="00000000" w:rsidDel="00000000" w:rsidP="00000000" w:rsidRDefault="00000000" w:rsidRPr="00000000" w14:paraId="00001109">
      <w:pPr>
        <w:numPr>
          <w:ilvl w:val="0"/>
          <w:numId w:val="32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very high intakes (rare in normal diet), may cause </w:t>
      </w:r>
      <w:r w:rsidDel="00000000" w:rsidR="00000000" w:rsidRPr="00000000">
        <w:rPr>
          <w:rFonts w:ascii="Times New Roman" w:cs="Times New Roman" w:eastAsia="Times New Roman" w:hAnsi="Times New Roman"/>
          <w:b w:val="1"/>
          <w:bCs w:val="1"/>
          <w:rtl w:val="0"/>
        </w:rPr>
        <w:t xml:space="preserve">mild GI upset</w:t>
        <w:br w:type="textWrapping"/>
      </w:r>
    </w:p>
    <w:p w:rsidR="00000000" w:rsidDel="00000000" w:rsidP="00000000" w:rsidRDefault="00000000" w:rsidRPr="00000000" w14:paraId="0000110A">
      <w:pPr>
        <w:numPr>
          <w:ilvl w:val="0"/>
          <w:numId w:val="32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Indirect effects through consumption in </w:t>
      </w:r>
      <w:r w:rsidDel="00000000" w:rsidR="00000000" w:rsidRPr="00000000">
        <w:rPr>
          <w:rFonts w:ascii="Times New Roman" w:cs="Times New Roman" w:eastAsia="Times New Roman" w:hAnsi="Times New Roman"/>
          <w:b w:val="1"/>
          <w:bCs w:val="1"/>
          <w:rtl w:val="0"/>
        </w:rPr>
        <w:t xml:space="preserve">ultra-processed foods</w:t>
        <w:br w:type="textWrapping"/>
      </w:r>
    </w:p>
    <w:p w:rsidR="00000000" w:rsidDel="00000000" w:rsidP="00000000" w:rsidRDefault="00000000" w:rsidRPr="00000000" w14:paraId="0000110B">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ti9w1cl5tav" w:id="530"/>
      <w:bookmarkEnd w:id="530"/>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10D">
      <w:pPr>
        <w:numPr>
          <w:ilvl w:val="0"/>
          <w:numId w:val="64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direct chronic disease links in humans at normal dietary levels</w:t>
        <w:br w:type="textWrapping"/>
      </w:r>
    </w:p>
    <w:p w:rsidR="00000000" w:rsidDel="00000000" w:rsidP="00000000" w:rsidRDefault="00000000" w:rsidRPr="00000000" w14:paraId="0000110E">
      <w:pPr>
        <w:numPr>
          <w:ilvl w:val="0"/>
          <w:numId w:val="64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animal research suggests </w:t>
      </w:r>
      <w:r w:rsidDel="00000000" w:rsidR="00000000" w:rsidRPr="00000000">
        <w:rPr>
          <w:rFonts w:ascii="Times New Roman" w:cs="Times New Roman" w:eastAsia="Times New Roman" w:hAnsi="Times New Roman"/>
          <w:b w:val="1"/>
          <w:bCs w:val="1"/>
          <w:rtl w:val="0"/>
        </w:rPr>
        <w:t xml:space="preserve">intestinal inflammation and microbiome changes</w:t>
      </w:r>
      <w:r w:rsidDel="00000000" w:rsidR="00000000" w:rsidRPr="00000000">
        <w:rPr>
          <w:rFonts w:ascii="Times New Roman" w:cs="Times New Roman" w:eastAsia="Times New Roman" w:hAnsi="Times New Roman"/>
          <w:rtl w:val="0"/>
        </w:rPr>
        <w:t xml:space="preserve"> at high doses</w:t>
        <w:br w:type="textWrapping"/>
      </w:r>
    </w:p>
    <w:p w:rsidR="00000000" w:rsidDel="00000000" w:rsidP="00000000" w:rsidRDefault="00000000" w:rsidRPr="00000000" w14:paraId="0000110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e56lzmvjr1ln" w:id="531"/>
      <w:bookmarkEnd w:id="531"/>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111">
      <w:pPr>
        <w:numPr>
          <w:ilvl w:val="0"/>
          <w:numId w:val="20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Ice cream, margarine, whipped toppings</w:t>
        <w:br w:type="textWrapping"/>
      </w:r>
    </w:p>
    <w:p w:rsidR="00000000" w:rsidDel="00000000" w:rsidP="00000000" w:rsidRDefault="00000000" w:rsidRPr="00000000" w14:paraId="00001112">
      <w:pPr>
        <w:numPr>
          <w:ilvl w:val="0"/>
          <w:numId w:val="20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Salad dressings, sauces, and creamy baked goods</w:t>
        <w:br w:type="textWrapping"/>
      </w:r>
    </w:p>
    <w:p w:rsidR="00000000" w:rsidDel="00000000" w:rsidP="00000000" w:rsidRDefault="00000000" w:rsidRPr="00000000" w14:paraId="00001113">
      <w:pPr>
        <w:numPr>
          <w:ilvl w:val="0"/>
          <w:numId w:val="20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Packaged or ultra-processed foods requiring long shelf life</w:t>
        <w:br w:type="textWrapping"/>
      </w:r>
    </w:p>
    <w:p w:rsidR="00000000" w:rsidDel="00000000" w:rsidP="00000000" w:rsidRDefault="00000000" w:rsidRPr="00000000" w14:paraId="00001114">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115">
      <w:pPr>
        <w:numPr>
          <w:ilvl w:val="0"/>
          <w:numId w:val="51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Polysorbate 60</w:t>
        <w:br w:type="textWrapping"/>
      </w:r>
    </w:p>
    <w:p w:rsidR="00000000" w:rsidDel="00000000" w:rsidP="00000000" w:rsidRDefault="00000000" w:rsidRPr="00000000" w14:paraId="00001116">
      <w:pPr>
        <w:numPr>
          <w:ilvl w:val="0"/>
          <w:numId w:val="51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E435 (European additive code)</w:t>
      </w:r>
    </w:p>
    <w:p w:rsidR="00000000" w:rsidDel="00000000" w:rsidP="00000000" w:rsidRDefault="00000000" w:rsidRPr="00000000" w14:paraId="00001117">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18">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Polysorbate 80</w:t>
      </w:r>
    </w:p>
    <w:p w:rsidR="00000000" w:rsidDel="00000000" w:rsidP="00000000" w:rsidRDefault="00000000" w:rsidRPr="00000000" w14:paraId="0000111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2upj627cocnf" w:id="532"/>
      <w:bookmarkEnd w:id="532"/>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11A">
      <w:pPr>
        <w:numPr>
          <w:ilvl w:val="0"/>
          <w:numId w:val="47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Highly processed, synthetic emulsifier</w:t>
        <w:br w:type="textWrapping"/>
      </w:r>
    </w:p>
    <w:p w:rsidR="00000000" w:rsidDel="00000000" w:rsidP="00000000" w:rsidRDefault="00000000" w:rsidRPr="00000000" w14:paraId="0000111B">
      <w:pPr>
        <w:numPr>
          <w:ilvl w:val="0"/>
          <w:numId w:val="47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Animal studies show potential to </w:t>
      </w:r>
      <w:r w:rsidDel="00000000" w:rsidR="00000000" w:rsidRPr="00000000">
        <w:rPr>
          <w:rFonts w:ascii="Times New Roman" w:cs="Times New Roman" w:eastAsia="Times New Roman" w:hAnsi="Times New Roman"/>
          <w:b w:val="1"/>
          <w:bCs w:val="1"/>
          <w:rtl w:val="0"/>
        </w:rPr>
        <w:t xml:space="preserve">disrupt the gut mucus layer</w:t>
        <w:br w:type="textWrapping"/>
      </w:r>
    </w:p>
    <w:p w:rsidR="00000000" w:rsidDel="00000000" w:rsidP="00000000" w:rsidRDefault="00000000" w:rsidRPr="00000000" w14:paraId="0000111C">
      <w:pPr>
        <w:numPr>
          <w:ilvl w:val="0"/>
          <w:numId w:val="47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Associated in research with </w:t>
      </w:r>
      <w:r w:rsidDel="00000000" w:rsidR="00000000" w:rsidRPr="00000000">
        <w:rPr>
          <w:rFonts w:ascii="Times New Roman" w:cs="Times New Roman" w:eastAsia="Times New Roman" w:hAnsi="Times New Roman"/>
          <w:b w:val="1"/>
          <w:bCs w:val="1"/>
          <w:rtl w:val="0"/>
        </w:rPr>
        <w:t xml:space="preserve">gut microbiome changes and low-grade inflammation</w:t>
        <w:br w:type="textWrapping"/>
      </w:r>
    </w:p>
    <w:p w:rsidR="00000000" w:rsidDel="00000000" w:rsidP="00000000" w:rsidRDefault="00000000" w:rsidRPr="00000000" w14:paraId="0000111D">
      <w:pPr>
        <w:numPr>
          <w:ilvl w:val="0"/>
          <w:numId w:val="47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in </w:t>
      </w:r>
      <w:r w:rsidDel="00000000" w:rsidR="00000000" w:rsidRPr="00000000">
        <w:rPr>
          <w:rFonts w:ascii="Times New Roman" w:cs="Times New Roman" w:eastAsia="Times New Roman" w:hAnsi="Times New Roman"/>
          <w:b w:val="1"/>
          <w:bCs w:val="1"/>
          <w:rtl w:val="0"/>
        </w:rPr>
        <w:t xml:space="preserve">ultra-processed foods</w:t>
        <w:br w:type="textWrapping"/>
      </w:r>
    </w:p>
    <w:p w:rsidR="00000000" w:rsidDel="00000000" w:rsidP="00000000" w:rsidRDefault="00000000" w:rsidRPr="00000000" w14:paraId="0000111E">
      <w:pPr>
        <w:numPr>
          <w:ilvl w:val="0"/>
          <w:numId w:val="47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derived from </w:t>
      </w:r>
      <w:r w:rsidDel="00000000" w:rsidR="00000000" w:rsidRPr="00000000">
        <w:rPr>
          <w:rFonts w:ascii="Times New Roman" w:cs="Times New Roman" w:eastAsia="Times New Roman" w:hAnsi="Times New Roman"/>
          <w:b w:val="1"/>
          <w:bCs w:val="1"/>
          <w:rtl w:val="0"/>
        </w:rPr>
        <w:t xml:space="preserve">soybean or palm oil</w:t>
      </w:r>
      <w:r w:rsidDel="00000000" w:rsidR="00000000" w:rsidRPr="00000000">
        <w:rPr>
          <w:rFonts w:ascii="Times New Roman" w:cs="Times New Roman" w:eastAsia="Times New Roman" w:hAnsi="Times New Roman"/>
          <w:rtl w:val="0"/>
        </w:rPr>
        <w:t xml:space="preserve"> (GMO concern)</w:t>
        <w:br w:type="textWrapping"/>
      </w:r>
    </w:p>
    <w:p w:rsidR="00000000" w:rsidDel="00000000" w:rsidP="00000000" w:rsidRDefault="00000000" w:rsidRPr="00000000" w14:paraId="0000111F">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gut barrier and microbiome concerns</w:t>
      </w:r>
      <w:r w:rsidDel="00000000" w:rsidR="00000000" w:rsidRPr="00000000">
        <w:rPr>
          <w:rFonts w:ascii="Times New Roman" w:cs="Times New Roman" w:eastAsia="Times New Roman" w:hAnsi="Times New Roman"/>
          <w:rtl w:val="0"/>
        </w:rPr>
        <w:t xml:space="preserve">, not blood sugar.</w:t>
      </w:r>
    </w:p>
    <w:p w:rsidR="00000000" w:rsidDel="00000000" w:rsidP="00000000" w:rsidRDefault="00000000" w:rsidRPr="00000000" w14:paraId="0000112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e0bfnkdx3moa" w:id="533"/>
      <w:bookmarkEnd w:id="533"/>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122">
      <w:pPr>
        <w:numPr>
          <w:ilvl w:val="0"/>
          <w:numId w:val="104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emulsifier made from:</w:t>
        <w:br w:type="textWrapping"/>
      </w:r>
    </w:p>
    <w:p w:rsidR="00000000" w:rsidDel="00000000" w:rsidP="00000000" w:rsidRDefault="00000000" w:rsidRPr="00000000" w14:paraId="00001123">
      <w:pPr>
        <w:numPr>
          <w:ilvl w:val="1"/>
          <w:numId w:val="1048"/>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Sorbitol</w:t>
      </w:r>
      <w:r w:rsidDel="00000000" w:rsidR="00000000" w:rsidRPr="00000000">
        <w:rPr>
          <w:rFonts w:ascii="Times New Roman" w:cs="Times New Roman" w:eastAsia="Times New Roman" w:hAnsi="Times New Roman"/>
          <w:rtl w:val="0"/>
        </w:rPr>
        <w:t xml:space="preserve"> (a sugar alcohol)</w:t>
        <w:br w:type="textWrapping"/>
      </w:r>
    </w:p>
    <w:p w:rsidR="00000000" w:rsidDel="00000000" w:rsidP="00000000" w:rsidRDefault="00000000" w:rsidRPr="00000000" w14:paraId="00001124">
      <w:pPr>
        <w:numPr>
          <w:ilvl w:val="1"/>
          <w:numId w:val="1048"/>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Oleic acid</w:t>
      </w:r>
      <w:r w:rsidDel="00000000" w:rsidR="00000000" w:rsidRPr="00000000">
        <w:rPr>
          <w:rFonts w:ascii="Times New Roman" w:cs="Times New Roman" w:eastAsia="Times New Roman" w:hAnsi="Times New Roman"/>
          <w:rtl w:val="0"/>
        </w:rPr>
        <w:t xml:space="preserve"> (fatty acid)</w:t>
        <w:br w:type="textWrapping"/>
      </w:r>
    </w:p>
    <w:p w:rsidR="00000000" w:rsidDel="00000000" w:rsidP="00000000" w:rsidRDefault="00000000" w:rsidRPr="00000000" w14:paraId="00001125">
      <w:pPr>
        <w:numPr>
          <w:ilvl w:val="0"/>
          <w:numId w:val="104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to help </w:t>
      </w:r>
      <w:r w:rsidDel="00000000" w:rsidR="00000000" w:rsidRPr="00000000">
        <w:rPr>
          <w:rFonts w:ascii="Times New Roman" w:cs="Times New Roman" w:eastAsia="Times New Roman" w:hAnsi="Times New Roman"/>
          <w:b w:val="1"/>
          <w:bCs w:val="1"/>
          <w:rtl w:val="0"/>
        </w:rPr>
        <w:t xml:space="preserve">oil and water stay mixed</w:t>
        <w:br w:type="textWrapping"/>
      </w:r>
    </w:p>
    <w:p w:rsidR="00000000" w:rsidDel="00000000" w:rsidP="00000000" w:rsidRDefault="00000000" w:rsidRPr="00000000" w14:paraId="00001126">
      <w:pPr>
        <w:numPr>
          <w:ilvl w:val="0"/>
          <w:numId w:val="104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in </w:t>
      </w:r>
      <w:r w:rsidDel="00000000" w:rsidR="00000000" w:rsidRPr="00000000">
        <w:rPr>
          <w:rFonts w:ascii="Times New Roman" w:cs="Times New Roman" w:eastAsia="Times New Roman" w:hAnsi="Times New Roman"/>
          <w:b w:val="1"/>
          <w:bCs w:val="1"/>
          <w:rtl w:val="0"/>
        </w:rPr>
        <w:t xml:space="preserve">very small amounts</w:t>
      </w:r>
      <w:r w:rsidDel="00000000" w:rsidR="00000000" w:rsidRPr="00000000">
        <w:rPr>
          <w:rFonts w:ascii="Times New Roman" w:cs="Times New Roman" w:eastAsia="Times New Roman" w:hAnsi="Times New Roman"/>
          <w:rtl w:val="0"/>
        </w:rPr>
        <w:t xml:space="preserve">, but frequently consumed across many foods</w:t>
        <w:br w:type="textWrapping"/>
      </w:r>
    </w:p>
    <w:p w:rsidR="00000000" w:rsidDel="00000000" w:rsidP="00000000" w:rsidRDefault="00000000" w:rsidRPr="00000000" w14:paraId="0000112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3n2pj1bpcjef" w:id="534"/>
      <w:bookmarkEnd w:id="534"/>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129">
      <w:pPr>
        <w:numPr>
          <w:ilvl w:val="0"/>
          <w:numId w:val="20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w:t>
      </w:r>
      <w:r w:rsidDel="00000000" w:rsidR="00000000" w:rsidRPr="00000000">
        <w:rPr>
          <w:rFonts w:ascii="Times New Roman" w:cs="Times New Roman" w:eastAsia="Times New Roman" w:hAnsi="Times New Roman"/>
          <w:b w:val="1"/>
          <w:bCs w:val="1"/>
          <w:rtl w:val="0"/>
        </w:rPr>
        <w:t xml:space="preserve">smooth, creamy textures</w:t>
        <w:br w:type="textWrapping"/>
      </w:r>
    </w:p>
    <w:p w:rsidR="00000000" w:rsidDel="00000000" w:rsidP="00000000" w:rsidRDefault="00000000" w:rsidRPr="00000000" w14:paraId="0000112A">
      <w:pPr>
        <w:numPr>
          <w:ilvl w:val="0"/>
          <w:numId w:val="20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separation in liquids and semi-solids</w:t>
        <w:br w:type="textWrapping"/>
      </w:r>
    </w:p>
    <w:p w:rsidR="00000000" w:rsidDel="00000000" w:rsidP="00000000" w:rsidRDefault="00000000" w:rsidRPr="00000000" w14:paraId="0000112B">
      <w:pPr>
        <w:numPr>
          <w:ilvl w:val="0"/>
          <w:numId w:val="20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shelf stability</w:t>
        <w:br w:type="textWrapping"/>
      </w:r>
    </w:p>
    <w:p w:rsidR="00000000" w:rsidDel="00000000" w:rsidP="00000000" w:rsidRDefault="00000000" w:rsidRPr="00000000" w14:paraId="0000112C">
      <w:pPr>
        <w:numPr>
          <w:ilvl w:val="0"/>
          <w:numId w:val="20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Essential for products like ice cream and sauces</w:t>
        <w:br w:type="textWrapping"/>
      </w:r>
    </w:p>
    <w:p w:rsidR="00000000" w:rsidDel="00000000" w:rsidP="00000000" w:rsidRDefault="00000000" w:rsidRPr="00000000" w14:paraId="0000112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mad28aylq3ge" w:id="535"/>
      <w:bookmarkEnd w:id="535"/>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caution</w:t>
      </w:r>
    </w:p>
    <w:p w:rsidR="00000000" w:rsidDel="00000000" w:rsidP="00000000" w:rsidRDefault="00000000" w:rsidRPr="00000000" w14:paraId="0000112F">
      <w:pPr>
        <w:numPr>
          <w:ilvl w:val="0"/>
          <w:numId w:val="41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nutritional value</w:t>
        <w:br w:type="textWrapping"/>
      </w:r>
    </w:p>
    <w:p w:rsidR="00000000" w:rsidDel="00000000" w:rsidP="00000000" w:rsidRDefault="00000000" w:rsidRPr="00000000" w14:paraId="00001130">
      <w:pPr>
        <w:numPr>
          <w:ilvl w:val="0"/>
          <w:numId w:val="41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(mostly animal, some human relevance) suggests:</w:t>
        <w:br w:type="textWrapping"/>
      </w:r>
    </w:p>
    <w:p w:rsidR="00000000" w:rsidDel="00000000" w:rsidP="00000000" w:rsidRDefault="00000000" w:rsidRPr="00000000" w14:paraId="00001131">
      <w:pPr>
        <w:numPr>
          <w:ilvl w:val="1"/>
          <w:numId w:val="41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Gut lining thinning</w:t>
        <w:br w:type="textWrapping"/>
      </w:r>
    </w:p>
    <w:p w:rsidR="00000000" w:rsidDel="00000000" w:rsidP="00000000" w:rsidRDefault="00000000" w:rsidRPr="00000000" w14:paraId="00001132">
      <w:pPr>
        <w:numPr>
          <w:ilvl w:val="1"/>
          <w:numId w:val="41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Increased intestinal permeability</w:t>
        <w:br w:type="textWrapping"/>
      </w:r>
    </w:p>
    <w:p w:rsidR="00000000" w:rsidDel="00000000" w:rsidP="00000000" w:rsidRDefault="00000000" w:rsidRPr="00000000" w14:paraId="00001133">
      <w:pPr>
        <w:numPr>
          <w:ilvl w:val="1"/>
          <w:numId w:val="41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Microbiome disruption</w:t>
        <w:br w:type="textWrapping"/>
      </w:r>
    </w:p>
    <w:p w:rsidR="00000000" w:rsidDel="00000000" w:rsidP="00000000" w:rsidRDefault="00000000" w:rsidRPr="00000000" w14:paraId="00001134">
      <w:pPr>
        <w:numPr>
          <w:ilvl w:val="0"/>
          <w:numId w:val="41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Especially concerning for patients with:</w:t>
        <w:br w:type="textWrapping"/>
      </w:r>
    </w:p>
    <w:p w:rsidR="00000000" w:rsidDel="00000000" w:rsidP="00000000" w:rsidRDefault="00000000" w:rsidRPr="00000000" w14:paraId="00001135">
      <w:pPr>
        <w:numPr>
          <w:ilvl w:val="1"/>
          <w:numId w:val="41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IBS</w:t>
        <w:br w:type="textWrapping"/>
      </w:r>
    </w:p>
    <w:p w:rsidR="00000000" w:rsidDel="00000000" w:rsidP="00000000" w:rsidRDefault="00000000" w:rsidRPr="00000000" w14:paraId="00001136">
      <w:pPr>
        <w:numPr>
          <w:ilvl w:val="1"/>
          <w:numId w:val="41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IBD</w:t>
        <w:br w:type="textWrapping"/>
      </w:r>
    </w:p>
    <w:p w:rsidR="00000000" w:rsidDel="00000000" w:rsidP="00000000" w:rsidRDefault="00000000" w:rsidRPr="00000000" w14:paraId="00001137">
      <w:pPr>
        <w:numPr>
          <w:ilvl w:val="1"/>
          <w:numId w:val="41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Autoimmune conditions</w:t>
        <w:br w:type="textWrapping"/>
      </w:r>
    </w:p>
    <w:p w:rsidR="00000000" w:rsidDel="00000000" w:rsidP="00000000" w:rsidRDefault="00000000" w:rsidRPr="00000000" w14:paraId="00001138">
      <w:pPr>
        <w:numPr>
          <w:ilvl w:val="1"/>
          <w:numId w:val="419"/>
        </w:numPr>
        <w:spacing w:after="24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Metabolic inflammation</w:t>
        <w:br w:type="textWrapping"/>
      </w:r>
    </w:p>
    <w:p w:rsidR="00000000" w:rsidDel="00000000" w:rsidP="00000000" w:rsidRDefault="00000000" w:rsidRPr="00000000" w14:paraId="0000113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17n491ct8lm0" w:id="536"/>
      <w:bookmarkEnd w:id="536"/>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13B">
      <w:pPr>
        <w:numPr>
          <w:ilvl w:val="0"/>
          <w:numId w:val="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fully absorbed as a nutrient</w:t>
        <w:br w:type="textWrapping"/>
      </w:r>
    </w:p>
    <w:p w:rsidR="00000000" w:rsidDel="00000000" w:rsidP="00000000" w:rsidRDefault="00000000" w:rsidRPr="00000000" w14:paraId="0000113C">
      <w:pPr>
        <w:numPr>
          <w:ilvl w:val="0"/>
          <w:numId w:val="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Interacts with the </w:t>
      </w:r>
      <w:r w:rsidDel="00000000" w:rsidR="00000000" w:rsidRPr="00000000">
        <w:rPr>
          <w:rFonts w:ascii="Times New Roman" w:cs="Times New Roman" w:eastAsia="Times New Roman" w:hAnsi="Times New Roman"/>
          <w:b w:val="1"/>
          <w:bCs w:val="1"/>
          <w:rtl w:val="0"/>
        </w:rPr>
        <w:t xml:space="preserve">intestinal mucus layer</w:t>
        <w:br w:type="textWrapping"/>
      </w:r>
    </w:p>
    <w:p w:rsidR="00000000" w:rsidDel="00000000" w:rsidP="00000000" w:rsidRDefault="00000000" w:rsidRPr="00000000" w14:paraId="0000113D">
      <w:pPr>
        <w:numPr>
          <w:ilvl w:val="0"/>
          <w:numId w:val="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animal models:</w:t>
        <w:br w:type="textWrapping"/>
      </w:r>
    </w:p>
    <w:p w:rsidR="00000000" w:rsidDel="00000000" w:rsidP="00000000" w:rsidRDefault="00000000" w:rsidRPr="00000000" w14:paraId="0000113E">
      <w:pPr>
        <w:numPr>
          <w:ilvl w:val="1"/>
          <w:numId w:val="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Alters gut bacteria</w:t>
        <w:br w:type="textWrapping"/>
      </w:r>
    </w:p>
    <w:p w:rsidR="00000000" w:rsidDel="00000000" w:rsidP="00000000" w:rsidRDefault="00000000" w:rsidRPr="00000000" w14:paraId="0000113F">
      <w:pPr>
        <w:numPr>
          <w:ilvl w:val="1"/>
          <w:numId w:val="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Promotes low-grade inflammation</w:t>
        <w:br w:type="textWrapping"/>
      </w:r>
    </w:p>
    <w:p w:rsidR="00000000" w:rsidDel="00000000" w:rsidP="00000000" w:rsidRDefault="00000000" w:rsidRPr="00000000" w14:paraId="00001140">
      <w:pPr>
        <w:numPr>
          <w:ilvl w:val="1"/>
          <w:numId w:val="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Increases endotoxin translocation</w:t>
        <w:br w:type="textWrapping"/>
      </w:r>
    </w:p>
    <w:p w:rsidR="00000000" w:rsidDel="00000000" w:rsidP="00000000" w:rsidRDefault="00000000" w:rsidRPr="00000000" w14:paraId="00001141">
      <w:pPr>
        <w:numPr>
          <w:ilvl w:val="0"/>
          <w:numId w:val="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Effects are </w:t>
      </w:r>
      <w:r w:rsidDel="00000000" w:rsidR="00000000" w:rsidRPr="00000000">
        <w:rPr>
          <w:rFonts w:ascii="Times New Roman" w:cs="Times New Roman" w:eastAsia="Times New Roman" w:hAnsi="Times New Roman"/>
          <w:b w:val="1"/>
          <w:bCs w:val="1"/>
          <w:rtl w:val="0"/>
        </w:rPr>
        <w:t xml:space="preserve">dose-dependent</w:t>
      </w:r>
      <w:r w:rsidDel="00000000" w:rsidR="00000000" w:rsidRPr="00000000">
        <w:rPr>
          <w:rFonts w:ascii="Times New Roman" w:cs="Times New Roman" w:eastAsia="Times New Roman" w:hAnsi="Times New Roman"/>
          <w:rtl w:val="0"/>
        </w:rPr>
        <w:t xml:space="preserve">, but cumulative exposure matters</w:t>
        <w:br w:type="textWrapping"/>
      </w:r>
    </w:p>
    <w:p w:rsidR="00000000" w:rsidDel="00000000" w:rsidP="00000000" w:rsidRDefault="00000000" w:rsidRPr="00000000" w14:paraId="0000114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t5u1tva8ese7" w:id="537"/>
      <w:bookmarkEnd w:id="537"/>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144">
      <w:pPr>
        <w:spacing w:after="240" w:before="2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Associative / emerging research (not causal proof):</w:t>
      </w:r>
    </w:p>
    <w:p w:rsidR="00000000" w:rsidDel="00000000" w:rsidP="00000000" w:rsidRDefault="00000000" w:rsidRPr="00000000" w14:paraId="00001145">
      <w:pPr>
        <w:numPr>
          <w:ilvl w:val="0"/>
          <w:numId w:val="67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 / gut dysbiosis</w:t>
        <w:br w:type="textWrapping"/>
      </w:r>
    </w:p>
    <w:p w:rsidR="00000000" w:rsidDel="00000000" w:rsidP="00000000" w:rsidRDefault="00000000" w:rsidRPr="00000000" w14:paraId="00001146">
      <w:pPr>
        <w:numPr>
          <w:ilvl w:val="0"/>
          <w:numId w:val="67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Inflammatory bowel disease</w:t>
        <w:br w:type="textWrapping"/>
      </w:r>
    </w:p>
    <w:p w:rsidR="00000000" w:rsidDel="00000000" w:rsidP="00000000" w:rsidRDefault="00000000" w:rsidRPr="00000000" w14:paraId="00001147">
      <w:pPr>
        <w:numPr>
          <w:ilvl w:val="0"/>
          <w:numId w:val="67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Metabolic syndrome</w:t>
        <w:br w:type="textWrapping"/>
      </w:r>
    </w:p>
    <w:p w:rsidR="00000000" w:rsidDel="00000000" w:rsidP="00000000" w:rsidRDefault="00000000" w:rsidRPr="00000000" w14:paraId="00001148">
      <w:pPr>
        <w:numPr>
          <w:ilvl w:val="0"/>
          <w:numId w:val="67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Low-grade systemic inflammation</w:t>
        <w:br w:type="textWrapping"/>
      </w:r>
    </w:p>
    <w:p w:rsidR="00000000" w:rsidDel="00000000" w:rsidP="00000000" w:rsidRDefault="00000000" w:rsidRPr="00000000" w14:paraId="00001149">
      <w:pPr>
        <w:numPr>
          <w:ilvl w:val="0"/>
          <w:numId w:val="67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Autoimmune susceptibility (theoretical mechanism via gut permeability)</w:t>
        <w:br w:type="textWrapping"/>
      </w:r>
    </w:p>
    <w:p w:rsidR="00000000" w:rsidDel="00000000" w:rsidP="00000000" w:rsidRDefault="00000000" w:rsidRPr="00000000" w14:paraId="0000114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lnbb9d1zjpdr" w:id="538"/>
      <w:bookmarkEnd w:id="538"/>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14C">
      <w:pPr>
        <w:numPr>
          <w:ilvl w:val="0"/>
          <w:numId w:val="102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Ice cream and frozen desserts</w:t>
        <w:br w:type="textWrapping"/>
      </w:r>
    </w:p>
    <w:p w:rsidR="00000000" w:rsidDel="00000000" w:rsidP="00000000" w:rsidRDefault="00000000" w:rsidRPr="00000000" w14:paraId="0000114D">
      <w:pPr>
        <w:numPr>
          <w:ilvl w:val="0"/>
          <w:numId w:val="102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Salad dressings and sauces</w:t>
        <w:br w:type="textWrapping"/>
      </w:r>
    </w:p>
    <w:p w:rsidR="00000000" w:rsidDel="00000000" w:rsidP="00000000" w:rsidRDefault="00000000" w:rsidRPr="00000000" w14:paraId="0000114E">
      <w:pPr>
        <w:numPr>
          <w:ilvl w:val="0"/>
          <w:numId w:val="102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Creamy beverages and protein shakes</w:t>
        <w:br w:type="textWrapping"/>
      </w:r>
    </w:p>
    <w:p w:rsidR="00000000" w:rsidDel="00000000" w:rsidP="00000000" w:rsidRDefault="00000000" w:rsidRPr="00000000" w14:paraId="0000114F">
      <w:pPr>
        <w:numPr>
          <w:ilvl w:val="0"/>
          <w:numId w:val="102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Packaged baked goods</w:t>
        <w:br w:type="textWrapping"/>
      </w:r>
    </w:p>
    <w:p w:rsidR="00000000" w:rsidDel="00000000" w:rsidP="00000000" w:rsidRDefault="00000000" w:rsidRPr="00000000" w14:paraId="00001150">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151">
      <w:pPr>
        <w:numPr>
          <w:ilvl w:val="0"/>
          <w:numId w:val="68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Polysorbate 80</w:t>
        <w:br w:type="textWrapping"/>
      </w:r>
    </w:p>
    <w:p w:rsidR="00000000" w:rsidDel="00000000" w:rsidP="00000000" w:rsidRDefault="00000000" w:rsidRPr="00000000" w14:paraId="00001152">
      <w:pPr>
        <w:numPr>
          <w:ilvl w:val="0"/>
          <w:numId w:val="68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E433 (European additive code)</w:t>
      </w:r>
      <w:r w:rsidDel="00000000" w:rsidR="00000000" w:rsidRPr="00000000">
        <w:rPr>
          <w:rtl w:val="0"/>
        </w:rPr>
      </w:r>
    </w:p>
    <w:p w:rsidR="00000000" w:rsidDel="00000000" w:rsidP="00000000" w:rsidRDefault="00000000" w:rsidRPr="00000000" w14:paraId="00001153">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4">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Carrageenan</w:t>
      </w:r>
    </w:p>
    <w:p w:rsidR="00000000" w:rsidDel="00000000" w:rsidP="00000000" w:rsidRDefault="00000000" w:rsidRPr="00000000" w14:paraId="0000115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601sqqy0s024" w:id="539"/>
      <w:bookmarkEnd w:id="539"/>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156">
      <w:pPr>
        <w:numPr>
          <w:ilvl w:val="0"/>
          <w:numId w:val="93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Strongly associated with </w:t>
      </w:r>
      <w:r w:rsidDel="00000000" w:rsidR="00000000" w:rsidRPr="00000000">
        <w:rPr>
          <w:rFonts w:ascii="Times New Roman" w:cs="Times New Roman" w:eastAsia="Times New Roman" w:hAnsi="Times New Roman"/>
          <w:b w:val="1"/>
          <w:bCs w:val="1"/>
          <w:rtl w:val="0"/>
        </w:rPr>
        <w:t xml:space="preserve">gut inflammation</w:t>
      </w:r>
      <w:r w:rsidDel="00000000" w:rsidR="00000000" w:rsidRPr="00000000">
        <w:rPr>
          <w:rFonts w:ascii="Times New Roman" w:cs="Times New Roman" w:eastAsia="Times New Roman" w:hAnsi="Times New Roman"/>
          <w:rtl w:val="0"/>
        </w:rPr>
        <w:t xml:space="preserve"> in research</w:t>
        <w:br w:type="textWrapping"/>
      </w:r>
    </w:p>
    <w:p w:rsidR="00000000" w:rsidDel="00000000" w:rsidP="00000000" w:rsidRDefault="00000000" w:rsidRPr="00000000" w14:paraId="00001157">
      <w:pPr>
        <w:numPr>
          <w:ilvl w:val="0"/>
          <w:numId w:val="93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t>
      </w:r>
      <w:r w:rsidDel="00000000" w:rsidR="00000000" w:rsidRPr="00000000">
        <w:rPr>
          <w:rFonts w:ascii="Times New Roman" w:cs="Times New Roman" w:eastAsia="Times New Roman" w:hAnsi="Times New Roman"/>
          <w:b w:val="1"/>
          <w:bCs w:val="1"/>
          <w:rtl w:val="0"/>
        </w:rPr>
        <w:t xml:space="preserve">disrupt the intestinal lining</w:t>
      </w:r>
      <w:r w:rsidDel="00000000" w:rsidR="00000000" w:rsidRPr="00000000">
        <w:rPr>
          <w:rFonts w:ascii="Times New Roman" w:cs="Times New Roman" w:eastAsia="Times New Roman" w:hAnsi="Times New Roman"/>
          <w:rtl w:val="0"/>
        </w:rPr>
        <w:t xml:space="preserve"> and mucus layer</w:t>
        <w:br w:type="textWrapping"/>
      </w:r>
    </w:p>
    <w:p w:rsidR="00000000" w:rsidDel="00000000" w:rsidP="00000000" w:rsidRDefault="00000000" w:rsidRPr="00000000" w14:paraId="00001158">
      <w:pPr>
        <w:numPr>
          <w:ilvl w:val="0"/>
          <w:numId w:val="93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Frequently triggers </w:t>
      </w:r>
      <w:r w:rsidDel="00000000" w:rsidR="00000000" w:rsidRPr="00000000">
        <w:rPr>
          <w:rFonts w:ascii="Times New Roman" w:cs="Times New Roman" w:eastAsia="Times New Roman" w:hAnsi="Times New Roman"/>
          <w:b w:val="1"/>
          <w:bCs w:val="1"/>
          <w:rtl w:val="0"/>
        </w:rPr>
        <w:t xml:space="preserve">GI symptoms</w:t>
      </w:r>
      <w:r w:rsidDel="00000000" w:rsidR="00000000" w:rsidRPr="00000000">
        <w:rPr>
          <w:rFonts w:ascii="Times New Roman" w:cs="Times New Roman" w:eastAsia="Times New Roman" w:hAnsi="Times New Roman"/>
          <w:rtl w:val="0"/>
        </w:rPr>
        <w:t xml:space="preserve"> (bloating, pain, diarrhea) in sensitive patients</w:t>
        <w:br w:type="textWrapping"/>
      </w:r>
    </w:p>
    <w:p w:rsidR="00000000" w:rsidDel="00000000" w:rsidP="00000000" w:rsidRDefault="00000000" w:rsidRPr="00000000" w14:paraId="00001159">
      <w:pPr>
        <w:numPr>
          <w:ilvl w:val="0"/>
          <w:numId w:val="93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confused with “natural” because it’s seaweed-derived</w:t>
        <w:br w:type="textWrapping"/>
      </w:r>
    </w:p>
    <w:p w:rsidR="00000000" w:rsidDel="00000000" w:rsidP="00000000" w:rsidRDefault="00000000" w:rsidRPr="00000000" w14:paraId="0000115A">
      <w:pPr>
        <w:numPr>
          <w:ilvl w:val="0"/>
          <w:numId w:val="93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 in many </w:t>
      </w:r>
      <w:r w:rsidDel="00000000" w:rsidR="00000000" w:rsidRPr="00000000">
        <w:rPr>
          <w:rFonts w:ascii="Times New Roman" w:cs="Times New Roman" w:eastAsia="Times New Roman" w:hAnsi="Times New Roman"/>
          <w:b w:val="1"/>
          <w:bCs w:val="1"/>
          <w:rtl w:val="0"/>
        </w:rPr>
        <w:t xml:space="preserve">“health” foods</w:t>
      </w:r>
      <w:r w:rsidDel="00000000" w:rsidR="00000000" w:rsidRPr="00000000">
        <w:rPr>
          <w:rFonts w:ascii="Times New Roman" w:cs="Times New Roman" w:eastAsia="Times New Roman" w:hAnsi="Times New Roman"/>
          <w:rtl w:val="0"/>
        </w:rPr>
        <w:t xml:space="preserve">, including plant milks</w:t>
        <w:br w:type="textWrapping"/>
      </w:r>
    </w:p>
    <w:p w:rsidR="00000000" w:rsidDel="00000000" w:rsidP="00000000" w:rsidRDefault="00000000" w:rsidRPr="00000000" w14:paraId="0000115B">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gut irritation and inflammatory potential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15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y7woaqvhwlyg" w:id="540"/>
      <w:bookmarkEnd w:id="540"/>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15E">
      <w:pPr>
        <w:numPr>
          <w:ilvl w:val="0"/>
          <w:numId w:val="29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Polysaccharide extracted from </w:t>
      </w:r>
      <w:r w:rsidDel="00000000" w:rsidR="00000000" w:rsidRPr="00000000">
        <w:rPr>
          <w:rFonts w:ascii="Times New Roman" w:cs="Times New Roman" w:eastAsia="Times New Roman" w:hAnsi="Times New Roman"/>
          <w:b w:val="1"/>
          <w:bCs w:val="1"/>
          <w:rtl w:val="0"/>
        </w:rPr>
        <w:t xml:space="preserve">red seaweed</w:t>
        <w:br w:type="textWrapping"/>
      </w:r>
    </w:p>
    <w:p w:rsidR="00000000" w:rsidDel="00000000" w:rsidP="00000000" w:rsidRDefault="00000000" w:rsidRPr="00000000" w14:paraId="0000115F">
      <w:pPr>
        <w:numPr>
          <w:ilvl w:val="0"/>
          <w:numId w:val="29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as a </w:t>
      </w:r>
      <w:r w:rsidDel="00000000" w:rsidR="00000000" w:rsidRPr="00000000">
        <w:rPr>
          <w:rFonts w:ascii="Times New Roman" w:cs="Times New Roman" w:eastAsia="Times New Roman" w:hAnsi="Times New Roman"/>
          <w:b w:val="1"/>
          <w:bCs w:val="1"/>
          <w:rtl w:val="0"/>
        </w:rPr>
        <w:t xml:space="preserve">thickener, stabilizer, and emulsifier</w:t>
        <w:br w:type="textWrapping"/>
      </w:r>
    </w:p>
    <w:p w:rsidR="00000000" w:rsidDel="00000000" w:rsidP="00000000" w:rsidRDefault="00000000" w:rsidRPr="00000000" w14:paraId="00001160">
      <w:pPr>
        <w:numPr>
          <w:ilvl w:val="0"/>
          <w:numId w:val="29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a creamy mouthfeel without fat</w:t>
        <w:br w:type="textWrapping"/>
      </w:r>
    </w:p>
    <w:p w:rsidR="00000000" w:rsidDel="00000000" w:rsidP="00000000" w:rsidRDefault="00000000" w:rsidRPr="00000000" w14:paraId="00001161">
      <w:pPr>
        <w:numPr>
          <w:ilvl w:val="0"/>
          <w:numId w:val="29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Food-grade carrageenan ≠ degraded carrageenan (poligeenan), but both show inflammatory activity in studies</w:t>
        <w:br w:type="textWrapping"/>
      </w:r>
    </w:p>
    <w:p w:rsidR="00000000" w:rsidDel="00000000" w:rsidP="00000000" w:rsidRDefault="00000000" w:rsidRPr="00000000" w14:paraId="0000116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7az5rndfgia" w:id="541"/>
      <w:bookmarkEnd w:id="541"/>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164">
      <w:pPr>
        <w:numPr>
          <w:ilvl w:val="0"/>
          <w:numId w:val="12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texture and creaminess</w:t>
        <w:br w:type="textWrapping"/>
      </w:r>
    </w:p>
    <w:p w:rsidR="00000000" w:rsidDel="00000000" w:rsidP="00000000" w:rsidRDefault="00000000" w:rsidRPr="00000000" w14:paraId="00001165">
      <w:pPr>
        <w:numPr>
          <w:ilvl w:val="0"/>
          <w:numId w:val="12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separation in liquids</w:t>
        <w:br w:type="textWrapping"/>
      </w:r>
    </w:p>
    <w:p w:rsidR="00000000" w:rsidDel="00000000" w:rsidP="00000000" w:rsidRDefault="00000000" w:rsidRPr="00000000" w14:paraId="00001166">
      <w:pPr>
        <w:numPr>
          <w:ilvl w:val="0"/>
          <w:numId w:val="12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Extends shelf life</w:t>
        <w:br w:type="textWrapping"/>
      </w:r>
    </w:p>
    <w:p w:rsidR="00000000" w:rsidDel="00000000" w:rsidP="00000000" w:rsidRDefault="00000000" w:rsidRPr="00000000" w14:paraId="00001167">
      <w:pPr>
        <w:numPr>
          <w:ilvl w:val="0"/>
          <w:numId w:val="12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low-fat products to feel rich</w:t>
        <w:br w:type="textWrapping"/>
      </w:r>
    </w:p>
    <w:p w:rsidR="00000000" w:rsidDel="00000000" w:rsidP="00000000" w:rsidRDefault="00000000" w:rsidRPr="00000000" w14:paraId="0000116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2p79ct4vx51h" w:id="542"/>
      <w:bookmarkEnd w:id="542"/>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avoiding or limiting</w:t>
      </w:r>
    </w:p>
    <w:p w:rsidR="00000000" w:rsidDel="00000000" w:rsidP="00000000" w:rsidRDefault="00000000" w:rsidRPr="00000000" w14:paraId="0000116A">
      <w:pPr>
        <w:numPr>
          <w:ilvl w:val="0"/>
          <w:numId w:val="2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shows:</w:t>
        <w:br w:type="textWrapping"/>
      </w:r>
    </w:p>
    <w:p w:rsidR="00000000" w:rsidDel="00000000" w:rsidP="00000000" w:rsidRDefault="00000000" w:rsidRPr="00000000" w14:paraId="0000116B">
      <w:pPr>
        <w:numPr>
          <w:ilvl w:val="1"/>
          <w:numId w:val="23"/>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Activation of inflammatory pathways (NF-κB)</w:t>
        <w:br w:type="textWrapping"/>
      </w:r>
    </w:p>
    <w:p w:rsidR="00000000" w:rsidDel="00000000" w:rsidP="00000000" w:rsidRDefault="00000000" w:rsidRPr="00000000" w14:paraId="0000116C">
      <w:pPr>
        <w:numPr>
          <w:ilvl w:val="1"/>
          <w:numId w:val="23"/>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Increased intestinal permeability</w:t>
        <w:br w:type="textWrapping"/>
      </w:r>
    </w:p>
    <w:p w:rsidR="00000000" w:rsidDel="00000000" w:rsidP="00000000" w:rsidRDefault="00000000" w:rsidRPr="00000000" w14:paraId="0000116D">
      <w:pPr>
        <w:numPr>
          <w:ilvl w:val="1"/>
          <w:numId w:val="23"/>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Epithelial irritation</w:t>
        <w:br w:type="textWrapping"/>
      </w:r>
    </w:p>
    <w:p w:rsidR="00000000" w:rsidDel="00000000" w:rsidP="00000000" w:rsidRDefault="00000000" w:rsidRPr="00000000" w14:paraId="0000116E">
      <w:pPr>
        <w:numPr>
          <w:ilvl w:val="0"/>
          <w:numId w:val="2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Particularly problematic for patients with:</w:t>
        <w:br w:type="textWrapping"/>
      </w:r>
    </w:p>
    <w:p w:rsidR="00000000" w:rsidDel="00000000" w:rsidP="00000000" w:rsidRDefault="00000000" w:rsidRPr="00000000" w14:paraId="0000116F">
      <w:pPr>
        <w:numPr>
          <w:ilvl w:val="1"/>
          <w:numId w:val="23"/>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IBS</w:t>
        <w:br w:type="textWrapping"/>
      </w:r>
    </w:p>
    <w:p w:rsidR="00000000" w:rsidDel="00000000" w:rsidP="00000000" w:rsidRDefault="00000000" w:rsidRPr="00000000" w14:paraId="00001170">
      <w:pPr>
        <w:numPr>
          <w:ilvl w:val="1"/>
          <w:numId w:val="23"/>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IBD (Crohn’s, UC)</w:t>
        <w:br w:type="textWrapping"/>
      </w:r>
    </w:p>
    <w:p w:rsidR="00000000" w:rsidDel="00000000" w:rsidP="00000000" w:rsidRDefault="00000000" w:rsidRPr="00000000" w14:paraId="00001171">
      <w:pPr>
        <w:numPr>
          <w:ilvl w:val="1"/>
          <w:numId w:val="23"/>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Autoimmune disease</w:t>
        <w:br w:type="textWrapping"/>
      </w:r>
    </w:p>
    <w:p w:rsidR="00000000" w:rsidDel="00000000" w:rsidP="00000000" w:rsidRDefault="00000000" w:rsidRPr="00000000" w14:paraId="00001172">
      <w:pPr>
        <w:numPr>
          <w:ilvl w:val="1"/>
          <w:numId w:val="23"/>
        </w:numPr>
        <w:spacing w:after="24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sensitivities</w:t>
        <w:br w:type="textWrapping"/>
      </w:r>
    </w:p>
    <w:p w:rsidR="00000000" w:rsidDel="00000000" w:rsidP="00000000" w:rsidRDefault="00000000" w:rsidRPr="00000000" w14:paraId="0000117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ce3tyl2hmpi2" w:id="543"/>
      <w:bookmarkEnd w:id="543"/>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175">
      <w:pPr>
        <w:numPr>
          <w:ilvl w:val="0"/>
          <w:numId w:val="25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digested like fiber</w:t>
        <w:br w:type="textWrapping"/>
      </w:r>
    </w:p>
    <w:p w:rsidR="00000000" w:rsidDel="00000000" w:rsidP="00000000" w:rsidRDefault="00000000" w:rsidRPr="00000000" w14:paraId="00001176">
      <w:pPr>
        <w:numPr>
          <w:ilvl w:val="0"/>
          <w:numId w:val="25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Interacts directly with the </w:t>
      </w:r>
      <w:r w:rsidDel="00000000" w:rsidR="00000000" w:rsidRPr="00000000">
        <w:rPr>
          <w:rFonts w:ascii="Times New Roman" w:cs="Times New Roman" w:eastAsia="Times New Roman" w:hAnsi="Times New Roman"/>
          <w:b w:val="1"/>
          <w:bCs w:val="1"/>
          <w:rtl w:val="0"/>
        </w:rPr>
        <w:t xml:space="preserve">gut lining</w:t>
        <w:br w:type="textWrapping"/>
      </w:r>
    </w:p>
    <w:p w:rsidR="00000000" w:rsidDel="00000000" w:rsidP="00000000" w:rsidRDefault="00000000" w:rsidRPr="00000000" w14:paraId="00001177">
      <w:pPr>
        <w:numPr>
          <w:ilvl w:val="0"/>
          <w:numId w:val="25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w:t>
        <w:br w:type="textWrapping"/>
      </w:r>
    </w:p>
    <w:p w:rsidR="00000000" w:rsidDel="00000000" w:rsidP="00000000" w:rsidRDefault="00000000" w:rsidRPr="00000000" w14:paraId="00001178">
      <w:pPr>
        <w:numPr>
          <w:ilvl w:val="1"/>
          <w:numId w:val="258"/>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immune signaling</w:t>
        <w:br w:type="textWrapping"/>
      </w:r>
    </w:p>
    <w:p w:rsidR="00000000" w:rsidDel="00000000" w:rsidP="00000000" w:rsidRDefault="00000000" w:rsidRPr="00000000" w14:paraId="00001179">
      <w:pPr>
        <w:numPr>
          <w:ilvl w:val="1"/>
          <w:numId w:val="258"/>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 the mucus barrier</w:t>
        <w:br w:type="textWrapping"/>
      </w:r>
    </w:p>
    <w:p w:rsidR="00000000" w:rsidDel="00000000" w:rsidP="00000000" w:rsidRDefault="00000000" w:rsidRPr="00000000" w14:paraId="0000117A">
      <w:pPr>
        <w:numPr>
          <w:ilvl w:val="1"/>
          <w:numId w:val="258"/>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 inflammation</w:t>
        <w:br w:type="textWrapping"/>
      </w:r>
    </w:p>
    <w:p w:rsidR="00000000" w:rsidDel="00000000" w:rsidP="00000000" w:rsidRDefault="00000000" w:rsidRPr="00000000" w14:paraId="0000117B">
      <w:pPr>
        <w:numPr>
          <w:ilvl w:val="0"/>
          <w:numId w:val="25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Symptoms often improve when removed from the diet</w:t>
        <w:br w:type="textWrapping"/>
      </w:r>
    </w:p>
    <w:p w:rsidR="00000000" w:rsidDel="00000000" w:rsidP="00000000" w:rsidRDefault="00000000" w:rsidRPr="00000000" w14:paraId="0000117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qwr0jcz6ik71" w:id="544"/>
      <w:bookmarkEnd w:id="544"/>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17E">
      <w:pPr>
        <w:spacing w:after="240" w:before="2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Strong associations (mechanistic + clinical observations):</w:t>
      </w:r>
    </w:p>
    <w:p w:rsidR="00000000" w:rsidDel="00000000" w:rsidP="00000000" w:rsidRDefault="00000000" w:rsidRPr="00000000" w14:paraId="0000117F">
      <w:pPr>
        <w:numPr>
          <w:ilvl w:val="0"/>
          <w:numId w:val="101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w:t>
        <w:br w:type="textWrapping"/>
      </w:r>
    </w:p>
    <w:p w:rsidR="00000000" w:rsidDel="00000000" w:rsidP="00000000" w:rsidRDefault="00000000" w:rsidRPr="00000000" w14:paraId="00001180">
      <w:pPr>
        <w:numPr>
          <w:ilvl w:val="0"/>
          <w:numId w:val="101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Inflammatory bowel disease</w:t>
        <w:br w:type="textWrapping"/>
      </w:r>
    </w:p>
    <w:p w:rsidR="00000000" w:rsidDel="00000000" w:rsidP="00000000" w:rsidRDefault="00000000" w:rsidRPr="00000000" w14:paraId="00001181">
      <w:pPr>
        <w:numPr>
          <w:ilvl w:val="0"/>
          <w:numId w:val="101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Leaky gut / intestinal permeability</w:t>
        <w:br w:type="textWrapping"/>
      </w:r>
    </w:p>
    <w:p w:rsidR="00000000" w:rsidDel="00000000" w:rsidP="00000000" w:rsidRDefault="00000000" w:rsidRPr="00000000" w14:paraId="00001182">
      <w:pPr>
        <w:numPr>
          <w:ilvl w:val="0"/>
          <w:numId w:val="101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Systemic inflammation</w:t>
        <w:br w:type="textWrapping"/>
      </w:r>
    </w:p>
    <w:p w:rsidR="00000000" w:rsidDel="00000000" w:rsidP="00000000" w:rsidRDefault="00000000" w:rsidRPr="00000000" w14:paraId="00001183">
      <w:pPr>
        <w:numPr>
          <w:ilvl w:val="0"/>
          <w:numId w:val="101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Autoimmune disease flares (via gut-immune axis)</w:t>
        <w:br w:type="textWrapping"/>
      </w:r>
    </w:p>
    <w:p w:rsidR="00000000" w:rsidDel="00000000" w:rsidP="00000000" w:rsidRDefault="00000000" w:rsidRPr="00000000" w14:paraId="0000118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xdwgonhf41em" w:id="545"/>
      <w:bookmarkEnd w:id="545"/>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186">
      <w:pPr>
        <w:numPr>
          <w:ilvl w:val="0"/>
          <w:numId w:val="27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 milks (almond, oat, coconut)</w:t>
        <w:br w:type="textWrapping"/>
      </w:r>
    </w:p>
    <w:p w:rsidR="00000000" w:rsidDel="00000000" w:rsidP="00000000" w:rsidRDefault="00000000" w:rsidRPr="00000000" w14:paraId="00001187">
      <w:pPr>
        <w:numPr>
          <w:ilvl w:val="0"/>
          <w:numId w:val="27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Dairy milk, cream, and chocolate milk</w:t>
        <w:br w:type="textWrapping"/>
      </w:r>
    </w:p>
    <w:p w:rsidR="00000000" w:rsidDel="00000000" w:rsidP="00000000" w:rsidRDefault="00000000" w:rsidRPr="00000000" w14:paraId="00001188">
      <w:pPr>
        <w:numPr>
          <w:ilvl w:val="0"/>
          <w:numId w:val="27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Yogurt, cottage cheese</w:t>
        <w:br w:type="textWrapping"/>
      </w:r>
    </w:p>
    <w:p w:rsidR="00000000" w:rsidDel="00000000" w:rsidP="00000000" w:rsidRDefault="00000000" w:rsidRPr="00000000" w14:paraId="00001189">
      <w:pPr>
        <w:numPr>
          <w:ilvl w:val="0"/>
          <w:numId w:val="27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Ice cream and frozen desserts</w:t>
        <w:br w:type="textWrapping"/>
      </w:r>
    </w:p>
    <w:p w:rsidR="00000000" w:rsidDel="00000000" w:rsidP="00000000" w:rsidRDefault="00000000" w:rsidRPr="00000000" w14:paraId="0000118A">
      <w:pPr>
        <w:numPr>
          <w:ilvl w:val="0"/>
          <w:numId w:val="27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 meats and processed foods</w:t>
        <w:br w:type="textWrapping"/>
      </w:r>
    </w:p>
    <w:p w:rsidR="00000000" w:rsidDel="00000000" w:rsidP="00000000" w:rsidRDefault="00000000" w:rsidRPr="00000000" w14:paraId="0000118B">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18C">
      <w:pPr>
        <w:numPr>
          <w:ilvl w:val="0"/>
          <w:numId w:val="28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Carrageenan</w:t>
        <w:br w:type="textWrapping"/>
      </w:r>
    </w:p>
    <w:p w:rsidR="00000000" w:rsidDel="00000000" w:rsidP="00000000" w:rsidRDefault="00000000" w:rsidRPr="00000000" w14:paraId="0000118D">
      <w:pPr>
        <w:numPr>
          <w:ilvl w:val="0"/>
          <w:numId w:val="28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E407 (European additive code)</w:t>
      </w:r>
    </w:p>
    <w:p w:rsidR="00000000" w:rsidDel="00000000" w:rsidP="00000000" w:rsidRDefault="00000000" w:rsidRPr="00000000" w14:paraId="0000118E">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8F">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Carboxymethylcellulose (CMC)</w:t>
      </w:r>
    </w:p>
    <w:p w:rsidR="00000000" w:rsidDel="00000000" w:rsidP="00000000" w:rsidRDefault="00000000" w:rsidRPr="00000000" w14:paraId="0000119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spz1zbh4npwi" w:id="546"/>
      <w:bookmarkEnd w:id="546"/>
      <w:r w:rsidDel="00000000" w:rsidR="00000000" w:rsidRPr="00000000">
        <w:rPr>
          <w:rFonts w:ascii="Times New Roman" w:cs="Times New Roman" w:eastAsia="Times New Roman" w:hAnsi="Times New Roman"/>
          <w:b w:val="1"/>
          <w:bCs w:val="1"/>
          <w:color w:val="000000"/>
          <w:sz w:val="26"/>
          <w:szCs w:val="26"/>
          <w:rtl w:val="0"/>
        </w:rPr>
        <w:t xml:space="preserve">. Why people flag it</w:t>
      </w:r>
    </w:p>
    <w:p w:rsidR="00000000" w:rsidDel="00000000" w:rsidP="00000000" w:rsidRDefault="00000000" w:rsidRPr="00000000" w14:paraId="00001191">
      <w:pPr>
        <w:numPr>
          <w:ilvl w:val="0"/>
          <w:numId w:val="57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w:t>
      </w:r>
      <w:r w:rsidDel="00000000" w:rsidR="00000000" w:rsidRPr="00000000">
        <w:rPr>
          <w:rFonts w:ascii="Times New Roman" w:cs="Times New Roman" w:eastAsia="Times New Roman" w:hAnsi="Times New Roman"/>
          <w:b w:val="1"/>
          <w:bCs w:val="1"/>
          <w:rtl w:val="0"/>
        </w:rPr>
        <w:t xml:space="preserve">most studied emulsifiers for gut disruption</w:t>
        <w:br w:type="textWrapping"/>
      </w:r>
    </w:p>
    <w:p w:rsidR="00000000" w:rsidDel="00000000" w:rsidP="00000000" w:rsidRDefault="00000000" w:rsidRPr="00000000" w14:paraId="00001192">
      <w:pPr>
        <w:numPr>
          <w:ilvl w:val="0"/>
          <w:numId w:val="57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and animal studies show </w:t>
      </w:r>
      <w:r w:rsidDel="00000000" w:rsidR="00000000" w:rsidRPr="00000000">
        <w:rPr>
          <w:rFonts w:ascii="Times New Roman" w:cs="Times New Roman" w:eastAsia="Times New Roman" w:hAnsi="Times New Roman"/>
          <w:b w:val="1"/>
          <w:bCs w:val="1"/>
          <w:rtl w:val="0"/>
        </w:rPr>
        <w:t xml:space="preserve">microbiome changes</w:t>
        <w:br w:type="textWrapping"/>
      </w:r>
    </w:p>
    <w:p w:rsidR="00000000" w:rsidDel="00000000" w:rsidP="00000000" w:rsidRDefault="00000000" w:rsidRPr="00000000" w14:paraId="00001193">
      <w:pPr>
        <w:numPr>
          <w:ilvl w:val="0"/>
          <w:numId w:val="57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Associated with </w:t>
      </w:r>
      <w:r w:rsidDel="00000000" w:rsidR="00000000" w:rsidRPr="00000000">
        <w:rPr>
          <w:rFonts w:ascii="Times New Roman" w:cs="Times New Roman" w:eastAsia="Times New Roman" w:hAnsi="Times New Roman"/>
          <w:b w:val="1"/>
          <w:bCs w:val="1"/>
          <w:rtl w:val="0"/>
        </w:rPr>
        <w:t xml:space="preserve">increased intestinal permeability</w:t>
        <w:br w:type="textWrapping"/>
      </w:r>
    </w:p>
    <w:p w:rsidR="00000000" w:rsidDel="00000000" w:rsidP="00000000" w:rsidRDefault="00000000" w:rsidRPr="00000000" w14:paraId="00001194">
      <w:pPr>
        <w:numPr>
          <w:ilvl w:val="0"/>
          <w:numId w:val="57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Linked to </w:t>
      </w:r>
      <w:r w:rsidDel="00000000" w:rsidR="00000000" w:rsidRPr="00000000">
        <w:rPr>
          <w:rFonts w:ascii="Times New Roman" w:cs="Times New Roman" w:eastAsia="Times New Roman" w:hAnsi="Times New Roman"/>
          <w:b w:val="1"/>
          <w:bCs w:val="1"/>
          <w:rtl w:val="0"/>
        </w:rPr>
        <w:t xml:space="preserve">low-grade inflammation</w:t>
        <w:br w:type="textWrapping"/>
      </w:r>
    </w:p>
    <w:p w:rsidR="00000000" w:rsidDel="00000000" w:rsidP="00000000" w:rsidRDefault="00000000" w:rsidRPr="00000000" w14:paraId="00001195">
      <w:pPr>
        <w:numPr>
          <w:ilvl w:val="0"/>
          <w:numId w:val="57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in “low-fat” and “clean-label” products</w:t>
        <w:br w:type="textWrapping"/>
      </w:r>
    </w:p>
    <w:p w:rsidR="00000000" w:rsidDel="00000000" w:rsidP="00000000" w:rsidRDefault="00000000" w:rsidRPr="00000000" w14:paraId="00001196">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gut barrier and microbiome effects</w:t>
      </w:r>
      <w:r w:rsidDel="00000000" w:rsidR="00000000" w:rsidRPr="00000000">
        <w:rPr>
          <w:rFonts w:ascii="Times New Roman" w:cs="Times New Roman" w:eastAsia="Times New Roman" w:hAnsi="Times New Roman"/>
          <w:rtl w:val="0"/>
        </w:rPr>
        <w:t xml:space="preserve">, not blood sugar.</w:t>
      </w:r>
    </w:p>
    <w:p w:rsidR="00000000" w:rsidDel="00000000" w:rsidP="00000000" w:rsidRDefault="00000000" w:rsidRPr="00000000" w14:paraId="0000119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66fauv6ytkls" w:id="547"/>
      <w:bookmarkEnd w:id="547"/>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199">
      <w:pPr>
        <w:numPr>
          <w:ilvl w:val="0"/>
          <w:numId w:val="48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Modified form of </w:t>
      </w:r>
      <w:r w:rsidDel="00000000" w:rsidR="00000000" w:rsidRPr="00000000">
        <w:rPr>
          <w:rFonts w:ascii="Times New Roman" w:cs="Times New Roman" w:eastAsia="Times New Roman" w:hAnsi="Times New Roman"/>
          <w:b w:val="1"/>
          <w:bCs w:val="1"/>
          <w:rtl w:val="0"/>
        </w:rPr>
        <w:t xml:space="preserve">cellulose</w:t>
      </w:r>
      <w:r w:rsidDel="00000000" w:rsidR="00000000" w:rsidRPr="00000000">
        <w:rPr>
          <w:rFonts w:ascii="Times New Roman" w:cs="Times New Roman" w:eastAsia="Times New Roman" w:hAnsi="Times New Roman"/>
          <w:rtl w:val="0"/>
        </w:rPr>
        <w:t xml:space="preserve"> (plant fiber)</w:t>
        <w:br w:type="textWrapping"/>
      </w:r>
    </w:p>
    <w:p w:rsidR="00000000" w:rsidDel="00000000" w:rsidP="00000000" w:rsidRDefault="00000000" w:rsidRPr="00000000" w14:paraId="0000119A">
      <w:pPr>
        <w:numPr>
          <w:ilvl w:val="0"/>
          <w:numId w:val="48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Chemically altered to be </w:t>
      </w:r>
      <w:r w:rsidDel="00000000" w:rsidR="00000000" w:rsidRPr="00000000">
        <w:rPr>
          <w:rFonts w:ascii="Times New Roman" w:cs="Times New Roman" w:eastAsia="Times New Roman" w:hAnsi="Times New Roman"/>
          <w:b w:val="1"/>
          <w:bCs w:val="1"/>
          <w:rtl w:val="0"/>
        </w:rPr>
        <w:t xml:space="preserve">water-soluble</w:t>
        <w:br w:type="textWrapping"/>
      </w:r>
    </w:p>
    <w:p w:rsidR="00000000" w:rsidDel="00000000" w:rsidP="00000000" w:rsidRDefault="00000000" w:rsidRPr="00000000" w14:paraId="0000119B">
      <w:pPr>
        <w:numPr>
          <w:ilvl w:val="0"/>
          <w:numId w:val="48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Acts as a </w:t>
      </w:r>
      <w:r w:rsidDel="00000000" w:rsidR="00000000" w:rsidRPr="00000000">
        <w:rPr>
          <w:rFonts w:ascii="Times New Roman" w:cs="Times New Roman" w:eastAsia="Times New Roman" w:hAnsi="Times New Roman"/>
          <w:b w:val="1"/>
          <w:bCs w:val="1"/>
          <w:rtl w:val="0"/>
        </w:rPr>
        <w:t xml:space="preserve">thickener, stabilizer, and emulsifier</w:t>
        <w:br w:type="textWrapping"/>
      </w:r>
    </w:p>
    <w:p w:rsidR="00000000" w:rsidDel="00000000" w:rsidP="00000000" w:rsidRDefault="00000000" w:rsidRPr="00000000" w14:paraId="0000119C">
      <w:pPr>
        <w:numPr>
          <w:ilvl w:val="0"/>
          <w:numId w:val="48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the same as natural fiber — </w:t>
      </w:r>
      <w:r w:rsidDel="00000000" w:rsidR="00000000" w:rsidRPr="00000000">
        <w:rPr>
          <w:rFonts w:ascii="Times New Roman" w:cs="Times New Roman" w:eastAsia="Times New Roman" w:hAnsi="Times New Roman"/>
          <w:b w:val="1"/>
          <w:bCs w:val="1"/>
          <w:rtl w:val="0"/>
        </w:rPr>
        <w:t xml:space="preserve">not fermented like whole-food fibers</w:t>
        <w:br w:type="textWrapping"/>
      </w:r>
    </w:p>
    <w:p w:rsidR="00000000" w:rsidDel="00000000" w:rsidP="00000000" w:rsidRDefault="00000000" w:rsidRPr="00000000" w14:paraId="0000119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f0z85w8o3xxv" w:id="548"/>
      <w:bookmarkEnd w:id="548"/>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19F">
      <w:pPr>
        <w:numPr>
          <w:ilvl w:val="0"/>
          <w:numId w:val="102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texture and thickness</w:t>
        <w:br w:type="textWrapping"/>
      </w:r>
    </w:p>
    <w:p w:rsidR="00000000" w:rsidDel="00000000" w:rsidP="00000000" w:rsidRDefault="00000000" w:rsidRPr="00000000" w14:paraId="000011A0">
      <w:pPr>
        <w:numPr>
          <w:ilvl w:val="0"/>
          <w:numId w:val="102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separation</w:t>
        <w:br w:type="textWrapping"/>
      </w:r>
    </w:p>
    <w:p w:rsidR="00000000" w:rsidDel="00000000" w:rsidP="00000000" w:rsidRDefault="00000000" w:rsidRPr="00000000" w14:paraId="000011A1">
      <w:pPr>
        <w:numPr>
          <w:ilvl w:val="0"/>
          <w:numId w:val="102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bulk without calories</w:t>
        <w:br w:type="textWrapping"/>
      </w:r>
    </w:p>
    <w:p w:rsidR="00000000" w:rsidDel="00000000" w:rsidP="00000000" w:rsidRDefault="00000000" w:rsidRPr="00000000" w14:paraId="000011A2">
      <w:pPr>
        <w:numPr>
          <w:ilvl w:val="0"/>
          <w:numId w:val="102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across temperature and pH changes</w:t>
        <w:br w:type="textWrapping"/>
      </w:r>
    </w:p>
    <w:p w:rsidR="00000000" w:rsidDel="00000000" w:rsidP="00000000" w:rsidRDefault="00000000" w:rsidRPr="00000000" w14:paraId="000011A3">
      <w:pPr>
        <w:numPr>
          <w:ilvl w:val="0"/>
          <w:numId w:val="102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inexpensive and effective at low doses</w:t>
        <w:br w:type="textWrapping"/>
      </w:r>
    </w:p>
    <w:p w:rsidR="00000000" w:rsidDel="00000000" w:rsidP="00000000" w:rsidRDefault="00000000" w:rsidRPr="00000000" w14:paraId="000011A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ed4l6y83sr6e" w:id="549"/>
      <w:bookmarkEnd w:id="549"/>
      <w:r w:rsidDel="00000000" w:rsidR="00000000" w:rsidRPr="00000000">
        <w:rPr>
          <w:rFonts w:ascii="Times New Roman" w:cs="Times New Roman" w:eastAsia="Times New Roman" w:hAnsi="Times New Roman"/>
          <w:b w:val="1"/>
          <w:bCs w:val="1"/>
          <w:color w:val="000000"/>
          <w:sz w:val="26"/>
          <w:szCs w:val="26"/>
          <w:rtl w:val="0"/>
        </w:rPr>
        <w:t xml:space="preserve">4. Why practitioners recommend avoiding or limiting</w:t>
      </w:r>
    </w:p>
    <w:p w:rsidR="00000000" w:rsidDel="00000000" w:rsidP="00000000" w:rsidRDefault="00000000" w:rsidRPr="00000000" w14:paraId="000011A6">
      <w:pPr>
        <w:numPr>
          <w:ilvl w:val="0"/>
          <w:numId w:val="95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shows CMC can:</w:t>
        <w:br w:type="textWrapping"/>
      </w:r>
    </w:p>
    <w:p w:rsidR="00000000" w:rsidDel="00000000" w:rsidP="00000000" w:rsidRDefault="00000000" w:rsidRPr="00000000" w14:paraId="000011A7">
      <w:pPr>
        <w:numPr>
          <w:ilvl w:val="1"/>
          <w:numId w:val="953"/>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Thin the protective mucus layer</w:t>
        <w:br w:type="textWrapping"/>
      </w:r>
    </w:p>
    <w:p w:rsidR="00000000" w:rsidDel="00000000" w:rsidP="00000000" w:rsidRDefault="00000000" w:rsidRPr="00000000" w14:paraId="000011A8">
      <w:pPr>
        <w:numPr>
          <w:ilvl w:val="1"/>
          <w:numId w:val="953"/>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 </w:t>
      </w:r>
      <w:r w:rsidDel="00000000" w:rsidR="00000000" w:rsidRPr="00000000">
        <w:rPr>
          <w:rFonts w:ascii="Times New Roman" w:cs="Times New Roman" w:eastAsia="Times New Roman" w:hAnsi="Times New Roman"/>
          <w:b w:val="1"/>
          <w:bCs w:val="1"/>
          <w:rtl w:val="0"/>
        </w:rPr>
        <w:t xml:space="preserve">bacterial encroachment</w:t>
      </w:r>
      <w:r w:rsidDel="00000000" w:rsidR="00000000" w:rsidRPr="00000000">
        <w:rPr>
          <w:rFonts w:ascii="Times New Roman" w:cs="Times New Roman" w:eastAsia="Times New Roman" w:hAnsi="Times New Roman"/>
          <w:rtl w:val="0"/>
        </w:rPr>
        <w:t xml:space="preserve"> toward the gut lining</w:t>
        <w:br w:type="textWrapping"/>
      </w:r>
    </w:p>
    <w:p w:rsidR="00000000" w:rsidDel="00000000" w:rsidP="00000000" w:rsidRDefault="00000000" w:rsidRPr="00000000" w14:paraId="000011A9">
      <w:pPr>
        <w:numPr>
          <w:ilvl w:val="1"/>
          <w:numId w:val="953"/>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w:t>
      </w:r>
      <w:r w:rsidDel="00000000" w:rsidR="00000000" w:rsidRPr="00000000">
        <w:rPr>
          <w:rFonts w:ascii="Times New Roman" w:cs="Times New Roman" w:eastAsia="Times New Roman" w:hAnsi="Times New Roman"/>
          <w:b w:val="1"/>
          <w:bCs w:val="1"/>
          <w:rtl w:val="0"/>
        </w:rPr>
        <w:t xml:space="preserve">inflammatory signaling</w:t>
        <w:br w:type="textWrapping"/>
      </w:r>
    </w:p>
    <w:p w:rsidR="00000000" w:rsidDel="00000000" w:rsidP="00000000" w:rsidRDefault="00000000" w:rsidRPr="00000000" w14:paraId="000011AA">
      <w:pPr>
        <w:numPr>
          <w:ilvl w:val="0"/>
          <w:numId w:val="95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Especially problematic for patients with:</w:t>
        <w:br w:type="textWrapping"/>
      </w:r>
    </w:p>
    <w:p w:rsidR="00000000" w:rsidDel="00000000" w:rsidP="00000000" w:rsidRDefault="00000000" w:rsidRPr="00000000" w14:paraId="000011AB">
      <w:pPr>
        <w:numPr>
          <w:ilvl w:val="1"/>
          <w:numId w:val="953"/>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IBS</w:t>
        <w:br w:type="textWrapping"/>
      </w:r>
    </w:p>
    <w:p w:rsidR="00000000" w:rsidDel="00000000" w:rsidP="00000000" w:rsidRDefault="00000000" w:rsidRPr="00000000" w14:paraId="000011AC">
      <w:pPr>
        <w:numPr>
          <w:ilvl w:val="1"/>
          <w:numId w:val="953"/>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IBD</w:t>
        <w:br w:type="textWrapping"/>
      </w:r>
    </w:p>
    <w:p w:rsidR="00000000" w:rsidDel="00000000" w:rsidP="00000000" w:rsidRDefault="00000000" w:rsidRPr="00000000" w14:paraId="000011AD">
      <w:pPr>
        <w:numPr>
          <w:ilvl w:val="1"/>
          <w:numId w:val="953"/>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Autoimmune disease</w:t>
        <w:br w:type="textWrapping"/>
      </w:r>
    </w:p>
    <w:p w:rsidR="00000000" w:rsidDel="00000000" w:rsidP="00000000" w:rsidRDefault="00000000" w:rsidRPr="00000000" w14:paraId="000011AE">
      <w:pPr>
        <w:numPr>
          <w:ilvl w:val="1"/>
          <w:numId w:val="953"/>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Metabolic inflammation</w:t>
        <w:br w:type="textWrapping"/>
      </w:r>
    </w:p>
    <w:p w:rsidR="00000000" w:rsidDel="00000000" w:rsidP="00000000" w:rsidRDefault="00000000" w:rsidRPr="00000000" w14:paraId="000011AF">
      <w:pPr>
        <w:numPr>
          <w:ilvl w:val="1"/>
          <w:numId w:val="953"/>
        </w:numPr>
        <w:spacing w:after="24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sensitivity histories</w:t>
        <w:br w:type="textWrapping"/>
      </w:r>
    </w:p>
    <w:p w:rsidR="00000000" w:rsidDel="00000000" w:rsidP="00000000" w:rsidRDefault="00000000" w:rsidRPr="00000000" w14:paraId="000011B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obuo3byqjimd" w:id="550"/>
      <w:bookmarkEnd w:id="550"/>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1B2">
      <w:pPr>
        <w:numPr>
          <w:ilvl w:val="0"/>
          <w:numId w:val="32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digested or absorbed as a nutrient</w:t>
        <w:br w:type="textWrapping"/>
      </w:r>
    </w:p>
    <w:p w:rsidR="00000000" w:rsidDel="00000000" w:rsidP="00000000" w:rsidRDefault="00000000" w:rsidRPr="00000000" w14:paraId="000011B3">
      <w:pPr>
        <w:numPr>
          <w:ilvl w:val="0"/>
          <w:numId w:val="32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Interacts directly with gut microbes and mucus</w:t>
        <w:br w:type="textWrapping"/>
      </w:r>
    </w:p>
    <w:p w:rsidR="00000000" w:rsidDel="00000000" w:rsidP="00000000" w:rsidRDefault="00000000" w:rsidRPr="00000000" w14:paraId="000011B4">
      <w:pPr>
        <w:numPr>
          <w:ilvl w:val="0"/>
          <w:numId w:val="32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studies:</w:t>
        <w:br w:type="textWrapping"/>
      </w:r>
    </w:p>
    <w:p w:rsidR="00000000" w:rsidDel="00000000" w:rsidP="00000000" w:rsidRDefault="00000000" w:rsidRPr="00000000" w14:paraId="000011B5">
      <w:pPr>
        <w:numPr>
          <w:ilvl w:val="1"/>
          <w:numId w:val="325"/>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Alters microbiome composition</w:t>
        <w:br w:type="textWrapping"/>
      </w:r>
    </w:p>
    <w:p w:rsidR="00000000" w:rsidDel="00000000" w:rsidP="00000000" w:rsidRDefault="00000000" w:rsidRPr="00000000" w14:paraId="000011B6">
      <w:pPr>
        <w:numPr>
          <w:ilvl w:val="1"/>
          <w:numId w:val="325"/>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Increases gut permeability</w:t>
        <w:br w:type="textWrapping"/>
      </w:r>
    </w:p>
    <w:p w:rsidR="00000000" w:rsidDel="00000000" w:rsidP="00000000" w:rsidRDefault="00000000" w:rsidRPr="00000000" w14:paraId="000011B7">
      <w:pPr>
        <w:numPr>
          <w:ilvl w:val="1"/>
          <w:numId w:val="325"/>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Promotes endotoxin translocation</w:t>
        <w:br w:type="textWrapping"/>
      </w:r>
    </w:p>
    <w:p w:rsidR="00000000" w:rsidDel="00000000" w:rsidP="00000000" w:rsidRDefault="00000000" w:rsidRPr="00000000" w14:paraId="000011B8">
      <w:pPr>
        <w:numPr>
          <w:ilvl w:val="0"/>
          <w:numId w:val="32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individuals experience symptoms </w:t>
      </w:r>
      <w:r w:rsidDel="00000000" w:rsidR="00000000" w:rsidRPr="00000000">
        <w:rPr>
          <w:rFonts w:ascii="Times New Roman" w:cs="Times New Roman" w:eastAsia="Times New Roman" w:hAnsi="Times New Roman"/>
          <w:b w:val="1"/>
          <w:bCs w:val="1"/>
          <w:rtl w:val="0"/>
        </w:rPr>
        <w:t xml:space="preserve">within days</w:t>
        <w:br w:type="textWrapping"/>
      </w:r>
    </w:p>
    <w:p w:rsidR="00000000" w:rsidDel="00000000" w:rsidP="00000000" w:rsidRDefault="00000000" w:rsidRPr="00000000" w14:paraId="000011B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r1eqx8vbsxa9" w:id="551"/>
      <w:bookmarkEnd w:id="551"/>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1BB">
      <w:pPr>
        <w:spacing w:after="240" w:before="2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Emerging and associative evidence:</w:t>
      </w:r>
    </w:p>
    <w:p w:rsidR="00000000" w:rsidDel="00000000" w:rsidP="00000000" w:rsidRDefault="00000000" w:rsidRPr="00000000" w14:paraId="000011BC">
      <w:pPr>
        <w:numPr>
          <w:ilvl w:val="0"/>
          <w:numId w:val="9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w:t>
        <w:br w:type="textWrapping"/>
      </w:r>
    </w:p>
    <w:p w:rsidR="00000000" w:rsidDel="00000000" w:rsidP="00000000" w:rsidRDefault="00000000" w:rsidRPr="00000000" w14:paraId="000011BD">
      <w:pPr>
        <w:numPr>
          <w:ilvl w:val="0"/>
          <w:numId w:val="9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Inflammatory bowel disease</w:t>
        <w:br w:type="textWrapping"/>
      </w:r>
    </w:p>
    <w:p w:rsidR="00000000" w:rsidDel="00000000" w:rsidP="00000000" w:rsidRDefault="00000000" w:rsidRPr="00000000" w14:paraId="000011BE">
      <w:pPr>
        <w:numPr>
          <w:ilvl w:val="0"/>
          <w:numId w:val="9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Metabolic syndrome</w:t>
        <w:br w:type="textWrapping"/>
      </w:r>
    </w:p>
    <w:p w:rsidR="00000000" w:rsidDel="00000000" w:rsidP="00000000" w:rsidRDefault="00000000" w:rsidRPr="00000000" w14:paraId="000011BF">
      <w:pPr>
        <w:numPr>
          <w:ilvl w:val="0"/>
          <w:numId w:val="9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Systemic low-grade inflammation</w:t>
        <w:br w:type="textWrapping"/>
      </w:r>
    </w:p>
    <w:p w:rsidR="00000000" w:rsidDel="00000000" w:rsidP="00000000" w:rsidRDefault="00000000" w:rsidRPr="00000000" w14:paraId="000011C0">
      <w:pPr>
        <w:numPr>
          <w:ilvl w:val="0"/>
          <w:numId w:val="9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Autoimmune disease progression (via gut-immune axis)</w:t>
        <w:br w:type="textWrapping"/>
      </w:r>
    </w:p>
    <w:p w:rsidR="00000000" w:rsidDel="00000000" w:rsidP="00000000" w:rsidRDefault="00000000" w:rsidRPr="00000000" w14:paraId="000011C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muog6ro858o8" w:id="552"/>
      <w:bookmarkEnd w:id="552"/>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1C3">
      <w:pPr>
        <w:numPr>
          <w:ilvl w:val="0"/>
          <w:numId w:val="91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Ice cream and frozen desserts</w:t>
        <w:br w:type="textWrapping"/>
      </w:r>
    </w:p>
    <w:p w:rsidR="00000000" w:rsidDel="00000000" w:rsidP="00000000" w:rsidRDefault="00000000" w:rsidRPr="00000000" w14:paraId="000011C4">
      <w:pPr>
        <w:numPr>
          <w:ilvl w:val="0"/>
          <w:numId w:val="91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Salad dressings and sauces</w:t>
        <w:br w:type="textWrapping"/>
      </w:r>
    </w:p>
    <w:p w:rsidR="00000000" w:rsidDel="00000000" w:rsidP="00000000" w:rsidRDefault="00000000" w:rsidRPr="00000000" w14:paraId="000011C5">
      <w:pPr>
        <w:numPr>
          <w:ilvl w:val="0"/>
          <w:numId w:val="91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 milks</w:t>
        <w:br w:type="textWrapping"/>
      </w:r>
    </w:p>
    <w:p w:rsidR="00000000" w:rsidDel="00000000" w:rsidP="00000000" w:rsidRDefault="00000000" w:rsidRPr="00000000" w14:paraId="000011C6">
      <w:pPr>
        <w:numPr>
          <w:ilvl w:val="0"/>
          <w:numId w:val="91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shakes and meal replacements</w:t>
        <w:br w:type="textWrapping"/>
      </w:r>
    </w:p>
    <w:p w:rsidR="00000000" w:rsidDel="00000000" w:rsidP="00000000" w:rsidRDefault="00000000" w:rsidRPr="00000000" w14:paraId="000011C7">
      <w:pPr>
        <w:numPr>
          <w:ilvl w:val="0"/>
          <w:numId w:val="91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Gluten-free baked goods</w:t>
        <w:br w:type="textWrapping"/>
      </w:r>
    </w:p>
    <w:p w:rsidR="00000000" w:rsidDel="00000000" w:rsidP="00000000" w:rsidRDefault="00000000" w:rsidRPr="00000000" w14:paraId="000011C8">
      <w:pPr>
        <w:numPr>
          <w:ilvl w:val="0"/>
          <w:numId w:val="91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“Low-fat” or “reduced-calorie” foods</w:t>
        <w:br w:type="textWrapping"/>
      </w:r>
    </w:p>
    <w:p w:rsidR="00000000" w:rsidDel="00000000" w:rsidP="00000000" w:rsidRDefault="00000000" w:rsidRPr="00000000" w14:paraId="000011C9">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1CA">
      <w:pPr>
        <w:numPr>
          <w:ilvl w:val="0"/>
          <w:numId w:val="96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Carboxymethylcellulose</w:t>
        <w:br w:type="textWrapping"/>
      </w:r>
    </w:p>
    <w:p w:rsidR="00000000" w:rsidDel="00000000" w:rsidP="00000000" w:rsidRDefault="00000000" w:rsidRPr="00000000" w14:paraId="000011CB">
      <w:pPr>
        <w:numPr>
          <w:ilvl w:val="0"/>
          <w:numId w:val="96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Cellulose gum</w:t>
        <w:br w:type="textWrapping"/>
      </w:r>
    </w:p>
    <w:p w:rsidR="00000000" w:rsidDel="00000000" w:rsidP="00000000" w:rsidRDefault="00000000" w:rsidRPr="00000000" w14:paraId="000011CC">
      <w:pPr>
        <w:numPr>
          <w:ilvl w:val="0"/>
          <w:numId w:val="96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CMC</w:t>
        <w:br w:type="textWrapping"/>
      </w:r>
    </w:p>
    <w:p w:rsidR="00000000" w:rsidDel="00000000" w:rsidP="00000000" w:rsidRDefault="00000000" w:rsidRPr="00000000" w14:paraId="000011CD">
      <w:pPr>
        <w:numPr>
          <w:ilvl w:val="0"/>
          <w:numId w:val="96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E466 (European additive code)</w:t>
      </w:r>
    </w:p>
    <w:p w:rsidR="00000000" w:rsidDel="00000000" w:rsidP="00000000" w:rsidRDefault="00000000" w:rsidRPr="00000000" w14:paraId="000011CE">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CF">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Xanthan gum</w:t>
      </w:r>
    </w:p>
    <w:p w:rsidR="00000000" w:rsidDel="00000000" w:rsidP="00000000" w:rsidRDefault="00000000" w:rsidRPr="00000000" w14:paraId="000011D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v8vn8a8hw2g1" w:id="553"/>
      <w:bookmarkEnd w:id="553"/>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1D1">
      <w:pPr>
        <w:numPr>
          <w:ilvl w:val="0"/>
          <w:numId w:val="7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w:t>
      </w:r>
      <w:r w:rsidDel="00000000" w:rsidR="00000000" w:rsidRPr="00000000">
        <w:rPr>
          <w:rFonts w:ascii="Times New Roman" w:cs="Times New Roman" w:eastAsia="Times New Roman" w:hAnsi="Times New Roman"/>
          <w:b w:val="1"/>
          <w:bCs w:val="1"/>
          <w:rtl w:val="0"/>
        </w:rPr>
        <w:t xml:space="preserve">bloating, gas, or loose stools</w:t>
      </w:r>
      <w:r w:rsidDel="00000000" w:rsidR="00000000" w:rsidRPr="00000000">
        <w:rPr>
          <w:rFonts w:ascii="Times New Roman" w:cs="Times New Roman" w:eastAsia="Times New Roman" w:hAnsi="Times New Roman"/>
          <w:rtl w:val="0"/>
        </w:rPr>
        <w:t xml:space="preserve"> in sensitive individuals</w:t>
        <w:br w:type="textWrapping"/>
      </w:r>
    </w:p>
    <w:p w:rsidR="00000000" w:rsidDel="00000000" w:rsidP="00000000" w:rsidRDefault="00000000" w:rsidRPr="00000000" w14:paraId="000011D2">
      <w:pPr>
        <w:numPr>
          <w:ilvl w:val="0"/>
          <w:numId w:val="7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grouped with “problematic gums,” even though its mechanism is different</w:t>
        <w:br w:type="textWrapping"/>
      </w:r>
    </w:p>
    <w:p w:rsidR="00000000" w:rsidDel="00000000" w:rsidP="00000000" w:rsidRDefault="00000000" w:rsidRPr="00000000" w14:paraId="000011D3">
      <w:pPr>
        <w:numPr>
          <w:ilvl w:val="0"/>
          <w:numId w:val="7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Fermented substrate → can worsen symptoms in </w:t>
      </w:r>
      <w:r w:rsidDel="00000000" w:rsidR="00000000" w:rsidRPr="00000000">
        <w:rPr>
          <w:rFonts w:ascii="Times New Roman" w:cs="Times New Roman" w:eastAsia="Times New Roman" w:hAnsi="Times New Roman"/>
          <w:b w:val="1"/>
          <w:bCs w:val="1"/>
          <w:rtl w:val="0"/>
        </w:rPr>
        <w:t xml:space="preserve">SIBO/FODMAP-sensitive</w:t>
      </w:r>
      <w:r w:rsidDel="00000000" w:rsidR="00000000" w:rsidRPr="00000000">
        <w:rPr>
          <w:rFonts w:ascii="Times New Roman" w:cs="Times New Roman" w:eastAsia="Times New Roman" w:hAnsi="Times New Roman"/>
          <w:rtl w:val="0"/>
        </w:rPr>
        <w:t xml:space="preserve"> patients</w:t>
        <w:br w:type="textWrapping"/>
      </w:r>
    </w:p>
    <w:p w:rsidR="00000000" w:rsidDel="00000000" w:rsidP="00000000" w:rsidRDefault="00000000" w:rsidRPr="00000000" w14:paraId="000011D4">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more for </w:t>
      </w:r>
      <w:r w:rsidDel="00000000" w:rsidR="00000000" w:rsidRPr="00000000">
        <w:rPr>
          <w:rFonts w:ascii="Times New Roman" w:cs="Times New Roman" w:eastAsia="Times New Roman" w:hAnsi="Times New Roman"/>
          <w:b w:val="1"/>
          <w:bCs w:val="1"/>
          <w:rtl w:val="0"/>
        </w:rPr>
        <w:t xml:space="preserve">symptom tolerance</w:t>
      </w:r>
      <w:r w:rsidDel="00000000" w:rsidR="00000000" w:rsidRPr="00000000">
        <w:rPr>
          <w:rFonts w:ascii="Times New Roman" w:cs="Times New Roman" w:eastAsia="Times New Roman" w:hAnsi="Times New Roman"/>
          <w:rtl w:val="0"/>
        </w:rPr>
        <w:t xml:space="preserve"> than gut damage.</w:t>
      </w:r>
    </w:p>
    <w:p w:rsidR="00000000" w:rsidDel="00000000" w:rsidP="00000000" w:rsidRDefault="00000000" w:rsidRPr="00000000" w14:paraId="000011D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ovjy58s8t0ld" w:id="554"/>
      <w:bookmarkEnd w:id="554"/>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1D7">
      <w:pPr>
        <w:numPr>
          <w:ilvl w:val="0"/>
          <w:numId w:val="6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Polysaccharide produced by </w:t>
      </w:r>
      <w:r w:rsidDel="00000000" w:rsidR="00000000" w:rsidRPr="00000000">
        <w:rPr>
          <w:rFonts w:ascii="Times New Roman" w:cs="Times New Roman" w:eastAsia="Times New Roman" w:hAnsi="Times New Roman"/>
          <w:b w:val="1"/>
          <w:bCs w:val="1"/>
          <w:rtl w:val="0"/>
        </w:rPr>
        <w:t xml:space="preserve">bacterial fermentation</w:t>
      </w:r>
      <w:r w:rsidDel="00000000" w:rsidR="00000000" w:rsidRPr="00000000">
        <w:rPr>
          <w:rFonts w:ascii="Times New Roman" w:cs="Times New Roman" w:eastAsia="Times New Roman" w:hAnsi="Times New Roman"/>
          <w:rtl w:val="0"/>
        </w:rPr>
        <w:t xml:space="preserve"> (Xanthomonas campestris)</w:t>
        <w:br w:type="textWrapping"/>
      </w:r>
    </w:p>
    <w:p w:rsidR="00000000" w:rsidDel="00000000" w:rsidP="00000000" w:rsidRDefault="00000000" w:rsidRPr="00000000" w14:paraId="000011D8">
      <w:pPr>
        <w:numPr>
          <w:ilvl w:val="0"/>
          <w:numId w:val="6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Grown on a sugar substrate (corn, wheat, or soy)</w:t>
        <w:br w:type="textWrapping"/>
      </w:r>
    </w:p>
    <w:p w:rsidR="00000000" w:rsidDel="00000000" w:rsidP="00000000" w:rsidRDefault="00000000" w:rsidRPr="00000000" w14:paraId="000011D9">
      <w:pPr>
        <w:numPr>
          <w:ilvl w:val="0"/>
          <w:numId w:val="6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Acts as a </w:t>
      </w:r>
      <w:r w:rsidDel="00000000" w:rsidR="00000000" w:rsidRPr="00000000">
        <w:rPr>
          <w:rFonts w:ascii="Times New Roman" w:cs="Times New Roman" w:eastAsia="Times New Roman" w:hAnsi="Times New Roman"/>
          <w:b w:val="1"/>
          <w:bCs w:val="1"/>
          <w:rtl w:val="0"/>
        </w:rPr>
        <w:t xml:space="preserve">thickener, stabilizer, and binder</w:t>
        <w:br w:type="textWrapping"/>
      </w:r>
    </w:p>
    <w:p w:rsidR="00000000" w:rsidDel="00000000" w:rsidP="00000000" w:rsidRDefault="00000000" w:rsidRPr="00000000" w14:paraId="000011DA">
      <w:pPr>
        <w:numPr>
          <w:ilvl w:val="0"/>
          <w:numId w:val="6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Chemically and functionally different from synthetic emulsifiers like CMC</w:t>
        <w:br w:type="textWrapping"/>
      </w:r>
    </w:p>
    <w:p w:rsidR="00000000" w:rsidDel="00000000" w:rsidP="00000000" w:rsidRDefault="00000000" w:rsidRPr="00000000" w14:paraId="000011DB">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yhskb35to7c5" w:id="555"/>
      <w:bookmarkEnd w:id="555"/>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1DD">
      <w:pPr>
        <w:numPr>
          <w:ilvl w:val="0"/>
          <w:numId w:val="65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Excellent thickening power at very low doses</w:t>
        <w:br w:type="textWrapping"/>
      </w:r>
    </w:p>
    <w:p w:rsidR="00000000" w:rsidDel="00000000" w:rsidP="00000000" w:rsidRDefault="00000000" w:rsidRPr="00000000" w14:paraId="000011DE">
      <w:pPr>
        <w:numPr>
          <w:ilvl w:val="0"/>
          <w:numId w:val="65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with heat, acid, and freezing</w:t>
        <w:br w:type="textWrapping"/>
      </w:r>
    </w:p>
    <w:p w:rsidR="00000000" w:rsidDel="00000000" w:rsidP="00000000" w:rsidRDefault="00000000" w:rsidRPr="00000000" w14:paraId="000011DF">
      <w:pPr>
        <w:numPr>
          <w:ilvl w:val="0"/>
          <w:numId w:val="65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texture in </w:t>
      </w:r>
      <w:r w:rsidDel="00000000" w:rsidR="00000000" w:rsidRPr="00000000">
        <w:rPr>
          <w:rFonts w:ascii="Times New Roman" w:cs="Times New Roman" w:eastAsia="Times New Roman" w:hAnsi="Times New Roman"/>
          <w:b w:val="1"/>
          <w:bCs w:val="1"/>
          <w:rtl w:val="0"/>
        </w:rPr>
        <w:t xml:space="preserve">gluten-free baking</w:t>
        <w:br w:type="textWrapping"/>
      </w:r>
    </w:p>
    <w:p w:rsidR="00000000" w:rsidDel="00000000" w:rsidP="00000000" w:rsidRDefault="00000000" w:rsidRPr="00000000" w14:paraId="000011E0">
      <w:pPr>
        <w:numPr>
          <w:ilvl w:val="0"/>
          <w:numId w:val="65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Considered “label-friendly” compared to synthetic emulsifiers</w:t>
        <w:br w:type="textWrapping"/>
      </w:r>
    </w:p>
    <w:p w:rsidR="00000000" w:rsidDel="00000000" w:rsidP="00000000" w:rsidRDefault="00000000" w:rsidRPr="00000000" w14:paraId="000011E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blg2i348f61e" w:id="556"/>
      <w:bookmarkEnd w:id="556"/>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 (not universally avoiding)</w:t>
      </w:r>
    </w:p>
    <w:p w:rsidR="00000000" w:rsidDel="00000000" w:rsidP="00000000" w:rsidRDefault="00000000" w:rsidRPr="00000000" w14:paraId="000011E3">
      <w:pPr>
        <w:numPr>
          <w:ilvl w:val="0"/>
          <w:numId w:val="66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inflammatory to the gut lining like carrageenan or CMC</w:t>
        <w:br w:type="textWrapping"/>
      </w:r>
    </w:p>
    <w:p w:rsidR="00000000" w:rsidDel="00000000" w:rsidP="00000000" w:rsidRDefault="00000000" w:rsidRPr="00000000" w14:paraId="000011E4">
      <w:pPr>
        <w:numPr>
          <w:ilvl w:val="0"/>
          <w:numId w:val="66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w:t>
        <w:br w:type="textWrapping"/>
      </w:r>
    </w:p>
    <w:p w:rsidR="00000000" w:rsidDel="00000000" w:rsidP="00000000" w:rsidRDefault="00000000" w:rsidRPr="00000000" w14:paraId="000011E5">
      <w:pPr>
        <w:numPr>
          <w:ilvl w:val="1"/>
          <w:numId w:val="663"/>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act like a </w:t>
      </w:r>
      <w:r w:rsidDel="00000000" w:rsidR="00000000" w:rsidRPr="00000000">
        <w:rPr>
          <w:rFonts w:ascii="Times New Roman" w:cs="Times New Roman" w:eastAsia="Times New Roman" w:hAnsi="Times New Roman"/>
          <w:b w:val="1"/>
          <w:bCs w:val="1"/>
          <w:rtl w:val="0"/>
        </w:rPr>
        <w:t xml:space="preserve">fermentable fiber</w:t>
        <w:br w:type="textWrapping"/>
      </w:r>
    </w:p>
    <w:p w:rsidR="00000000" w:rsidDel="00000000" w:rsidP="00000000" w:rsidRDefault="00000000" w:rsidRPr="00000000" w14:paraId="000011E6">
      <w:pPr>
        <w:numPr>
          <w:ilvl w:val="1"/>
          <w:numId w:val="663"/>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trigger symptoms in patients with:</w:t>
        <w:br w:type="textWrapping"/>
      </w:r>
    </w:p>
    <w:p w:rsidR="00000000" w:rsidDel="00000000" w:rsidP="00000000" w:rsidRDefault="00000000" w:rsidRPr="00000000" w14:paraId="000011E7">
      <w:pPr>
        <w:numPr>
          <w:ilvl w:val="2"/>
          <w:numId w:val="663"/>
        </w:numPr>
        <w:spacing w:after="0" w:afterAutospacing="0" w:before="0" w:beforeAutospacing="0" w:line="276.0005454545455"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IBS</w:t>
        <w:br w:type="textWrapping"/>
      </w:r>
    </w:p>
    <w:p w:rsidR="00000000" w:rsidDel="00000000" w:rsidP="00000000" w:rsidRDefault="00000000" w:rsidRPr="00000000" w14:paraId="000011E8">
      <w:pPr>
        <w:numPr>
          <w:ilvl w:val="2"/>
          <w:numId w:val="663"/>
        </w:numPr>
        <w:spacing w:after="0" w:afterAutospacing="0" w:before="0" w:beforeAutospacing="0" w:line="276.0005454545455"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SIBO</w:t>
        <w:br w:type="textWrapping"/>
      </w:r>
    </w:p>
    <w:p w:rsidR="00000000" w:rsidDel="00000000" w:rsidP="00000000" w:rsidRDefault="00000000" w:rsidRPr="00000000" w14:paraId="000011E9">
      <w:pPr>
        <w:numPr>
          <w:ilvl w:val="2"/>
          <w:numId w:val="663"/>
        </w:numPr>
        <w:spacing w:after="0" w:afterAutospacing="0" w:before="0" w:beforeAutospacing="0" w:line="276.0005454545455"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FODMAP sensitivity</w:t>
        <w:br w:type="textWrapping"/>
      </w:r>
    </w:p>
    <w:p w:rsidR="00000000" w:rsidDel="00000000" w:rsidP="00000000" w:rsidRDefault="00000000" w:rsidRPr="00000000" w14:paraId="000011EA">
      <w:pPr>
        <w:numPr>
          <w:ilvl w:val="2"/>
          <w:numId w:val="663"/>
        </w:numPr>
        <w:spacing w:after="240" w:before="0" w:beforeAutospacing="0" w:line="276.0005454545455"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 cell activation (symptom flares reported anecdotally)</w:t>
        <w:br w:type="textWrapping"/>
      </w:r>
    </w:p>
    <w:p w:rsidR="00000000" w:rsidDel="00000000" w:rsidP="00000000" w:rsidRDefault="00000000" w:rsidRPr="00000000" w14:paraId="000011EB">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k8aedi9itdjz" w:id="557"/>
      <w:bookmarkEnd w:id="557"/>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1ED">
      <w:pPr>
        <w:numPr>
          <w:ilvl w:val="0"/>
          <w:numId w:val="9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digested by human enzymes</w:t>
        <w:br w:type="textWrapping"/>
      </w:r>
    </w:p>
    <w:p w:rsidR="00000000" w:rsidDel="00000000" w:rsidP="00000000" w:rsidRDefault="00000000" w:rsidRPr="00000000" w14:paraId="000011EE">
      <w:pPr>
        <w:numPr>
          <w:ilvl w:val="0"/>
          <w:numId w:val="9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fermented by gut bacteria</w:t>
        <w:br w:type="textWrapping"/>
      </w:r>
    </w:p>
    <w:p w:rsidR="00000000" w:rsidDel="00000000" w:rsidP="00000000" w:rsidRDefault="00000000" w:rsidRPr="00000000" w14:paraId="000011EF">
      <w:pPr>
        <w:numPr>
          <w:ilvl w:val="0"/>
          <w:numId w:val="9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produce gas and osmotic effects</w:t>
        <w:br w:type="textWrapping"/>
      </w:r>
    </w:p>
    <w:p w:rsidR="00000000" w:rsidDel="00000000" w:rsidP="00000000" w:rsidRDefault="00000000" w:rsidRPr="00000000" w14:paraId="000011F0">
      <w:pPr>
        <w:numPr>
          <w:ilvl w:val="0"/>
          <w:numId w:val="9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strong evidence of mucus-layer damage or permeability increase</w:t>
        <w:br w:type="textWrapping"/>
      </w:r>
    </w:p>
    <w:p w:rsidR="00000000" w:rsidDel="00000000" w:rsidP="00000000" w:rsidRDefault="00000000" w:rsidRPr="00000000" w14:paraId="000011F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gvxihwujypm7" w:id="558"/>
      <w:bookmarkEnd w:id="558"/>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1F3">
      <w:pPr>
        <w:spacing w:after="240" w:before="2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Weak or indirect associations:</w:t>
      </w:r>
    </w:p>
    <w:p w:rsidR="00000000" w:rsidDel="00000000" w:rsidP="00000000" w:rsidRDefault="00000000" w:rsidRPr="00000000" w14:paraId="000011F4">
      <w:pPr>
        <w:numPr>
          <w:ilvl w:val="0"/>
          <w:numId w:val="10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IBS symptom flares (dose-dependent)</w:t>
        <w:br w:type="textWrapping"/>
      </w:r>
    </w:p>
    <w:p w:rsidR="00000000" w:rsidDel="00000000" w:rsidP="00000000" w:rsidRDefault="00000000" w:rsidRPr="00000000" w14:paraId="000011F5">
      <w:pPr>
        <w:numPr>
          <w:ilvl w:val="0"/>
          <w:numId w:val="10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SIBO-related bloating</w:t>
        <w:br w:type="textWrapping"/>
      </w:r>
    </w:p>
    <w:p w:rsidR="00000000" w:rsidDel="00000000" w:rsidP="00000000" w:rsidRDefault="00000000" w:rsidRPr="00000000" w14:paraId="000011F6">
      <w:pPr>
        <w:numPr>
          <w:ilvl w:val="0"/>
          <w:numId w:val="10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strong links to IBD, autoimmune disease, or metabolic disease</w:t>
        <w:br w:type="textWrapping"/>
      </w:r>
    </w:p>
    <w:p w:rsidR="00000000" w:rsidDel="00000000" w:rsidP="00000000" w:rsidRDefault="00000000" w:rsidRPr="00000000" w14:paraId="000011F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pl48um3g9x5q" w:id="559"/>
      <w:bookmarkEnd w:id="559"/>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1F9">
      <w:pPr>
        <w:numPr>
          <w:ilvl w:val="0"/>
          <w:numId w:val="55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Gluten-free breads and baked goods</w:t>
        <w:br w:type="textWrapping"/>
      </w:r>
    </w:p>
    <w:p w:rsidR="00000000" w:rsidDel="00000000" w:rsidP="00000000" w:rsidRDefault="00000000" w:rsidRPr="00000000" w14:paraId="000011FA">
      <w:pPr>
        <w:numPr>
          <w:ilvl w:val="0"/>
          <w:numId w:val="55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Salad dressings and sauces</w:t>
        <w:br w:type="textWrapping"/>
      </w:r>
    </w:p>
    <w:p w:rsidR="00000000" w:rsidDel="00000000" w:rsidP="00000000" w:rsidRDefault="00000000" w:rsidRPr="00000000" w14:paraId="000011FB">
      <w:pPr>
        <w:numPr>
          <w:ilvl w:val="0"/>
          <w:numId w:val="55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 milks</w:t>
        <w:br w:type="textWrapping"/>
      </w:r>
    </w:p>
    <w:p w:rsidR="00000000" w:rsidDel="00000000" w:rsidP="00000000" w:rsidRDefault="00000000" w:rsidRPr="00000000" w14:paraId="000011FC">
      <w:pPr>
        <w:numPr>
          <w:ilvl w:val="0"/>
          <w:numId w:val="55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Dairy products</w:t>
        <w:br w:type="textWrapping"/>
      </w:r>
    </w:p>
    <w:p w:rsidR="00000000" w:rsidDel="00000000" w:rsidP="00000000" w:rsidRDefault="00000000" w:rsidRPr="00000000" w14:paraId="000011FD">
      <w:pPr>
        <w:numPr>
          <w:ilvl w:val="0"/>
          <w:numId w:val="55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powders</w:t>
        <w:br w:type="textWrapping"/>
      </w:r>
    </w:p>
    <w:p w:rsidR="00000000" w:rsidDel="00000000" w:rsidP="00000000" w:rsidRDefault="00000000" w:rsidRPr="00000000" w14:paraId="000011FE">
      <w:pPr>
        <w:numPr>
          <w:ilvl w:val="0"/>
          <w:numId w:val="55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Condiments</w:t>
        <w:br w:type="textWrapping"/>
      </w:r>
    </w:p>
    <w:p w:rsidR="00000000" w:rsidDel="00000000" w:rsidP="00000000" w:rsidRDefault="00000000" w:rsidRPr="00000000" w14:paraId="000011FF">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Guar gum</w:t>
      </w:r>
    </w:p>
    <w:p w:rsidR="00000000" w:rsidDel="00000000" w:rsidP="00000000" w:rsidRDefault="00000000" w:rsidRPr="00000000" w14:paraId="0000120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ltial5c99gyl" w:id="560"/>
      <w:bookmarkEnd w:id="560"/>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201">
      <w:pPr>
        <w:numPr>
          <w:ilvl w:val="0"/>
          <w:numId w:val="117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w:t>
      </w:r>
      <w:r w:rsidDel="00000000" w:rsidR="00000000" w:rsidRPr="00000000">
        <w:rPr>
          <w:rFonts w:ascii="Times New Roman" w:cs="Times New Roman" w:eastAsia="Times New Roman" w:hAnsi="Times New Roman"/>
          <w:b w:val="1"/>
          <w:bCs w:val="1"/>
          <w:rtl w:val="0"/>
        </w:rPr>
        <w:t xml:space="preserve">gas, bloating, or loose stools</w:t>
      </w:r>
      <w:r w:rsidDel="00000000" w:rsidR="00000000" w:rsidRPr="00000000">
        <w:rPr>
          <w:rFonts w:ascii="Times New Roman" w:cs="Times New Roman" w:eastAsia="Times New Roman" w:hAnsi="Times New Roman"/>
          <w:rtl w:val="0"/>
        </w:rPr>
        <w:t xml:space="preserve"> in some people</w:t>
        <w:br w:type="textWrapping"/>
      </w:r>
    </w:p>
    <w:p w:rsidR="00000000" w:rsidDel="00000000" w:rsidP="00000000" w:rsidRDefault="00000000" w:rsidRPr="00000000" w14:paraId="00001202">
      <w:pPr>
        <w:numPr>
          <w:ilvl w:val="0"/>
          <w:numId w:val="117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 fermentability → problematic for </w:t>
      </w:r>
      <w:r w:rsidDel="00000000" w:rsidR="00000000" w:rsidRPr="00000000">
        <w:rPr>
          <w:rFonts w:ascii="Times New Roman" w:cs="Times New Roman" w:eastAsia="Times New Roman" w:hAnsi="Times New Roman"/>
          <w:b w:val="1"/>
          <w:bCs w:val="1"/>
          <w:rtl w:val="0"/>
        </w:rPr>
        <w:t xml:space="preserve">IBS, SIBO, FODMAP-sensitive</w:t>
      </w:r>
      <w:r w:rsidDel="00000000" w:rsidR="00000000" w:rsidRPr="00000000">
        <w:rPr>
          <w:rFonts w:ascii="Times New Roman" w:cs="Times New Roman" w:eastAsia="Times New Roman" w:hAnsi="Times New Roman"/>
          <w:rtl w:val="0"/>
        </w:rPr>
        <w:t xml:space="preserve"> patients</w:t>
        <w:br w:type="textWrapping"/>
      </w:r>
    </w:p>
    <w:p w:rsidR="00000000" w:rsidDel="00000000" w:rsidP="00000000" w:rsidRDefault="00000000" w:rsidRPr="00000000" w14:paraId="00001203">
      <w:pPr>
        <w:numPr>
          <w:ilvl w:val="0"/>
          <w:numId w:val="117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lumped together with “gums,” despite being a true fiber</w:t>
        <w:br w:type="textWrapping"/>
      </w:r>
    </w:p>
    <w:p w:rsidR="00000000" w:rsidDel="00000000" w:rsidP="00000000" w:rsidRDefault="00000000" w:rsidRPr="00000000" w14:paraId="00001204">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for </w:t>
      </w:r>
      <w:r w:rsidDel="00000000" w:rsidR="00000000" w:rsidRPr="00000000">
        <w:rPr>
          <w:rFonts w:ascii="Times New Roman" w:cs="Times New Roman" w:eastAsia="Times New Roman" w:hAnsi="Times New Roman"/>
          <w:b w:val="1"/>
          <w:bCs w:val="1"/>
          <w:rtl w:val="0"/>
        </w:rPr>
        <w:t xml:space="preserve">digestive tolerance</w:t>
      </w:r>
      <w:r w:rsidDel="00000000" w:rsidR="00000000" w:rsidRPr="00000000">
        <w:rPr>
          <w:rFonts w:ascii="Times New Roman" w:cs="Times New Roman" w:eastAsia="Times New Roman" w:hAnsi="Times New Roman"/>
          <w:rtl w:val="0"/>
        </w:rPr>
        <w:t xml:space="preserve">, not inflammation or toxicity.</w:t>
      </w:r>
    </w:p>
    <w:p w:rsidR="00000000" w:rsidDel="00000000" w:rsidP="00000000" w:rsidRDefault="00000000" w:rsidRPr="00000000" w14:paraId="0000120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6qubtv20d7sw" w:id="561"/>
      <w:bookmarkEnd w:id="561"/>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207">
      <w:pPr>
        <w:numPr>
          <w:ilvl w:val="0"/>
          <w:numId w:val="45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Soluble fiber extracted from </w:t>
      </w:r>
      <w:r w:rsidDel="00000000" w:rsidR="00000000" w:rsidRPr="00000000">
        <w:rPr>
          <w:rFonts w:ascii="Times New Roman" w:cs="Times New Roman" w:eastAsia="Times New Roman" w:hAnsi="Times New Roman"/>
          <w:b w:val="1"/>
          <w:bCs w:val="1"/>
          <w:rtl w:val="0"/>
        </w:rPr>
        <w:t xml:space="preserve">guar beans</w:t>
      </w:r>
      <w:r w:rsidDel="00000000" w:rsidR="00000000" w:rsidRPr="00000000">
        <w:rPr>
          <w:rFonts w:ascii="Times New Roman" w:cs="Times New Roman" w:eastAsia="Times New Roman" w:hAnsi="Times New Roman"/>
          <w:rtl w:val="0"/>
        </w:rPr>
        <w:t xml:space="preserve"> (a legume)</w:t>
        <w:br w:type="textWrapping"/>
      </w:r>
    </w:p>
    <w:p w:rsidR="00000000" w:rsidDel="00000000" w:rsidP="00000000" w:rsidRDefault="00000000" w:rsidRPr="00000000" w14:paraId="00001208">
      <w:pPr>
        <w:numPr>
          <w:ilvl w:val="0"/>
          <w:numId w:val="45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Classified as a </w:t>
      </w:r>
      <w:r w:rsidDel="00000000" w:rsidR="00000000" w:rsidRPr="00000000">
        <w:rPr>
          <w:rFonts w:ascii="Times New Roman" w:cs="Times New Roman" w:eastAsia="Times New Roman" w:hAnsi="Times New Roman"/>
          <w:b w:val="1"/>
          <w:bCs w:val="1"/>
          <w:rtl w:val="0"/>
        </w:rPr>
        <w:t xml:space="preserve">galactomannan fiber</w:t>
        <w:br w:type="textWrapping"/>
      </w:r>
    </w:p>
    <w:p w:rsidR="00000000" w:rsidDel="00000000" w:rsidP="00000000" w:rsidRDefault="00000000" w:rsidRPr="00000000" w14:paraId="00001209">
      <w:pPr>
        <w:numPr>
          <w:ilvl w:val="0"/>
          <w:numId w:val="45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Thickens by absorbing water and forming a gel</w:t>
        <w:br w:type="textWrapping"/>
      </w:r>
    </w:p>
    <w:p w:rsidR="00000000" w:rsidDel="00000000" w:rsidP="00000000" w:rsidRDefault="00000000" w:rsidRPr="00000000" w14:paraId="0000120A">
      <w:pPr>
        <w:numPr>
          <w:ilvl w:val="0"/>
          <w:numId w:val="45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chemically modified</w:t>
        <w:br w:type="textWrapping"/>
      </w:r>
    </w:p>
    <w:p w:rsidR="00000000" w:rsidDel="00000000" w:rsidP="00000000" w:rsidRDefault="00000000" w:rsidRPr="00000000" w14:paraId="0000120B">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z3lgjtlsvowg" w:id="562"/>
      <w:bookmarkEnd w:id="562"/>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20D">
      <w:pPr>
        <w:numPr>
          <w:ilvl w:val="0"/>
          <w:numId w:val="58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Thickens and stabilizes foods naturally</w:t>
        <w:br w:type="textWrapping"/>
      </w:r>
    </w:p>
    <w:p w:rsidR="00000000" w:rsidDel="00000000" w:rsidP="00000000" w:rsidRDefault="00000000" w:rsidRPr="00000000" w14:paraId="0000120E">
      <w:pPr>
        <w:numPr>
          <w:ilvl w:val="0"/>
          <w:numId w:val="58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texture and mouthfeel</w:t>
        <w:br w:type="textWrapping"/>
      </w:r>
    </w:p>
    <w:p w:rsidR="00000000" w:rsidDel="00000000" w:rsidP="00000000" w:rsidRDefault="00000000" w:rsidRPr="00000000" w14:paraId="0000120F">
      <w:pPr>
        <w:numPr>
          <w:ilvl w:val="0"/>
          <w:numId w:val="58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ice crystal formation in frozen foods</w:t>
        <w:br w:type="textWrapping"/>
      </w:r>
    </w:p>
    <w:p w:rsidR="00000000" w:rsidDel="00000000" w:rsidP="00000000" w:rsidRDefault="00000000" w:rsidRPr="00000000" w14:paraId="00001210">
      <w:pPr>
        <w:numPr>
          <w:ilvl w:val="0"/>
          <w:numId w:val="58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Considered more “natural” than synthetic gums</w:t>
        <w:br w:type="textWrapping"/>
      </w:r>
    </w:p>
    <w:p w:rsidR="00000000" w:rsidDel="00000000" w:rsidP="00000000" w:rsidRDefault="00000000" w:rsidRPr="00000000" w14:paraId="0000121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tppu96h0nya" w:id="563"/>
      <w:bookmarkEnd w:id="563"/>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 (selectively)</w:t>
      </w:r>
    </w:p>
    <w:p w:rsidR="00000000" w:rsidDel="00000000" w:rsidP="00000000" w:rsidRDefault="00000000" w:rsidRPr="00000000" w14:paraId="00001213">
      <w:pPr>
        <w:numPr>
          <w:ilvl w:val="0"/>
          <w:numId w:val="115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Generally </w:t>
      </w:r>
      <w:r w:rsidDel="00000000" w:rsidR="00000000" w:rsidRPr="00000000">
        <w:rPr>
          <w:rFonts w:ascii="Times New Roman" w:cs="Times New Roman" w:eastAsia="Times New Roman" w:hAnsi="Times New Roman"/>
          <w:b w:val="1"/>
          <w:bCs w:val="1"/>
          <w:rtl w:val="0"/>
        </w:rPr>
        <w:t xml:space="preserve">gut-protective</w:t>
      </w:r>
      <w:r w:rsidDel="00000000" w:rsidR="00000000" w:rsidRPr="00000000">
        <w:rPr>
          <w:rFonts w:ascii="Times New Roman" w:cs="Times New Roman" w:eastAsia="Times New Roman" w:hAnsi="Times New Roman"/>
          <w:rtl w:val="0"/>
        </w:rPr>
        <w:t xml:space="preserve">, but:</w:t>
        <w:br w:type="textWrapping"/>
      </w:r>
    </w:p>
    <w:p w:rsidR="00000000" w:rsidDel="00000000" w:rsidP="00000000" w:rsidRDefault="00000000" w:rsidRPr="00000000" w14:paraId="00001214">
      <w:pPr>
        <w:numPr>
          <w:ilvl w:val="1"/>
          <w:numId w:val="1151"/>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fermentable</w:t>
        <w:br w:type="textWrapping"/>
      </w:r>
    </w:p>
    <w:p w:rsidR="00000000" w:rsidDel="00000000" w:rsidP="00000000" w:rsidRDefault="00000000" w:rsidRPr="00000000" w14:paraId="00001215">
      <w:pPr>
        <w:numPr>
          <w:ilvl w:val="1"/>
          <w:numId w:val="1151"/>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worsen bloating and gas in dysbiosis</w:t>
        <w:br w:type="textWrapping"/>
      </w:r>
    </w:p>
    <w:p w:rsidR="00000000" w:rsidDel="00000000" w:rsidP="00000000" w:rsidRDefault="00000000" w:rsidRPr="00000000" w14:paraId="00001216">
      <w:pPr>
        <w:numPr>
          <w:ilvl w:val="0"/>
          <w:numId w:val="115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tolerated by:</w:t>
        <w:br w:type="textWrapping"/>
      </w:r>
    </w:p>
    <w:p w:rsidR="00000000" w:rsidDel="00000000" w:rsidP="00000000" w:rsidRDefault="00000000" w:rsidRPr="00000000" w14:paraId="00001217">
      <w:pPr>
        <w:numPr>
          <w:ilvl w:val="1"/>
          <w:numId w:val="1151"/>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 with healthy gut motility</w:t>
        <w:br w:type="textWrapping"/>
      </w:r>
    </w:p>
    <w:p w:rsidR="00000000" w:rsidDel="00000000" w:rsidP="00000000" w:rsidRDefault="00000000" w:rsidRPr="00000000" w14:paraId="00001218">
      <w:pPr>
        <w:numPr>
          <w:ilvl w:val="0"/>
          <w:numId w:val="115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need avoidance during:</w:t>
        <w:br w:type="textWrapping"/>
      </w:r>
    </w:p>
    <w:p w:rsidR="00000000" w:rsidDel="00000000" w:rsidP="00000000" w:rsidRDefault="00000000" w:rsidRPr="00000000" w14:paraId="00001219">
      <w:pPr>
        <w:numPr>
          <w:ilvl w:val="1"/>
          <w:numId w:val="1151"/>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SIBO treatment</w:t>
        <w:br w:type="textWrapping"/>
      </w:r>
    </w:p>
    <w:p w:rsidR="00000000" w:rsidDel="00000000" w:rsidP="00000000" w:rsidRDefault="00000000" w:rsidRPr="00000000" w14:paraId="0000121A">
      <w:pPr>
        <w:numPr>
          <w:ilvl w:val="1"/>
          <w:numId w:val="1151"/>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Acute IBS flares</w:t>
        <w:br w:type="textWrapping"/>
      </w:r>
    </w:p>
    <w:p w:rsidR="00000000" w:rsidDel="00000000" w:rsidP="00000000" w:rsidRDefault="00000000" w:rsidRPr="00000000" w14:paraId="0000121B">
      <w:pPr>
        <w:numPr>
          <w:ilvl w:val="1"/>
          <w:numId w:val="1151"/>
        </w:numPr>
        <w:spacing w:after="24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Low-FODMAP protocols</w:t>
        <w:br w:type="textWrapping"/>
      </w:r>
    </w:p>
    <w:p w:rsidR="00000000" w:rsidDel="00000000" w:rsidP="00000000" w:rsidRDefault="00000000" w:rsidRPr="00000000" w14:paraId="0000121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sd26n2yu1f2m" w:id="564"/>
      <w:bookmarkEnd w:id="564"/>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21E">
      <w:pPr>
        <w:numPr>
          <w:ilvl w:val="0"/>
          <w:numId w:val="9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digested by human enzymes</w:t>
        <w:br w:type="textWrapping"/>
      </w:r>
    </w:p>
    <w:p w:rsidR="00000000" w:rsidDel="00000000" w:rsidP="00000000" w:rsidRDefault="00000000" w:rsidRPr="00000000" w14:paraId="0000121F">
      <w:pPr>
        <w:numPr>
          <w:ilvl w:val="0"/>
          <w:numId w:val="9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Fermented by gut bacteria</w:t>
        <w:br w:type="textWrapping"/>
      </w:r>
    </w:p>
    <w:p w:rsidR="00000000" w:rsidDel="00000000" w:rsidP="00000000" w:rsidRDefault="00000000" w:rsidRPr="00000000" w14:paraId="00001220">
      <w:pPr>
        <w:numPr>
          <w:ilvl w:val="0"/>
          <w:numId w:val="9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Produces short-chain fatty acids (SCFAs) in healthy guts</w:t>
        <w:br w:type="textWrapping"/>
      </w:r>
    </w:p>
    <w:p w:rsidR="00000000" w:rsidDel="00000000" w:rsidP="00000000" w:rsidRDefault="00000000" w:rsidRPr="00000000" w14:paraId="00001221">
      <w:pPr>
        <w:numPr>
          <w:ilvl w:val="0"/>
          <w:numId w:val="9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Slows gastric emptying and glucose absorption</w:t>
        <w:br w:type="textWrapping"/>
      </w:r>
    </w:p>
    <w:p w:rsidR="00000000" w:rsidDel="00000000" w:rsidP="00000000" w:rsidRDefault="00000000" w:rsidRPr="00000000" w14:paraId="0000122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cfokm72m2wp" w:id="565"/>
      <w:bookmarkEnd w:id="565"/>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224">
      <w:pPr>
        <w:spacing w:after="240" w:before="2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Potential benefits (context-dependent):</w:t>
      </w:r>
    </w:p>
    <w:p w:rsidR="00000000" w:rsidDel="00000000" w:rsidP="00000000" w:rsidRDefault="00000000" w:rsidRPr="00000000" w14:paraId="00001225">
      <w:pPr>
        <w:numPr>
          <w:ilvl w:val="0"/>
          <w:numId w:val="16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glycemic control</w:t>
        <w:br w:type="textWrapping"/>
      </w:r>
    </w:p>
    <w:p w:rsidR="00000000" w:rsidDel="00000000" w:rsidP="00000000" w:rsidRDefault="00000000" w:rsidRPr="00000000" w14:paraId="00001226">
      <w:pPr>
        <w:numPr>
          <w:ilvl w:val="0"/>
          <w:numId w:val="16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Cholesterol reduction</w:t>
        <w:br w:type="textWrapping"/>
      </w:r>
    </w:p>
    <w:p w:rsidR="00000000" w:rsidDel="00000000" w:rsidP="00000000" w:rsidRDefault="00000000" w:rsidRPr="00000000" w14:paraId="00001227">
      <w:pPr>
        <w:numPr>
          <w:ilvl w:val="0"/>
          <w:numId w:val="16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beneficial gut bacteria</w:t>
        <w:br w:type="textWrapping"/>
      </w:r>
    </w:p>
    <w:p w:rsidR="00000000" w:rsidDel="00000000" w:rsidP="00000000" w:rsidRDefault="00000000" w:rsidRPr="00000000" w14:paraId="00001228">
      <w:pPr>
        <w:spacing w:after="240" w:before="2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Potential issues (subset of patients):</w:t>
      </w:r>
    </w:p>
    <w:p w:rsidR="00000000" w:rsidDel="00000000" w:rsidP="00000000" w:rsidRDefault="00000000" w:rsidRPr="00000000" w14:paraId="00001229">
      <w:pPr>
        <w:numPr>
          <w:ilvl w:val="0"/>
          <w:numId w:val="46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IBS symptom flares</w:t>
        <w:br w:type="textWrapping"/>
      </w:r>
    </w:p>
    <w:p w:rsidR="00000000" w:rsidDel="00000000" w:rsidP="00000000" w:rsidRDefault="00000000" w:rsidRPr="00000000" w14:paraId="0000122A">
      <w:pPr>
        <w:numPr>
          <w:ilvl w:val="0"/>
          <w:numId w:val="46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SIBO bloating</w:t>
        <w:br w:type="textWrapping"/>
      </w:r>
    </w:p>
    <w:p w:rsidR="00000000" w:rsidDel="00000000" w:rsidP="00000000" w:rsidRDefault="00000000" w:rsidRPr="00000000" w14:paraId="0000122B">
      <w:pPr>
        <w:numPr>
          <w:ilvl w:val="0"/>
          <w:numId w:val="46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GI discomfort</w:t>
        <w:br w:type="textWrapping"/>
      </w:r>
    </w:p>
    <w:p w:rsidR="00000000" w:rsidDel="00000000" w:rsidP="00000000" w:rsidRDefault="00000000" w:rsidRPr="00000000" w14:paraId="0000122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6d8dx6rulifl" w:id="566"/>
      <w:bookmarkEnd w:id="566"/>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22E">
      <w:pPr>
        <w:numPr>
          <w:ilvl w:val="0"/>
          <w:numId w:val="15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Gluten-free baked goods</w:t>
        <w:br w:type="textWrapping"/>
      </w:r>
    </w:p>
    <w:p w:rsidR="00000000" w:rsidDel="00000000" w:rsidP="00000000" w:rsidRDefault="00000000" w:rsidRPr="00000000" w14:paraId="0000122F">
      <w:pPr>
        <w:numPr>
          <w:ilvl w:val="0"/>
          <w:numId w:val="15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Ice cream and frozen desserts</w:t>
        <w:br w:type="textWrapping"/>
      </w:r>
    </w:p>
    <w:p w:rsidR="00000000" w:rsidDel="00000000" w:rsidP="00000000" w:rsidRDefault="00000000" w:rsidRPr="00000000" w14:paraId="00001230">
      <w:pPr>
        <w:numPr>
          <w:ilvl w:val="0"/>
          <w:numId w:val="15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Sauces and dressings</w:t>
        <w:br w:type="textWrapping"/>
      </w:r>
    </w:p>
    <w:p w:rsidR="00000000" w:rsidDel="00000000" w:rsidP="00000000" w:rsidRDefault="00000000" w:rsidRPr="00000000" w14:paraId="00001231">
      <w:pPr>
        <w:numPr>
          <w:ilvl w:val="0"/>
          <w:numId w:val="15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 milks</w:t>
        <w:br w:type="textWrapping"/>
      </w:r>
    </w:p>
    <w:p w:rsidR="00000000" w:rsidDel="00000000" w:rsidP="00000000" w:rsidRDefault="00000000" w:rsidRPr="00000000" w14:paraId="00001232">
      <w:pPr>
        <w:numPr>
          <w:ilvl w:val="0"/>
          <w:numId w:val="15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fiber supplements</w:t>
        <w:br w:type="textWrapping"/>
      </w:r>
    </w:p>
    <w:p w:rsidR="00000000" w:rsidDel="00000000" w:rsidP="00000000" w:rsidRDefault="00000000" w:rsidRPr="00000000" w14:paraId="00001233">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234">
      <w:pPr>
        <w:numPr>
          <w:ilvl w:val="0"/>
          <w:numId w:val="7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 gum</w:t>
        <w:br w:type="textWrapping"/>
      </w:r>
    </w:p>
    <w:p w:rsidR="00000000" w:rsidDel="00000000" w:rsidP="00000000" w:rsidRDefault="00000000" w:rsidRPr="00000000" w14:paraId="00001235">
      <w:pPr>
        <w:numPr>
          <w:ilvl w:val="0"/>
          <w:numId w:val="7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Guaran</w:t>
        <w:br w:type="textWrapping"/>
      </w:r>
    </w:p>
    <w:p w:rsidR="00000000" w:rsidDel="00000000" w:rsidP="00000000" w:rsidRDefault="00000000" w:rsidRPr="00000000" w14:paraId="00001236">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Locust bean gum</w:t>
      </w:r>
    </w:p>
    <w:p w:rsidR="00000000" w:rsidDel="00000000" w:rsidP="00000000" w:rsidRDefault="00000000" w:rsidRPr="00000000" w14:paraId="0000123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xav9ojzfr8a2" w:id="567"/>
      <w:bookmarkEnd w:id="567"/>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238">
      <w:pPr>
        <w:numPr>
          <w:ilvl w:val="0"/>
          <w:numId w:val="52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w:t>
      </w:r>
      <w:r w:rsidDel="00000000" w:rsidR="00000000" w:rsidRPr="00000000">
        <w:rPr>
          <w:rFonts w:ascii="Times New Roman" w:cs="Times New Roman" w:eastAsia="Times New Roman" w:hAnsi="Times New Roman"/>
          <w:b w:val="1"/>
          <w:bCs w:val="1"/>
          <w:rtl w:val="0"/>
        </w:rPr>
        <w:t xml:space="preserve">bloating or gas</w:t>
      </w:r>
      <w:r w:rsidDel="00000000" w:rsidR="00000000" w:rsidRPr="00000000">
        <w:rPr>
          <w:rFonts w:ascii="Times New Roman" w:cs="Times New Roman" w:eastAsia="Times New Roman" w:hAnsi="Times New Roman"/>
          <w:rtl w:val="0"/>
        </w:rPr>
        <w:t xml:space="preserve"> in some individuals</w:t>
        <w:br w:type="textWrapping"/>
      </w:r>
    </w:p>
    <w:p w:rsidR="00000000" w:rsidDel="00000000" w:rsidP="00000000" w:rsidRDefault="00000000" w:rsidRPr="00000000" w14:paraId="00001239">
      <w:pPr>
        <w:numPr>
          <w:ilvl w:val="0"/>
          <w:numId w:val="52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Fermentable fiber → symptoms in </w:t>
      </w:r>
      <w:r w:rsidDel="00000000" w:rsidR="00000000" w:rsidRPr="00000000">
        <w:rPr>
          <w:rFonts w:ascii="Times New Roman" w:cs="Times New Roman" w:eastAsia="Times New Roman" w:hAnsi="Times New Roman"/>
          <w:b w:val="1"/>
          <w:bCs w:val="1"/>
          <w:rtl w:val="0"/>
        </w:rPr>
        <w:t xml:space="preserve">IBS or SIBO</w:t>
        <w:br w:type="textWrapping"/>
      </w:r>
    </w:p>
    <w:p w:rsidR="00000000" w:rsidDel="00000000" w:rsidP="00000000" w:rsidRDefault="00000000" w:rsidRPr="00000000" w14:paraId="0000123A">
      <w:pPr>
        <w:numPr>
          <w:ilvl w:val="0"/>
          <w:numId w:val="52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mistakenly grouped with inflammatory gums</w:t>
        <w:br w:type="textWrapping"/>
      </w:r>
    </w:p>
    <w:p w:rsidR="00000000" w:rsidDel="00000000" w:rsidP="00000000" w:rsidRDefault="00000000" w:rsidRPr="00000000" w14:paraId="0000123B">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mainly for </w:t>
      </w:r>
      <w:r w:rsidDel="00000000" w:rsidR="00000000" w:rsidRPr="00000000">
        <w:rPr>
          <w:rFonts w:ascii="Times New Roman" w:cs="Times New Roman" w:eastAsia="Times New Roman" w:hAnsi="Times New Roman"/>
          <w:b w:val="1"/>
          <w:bCs w:val="1"/>
          <w:rtl w:val="0"/>
        </w:rPr>
        <w:t xml:space="preserve">digestive tolerance</w:t>
      </w:r>
      <w:r w:rsidDel="00000000" w:rsidR="00000000" w:rsidRPr="00000000">
        <w:rPr>
          <w:rFonts w:ascii="Times New Roman" w:cs="Times New Roman" w:eastAsia="Times New Roman" w:hAnsi="Times New Roman"/>
          <w:rtl w:val="0"/>
        </w:rPr>
        <w:t xml:space="preserve">, not gut injury.</w:t>
      </w:r>
    </w:p>
    <w:p w:rsidR="00000000" w:rsidDel="00000000" w:rsidP="00000000" w:rsidRDefault="00000000" w:rsidRPr="00000000" w14:paraId="0000123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atn0zx9ghnje" w:id="568"/>
      <w:bookmarkEnd w:id="568"/>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23E">
      <w:pPr>
        <w:numPr>
          <w:ilvl w:val="0"/>
          <w:numId w:val="30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soluble fiber extracted from </w:t>
      </w:r>
      <w:r w:rsidDel="00000000" w:rsidR="00000000" w:rsidRPr="00000000">
        <w:rPr>
          <w:rFonts w:ascii="Times New Roman" w:cs="Times New Roman" w:eastAsia="Times New Roman" w:hAnsi="Times New Roman"/>
          <w:b w:val="1"/>
          <w:bCs w:val="1"/>
          <w:rtl w:val="0"/>
        </w:rPr>
        <w:t xml:space="preserve">carob tree seeds</w:t>
        <w:br w:type="textWrapping"/>
      </w:r>
    </w:p>
    <w:p w:rsidR="00000000" w:rsidDel="00000000" w:rsidP="00000000" w:rsidRDefault="00000000" w:rsidRPr="00000000" w14:paraId="0000123F">
      <w:pPr>
        <w:numPr>
          <w:ilvl w:val="0"/>
          <w:numId w:val="30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Classified as a </w:t>
      </w:r>
      <w:r w:rsidDel="00000000" w:rsidR="00000000" w:rsidRPr="00000000">
        <w:rPr>
          <w:rFonts w:ascii="Times New Roman" w:cs="Times New Roman" w:eastAsia="Times New Roman" w:hAnsi="Times New Roman"/>
          <w:b w:val="1"/>
          <w:bCs w:val="1"/>
          <w:rtl w:val="0"/>
        </w:rPr>
        <w:t xml:space="preserve">galactomannan fiber</w:t>
        <w:br w:type="textWrapping"/>
      </w:r>
    </w:p>
    <w:p w:rsidR="00000000" w:rsidDel="00000000" w:rsidP="00000000" w:rsidRDefault="00000000" w:rsidRPr="00000000" w14:paraId="00001240">
      <w:pPr>
        <w:numPr>
          <w:ilvl w:val="0"/>
          <w:numId w:val="30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 family to guar gum, but </w:t>
      </w:r>
      <w:r w:rsidDel="00000000" w:rsidR="00000000" w:rsidRPr="00000000">
        <w:rPr>
          <w:rFonts w:ascii="Times New Roman" w:cs="Times New Roman" w:eastAsia="Times New Roman" w:hAnsi="Times New Roman"/>
          <w:b w:val="1"/>
          <w:bCs w:val="1"/>
          <w:rtl w:val="0"/>
        </w:rPr>
        <w:t xml:space="preserve">generally gentler</w:t>
        <w:br w:type="textWrapping"/>
      </w:r>
    </w:p>
    <w:p w:rsidR="00000000" w:rsidDel="00000000" w:rsidP="00000000" w:rsidRDefault="00000000" w:rsidRPr="00000000" w14:paraId="00001241">
      <w:pPr>
        <w:numPr>
          <w:ilvl w:val="0"/>
          <w:numId w:val="30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chemically modified</w:t>
        <w:br w:type="textWrapping"/>
      </w:r>
    </w:p>
    <w:p w:rsidR="00000000" w:rsidDel="00000000" w:rsidP="00000000" w:rsidRDefault="00000000" w:rsidRPr="00000000" w14:paraId="0000124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3dgea9k9kyyh" w:id="569"/>
      <w:bookmarkEnd w:id="569"/>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244">
      <w:pPr>
        <w:numPr>
          <w:ilvl w:val="0"/>
          <w:numId w:val="85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Thickens and stabilizes foods naturally</w:t>
        <w:br w:type="textWrapping"/>
      </w:r>
    </w:p>
    <w:p w:rsidR="00000000" w:rsidDel="00000000" w:rsidP="00000000" w:rsidRDefault="00000000" w:rsidRPr="00000000" w14:paraId="00001245">
      <w:pPr>
        <w:numPr>
          <w:ilvl w:val="0"/>
          <w:numId w:val="85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synergistically with other gums</w:t>
        <w:br w:type="textWrapping"/>
      </w:r>
    </w:p>
    <w:p w:rsidR="00000000" w:rsidDel="00000000" w:rsidP="00000000" w:rsidRDefault="00000000" w:rsidRPr="00000000" w14:paraId="00001246">
      <w:pPr>
        <w:numPr>
          <w:ilvl w:val="0"/>
          <w:numId w:val="85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texture in dairy and plant-based products</w:t>
        <w:br w:type="textWrapping"/>
      </w:r>
    </w:p>
    <w:p w:rsidR="00000000" w:rsidDel="00000000" w:rsidP="00000000" w:rsidRDefault="00000000" w:rsidRPr="00000000" w14:paraId="00001247">
      <w:pPr>
        <w:numPr>
          <w:ilvl w:val="0"/>
          <w:numId w:val="85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 and acid-stable</w:t>
        <w:br w:type="textWrapping"/>
      </w:r>
    </w:p>
    <w:p w:rsidR="00000000" w:rsidDel="00000000" w:rsidP="00000000" w:rsidRDefault="00000000" w:rsidRPr="00000000" w14:paraId="00001248">
      <w:pPr>
        <w:numPr>
          <w:ilvl w:val="0"/>
          <w:numId w:val="85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“Cleaner label” appeal</w:t>
        <w:br w:type="textWrapping"/>
      </w:r>
    </w:p>
    <w:p w:rsidR="00000000" w:rsidDel="00000000" w:rsidP="00000000" w:rsidRDefault="00000000" w:rsidRPr="00000000" w14:paraId="0000124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e1dzmrmo2z93" w:id="570"/>
      <w:bookmarkEnd w:id="570"/>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 (selectively)</w:t>
      </w:r>
    </w:p>
    <w:p w:rsidR="00000000" w:rsidDel="00000000" w:rsidP="00000000" w:rsidRDefault="00000000" w:rsidRPr="00000000" w14:paraId="0000124B">
      <w:pPr>
        <w:numPr>
          <w:ilvl w:val="0"/>
          <w:numId w:val="38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Generally gut-safe</w:t>
        <w:br w:type="textWrapping"/>
      </w:r>
    </w:p>
    <w:p w:rsidR="00000000" w:rsidDel="00000000" w:rsidP="00000000" w:rsidRDefault="00000000" w:rsidRPr="00000000" w14:paraId="0000124C">
      <w:pPr>
        <w:numPr>
          <w:ilvl w:val="0"/>
          <w:numId w:val="38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cause:</w:t>
        <w:br w:type="textWrapping"/>
      </w:r>
    </w:p>
    <w:p w:rsidR="00000000" w:rsidDel="00000000" w:rsidP="00000000" w:rsidRDefault="00000000" w:rsidRPr="00000000" w14:paraId="0000124D">
      <w:pPr>
        <w:numPr>
          <w:ilvl w:val="1"/>
          <w:numId w:val="38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Gas</w:t>
        <w:br w:type="textWrapping"/>
      </w:r>
    </w:p>
    <w:p w:rsidR="00000000" w:rsidDel="00000000" w:rsidP="00000000" w:rsidRDefault="00000000" w:rsidRPr="00000000" w14:paraId="0000124E">
      <w:pPr>
        <w:numPr>
          <w:ilvl w:val="1"/>
          <w:numId w:val="38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Bloating</w:t>
        <w:br w:type="textWrapping"/>
      </w:r>
    </w:p>
    <w:p w:rsidR="00000000" w:rsidDel="00000000" w:rsidP="00000000" w:rsidRDefault="00000000" w:rsidRPr="00000000" w14:paraId="0000124F">
      <w:pPr>
        <w:numPr>
          <w:ilvl w:val="1"/>
          <w:numId w:val="38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Fullness</w:t>
        <w:br w:type="textWrapping"/>
      </w:r>
    </w:p>
    <w:p w:rsidR="00000000" w:rsidDel="00000000" w:rsidP="00000000" w:rsidRDefault="00000000" w:rsidRPr="00000000" w14:paraId="00001250">
      <w:pPr>
        <w:numPr>
          <w:ilvl w:val="0"/>
          <w:numId w:val="38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likely in patients with:</w:t>
        <w:br w:type="textWrapping"/>
      </w:r>
    </w:p>
    <w:p w:rsidR="00000000" w:rsidDel="00000000" w:rsidP="00000000" w:rsidRDefault="00000000" w:rsidRPr="00000000" w14:paraId="00001251">
      <w:pPr>
        <w:numPr>
          <w:ilvl w:val="1"/>
          <w:numId w:val="38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IBS</w:t>
        <w:br w:type="textWrapping"/>
      </w:r>
    </w:p>
    <w:p w:rsidR="00000000" w:rsidDel="00000000" w:rsidP="00000000" w:rsidRDefault="00000000" w:rsidRPr="00000000" w14:paraId="00001252">
      <w:pPr>
        <w:numPr>
          <w:ilvl w:val="1"/>
          <w:numId w:val="38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SIBO</w:t>
        <w:br w:type="textWrapping"/>
      </w:r>
    </w:p>
    <w:p w:rsidR="00000000" w:rsidDel="00000000" w:rsidP="00000000" w:rsidRDefault="00000000" w:rsidRPr="00000000" w14:paraId="00001253">
      <w:pPr>
        <w:numPr>
          <w:ilvl w:val="1"/>
          <w:numId w:val="38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Slow gut motility</w:t>
        <w:br w:type="textWrapping"/>
      </w:r>
    </w:p>
    <w:p w:rsidR="00000000" w:rsidDel="00000000" w:rsidP="00000000" w:rsidRDefault="00000000" w:rsidRPr="00000000" w14:paraId="00001254">
      <w:pPr>
        <w:numPr>
          <w:ilvl w:val="0"/>
          <w:numId w:val="38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better tolerated than guar gum</w:t>
        <w:br w:type="textWrapping"/>
      </w:r>
    </w:p>
    <w:p w:rsidR="00000000" w:rsidDel="00000000" w:rsidP="00000000" w:rsidRDefault="00000000" w:rsidRPr="00000000" w14:paraId="0000125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31ldwn6cypf2" w:id="571"/>
      <w:bookmarkEnd w:id="571"/>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257">
      <w:pPr>
        <w:numPr>
          <w:ilvl w:val="0"/>
          <w:numId w:val="58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digested by human enzymes</w:t>
        <w:br w:type="textWrapping"/>
      </w:r>
    </w:p>
    <w:p w:rsidR="00000000" w:rsidDel="00000000" w:rsidP="00000000" w:rsidRDefault="00000000" w:rsidRPr="00000000" w14:paraId="00001258">
      <w:pPr>
        <w:numPr>
          <w:ilvl w:val="0"/>
          <w:numId w:val="58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Slowly fermented by gut bacteria</w:t>
        <w:br w:type="textWrapping"/>
      </w:r>
    </w:p>
    <w:p w:rsidR="00000000" w:rsidDel="00000000" w:rsidP="00000000" w:rsidRDefault="00000000" w:rsidRPr="00000000" w14:paraId="00001259">
      <w:pPr>
        <w:numPr>
          <w:ilvl w:val="0"/>
          <w:numId w:val="58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Produces SCFAs in balanced microbiomes</w:t>
        <w:br w:type="textWrapping"/>
      </w:r>
    </w:p>
    <w:p w:rsidR="00000000" w:rsidDel="00000000" w:rsidP="00000000" w:rsidRDefault="00000000" w:rsidRPr="00000000" w14:paraId="0000125A">
      <w:pPr>
        <w:numPr>
          <w:ilvl w:val="0"/>
          <w:numId w:val="58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rapid gas production than guar gum</w:t>
        <w:br w:type="textWrapping"/>
      </w:r>
    </w:p>
    <w:p w:rsidR="00000000" w:rsidDel="00000000" w:rsidP="00000000" w:rsidRDefault="00000000" w:rsidRPr="00000000" w14:paraId="0000125B">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raoux8c36odt" w:id="572"/>
      <w:bookmarkEnd w:id="572"/>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25D">
      <w:pPr>
        <w:spacing w:after="240" w:before="2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Potential benefits:</w:t>
      </w:r>
    </w:p>
    <w:p w:rsidR="00000000" w:rsidDel="00000000" w:rsidP="00000000" w:rsidRDefault="00000000" w:rsidRPr="00000000" w14:paraId="0000125E">
      <w:pPr>
        <w:numPr>
          <w:ilvl w:val="0"/>
          <w:numId w:val="20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microbiome diversity</w:t>
        <w:br w:type="textWrapping"/>
      </w:r>
    </w:p>
    <w:p w:rsidR="00000000" w:rsidDel="00000000" w:rsidP="00000000" w:rsidRDefault="00000000" w:rsidRPr="00000000" w14:paraId="0000125F">
      <w:pPr>
        <w:numPr>
          <w:ilvl w:val="0"/>
          <w:numId w:val="20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improve stool consistency</w:t>
        <w:br w:type="textWrapping"/>
      </w:r>
    </w:p>
    <w:p w:rsidR="00000000" w:rsidDel="00000000" w:rsidP="00000000" w:rsidRDefault="00000000" w:rsidRPr="00000000" w14:paraId="00001260">
      <w:pPr>
        <w:numPr>
          <w:ilvl w:val="0"/>
          <w:numId w:val="20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slow carbohydrate absorption</w:t>
        <w:br w:type="textWrapping"/>
      </w:r>
    </w:p>
    <w:p w:rsidR="00000000" w:rsidDel="00000000" w:rsidP="00000000" w:rsidRDefault="00000000" w:rsidRPr="00000000" w14:paraId="00001261">
      <w:pPr>
        <w:spacing w:after="240" w:before="2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Possible issues (subset only):</w:t>
      </w:r>
    </w:p>
    <w:p w:rsidR="00000000" w:rsidDel="00000000" w:rsidP="00000000" w:rsidRDefault="00000000" w:rsidRPr="00000000" w14:paraId="00001262">
      <w:pPr>
        <w:numPr>
          <w:ilvl w:val="0"/>
          <w:numId w:val="6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IBS symptom flares</w:t>
        <w:br w:type="textWrapping"/>
      </w:r>
    </w:p>
    <w:p w:rsidR="00000000" w:rsidDel="00000000" w:rsidP="00000000" w:rsidRDefault="00000000" w:rsidRPr="00000000" w14:paraId="00001263">
      <w:pPr>
        <w:numPr>
          <w:ilvl w:val="0"/>
          <w:numId w:val="6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SIBO-related bloating</w:t>
        <w:br w:type="textWrapping"/>
      </w:r>
    </w:p>
    <w:p w:rsidR="00000000" w:rsidDel="00000000" w:rsidP="00000000" w:rsidRDefault="00000000" w:rsidRPr="00000000" w14:paraId="00001264">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strong links to inflammatory or autoimmune disease.</w:t>
      </w:r>
    </w:p>
    <w:p w:rsidR="00000000" w:rsidDel="00000000" w:rsidP="00000000" w:rsidRDefault="00000000" w:rsidRPr="00000000" w14:paraId="0000126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oh31kcsbomse" w:id="573"/>
      <w:bookmarkEnd w:id="573"/>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267">
      <w:pPr>
        <w:numPr>
          <w:ilvl w:val="0"/>
          <w:numId w:val="94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Ice cream and frozen desserts</w:t>
        <w:br w:type="textWrapping"/>
      </w:r>
    </w:p>
    <w:p w:rsidR="00000000" w:rsidDel="00000000" w:rsidP="00000000" w:rsidRDefault="00000000" w:rsidRPr="00000000" w14:paraId="00001268">
      <w:pPr>
        <w:numPr>
          <w:ilvl w:val="0"/>
          <w:numId w:val="94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Yogurt and dairy products</w:t>
        <w:br w:type="textWrapping"/>
      </w:r>
    </w:p>
    <w:p w:rsidR="00000000" w:rsidDel="00000000" w:rsidP="00000000" w:rsidRDefault="00000000" w:rsidRPr="00000000" w14:paraId="00001269">
      <w:pPr>
        <w:numPr>
          <w:ilvl w:val="0"/>
          <w:numId w:val="94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 milks</w:t>
        <w:br w:type="textWrapping"/>
      </w:r>
    </w:p>
    <w:p w:rsidR="00000000" w:rsidDel="00000000" w:rsidP="00000000" w:rsidRDefault="00000000" w:rsidRPr="00000000" w14:paraId="0000126A">
      <w:pPr>
        <w:numPr>
          <w:ilvl w:val="0"/>
          <w:numId w:val="94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Gluten-free baked goods</w:t>
        <w:br w:type="textWrapping"/>
      </w:r>
    </w:p>
    <w:p w:rsidR="00000000" w:rsidDel="00000000" w:rsidP="00000000" w:rsidRDefault="00000000" w:rsidRPr="00000000" w14:paraId="0000126B">
      <w:pPr>
        <w:numPr>
          <w:ilvl w:val="0"/>
          <w:numId w:val="94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Infant formulas (thickening/reflux control)</w:t>
        <w:br w:type="textWrapping"/>
      </w:r>
    </w:p>
    <w:p w:rsidR="00000000" w:rsidDel="00000000" w:rsidP="00000000" w:rsidRDefault="00000000" w:rsidRPr="00000000" w14:paraId="0000126C">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26D">
      <w:pPr>
        <w:numPr>
          <w:ilvl w:val="0"/>
          <w:numId w:val="69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Locust bean gum</w:t>
        <w:br w:type="textWrapping"/>
      </w:r>
    </w:p>
    <w:p w:rsidR="00000000" w:rsidDel="00000000" w:rsidP="00000000" w:rsidRDefault="00000000" w:rsidRPr="00000000" w14:paraId="0000126E">
      <w:pPr>
        <w:numPr>
          <w:ilvl w:val="0"/>
          <w:numId w:val="69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Carob bean gum</w:t>
        <w:br w:type="textWrapping"/>
      </w:r>
    </w:p>
    <w:p w:rsidR="00000000" w:rsidDel="00000000" w:rsidP="00000000" w:rsidRDefault="00000000" w:rsidRPr="00000000" w14:paraId="0000126F">
      <w:pPr>
        <w:numPr>
          <w:ilvl w:val="0"/>
          <w:numId w:val="69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E410 (European additive code)</w:t>
        <w:br w:type="textWrapping"/>
      </w:r>
    </w:p>
    <w:p w:rsidR="00000000" w:rsidDel="00000000" w:rsidP="00000000" w:rsidRDefault="00000000" w:rsidRPr="00000000" w14:paraId="00001270">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Gellan gum</w:t>
      </w:r>
    </w:p>
    <w:p w:rsidR="00000000" w:rsidDel="00000000" w:rsidP="00000000" w:rsidRDefault="00000000" w:rsidRPr="00000000" w14:paraId="0000127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pn68ibphoroc" w:id="574"/>
      <w:bookmarkEnd w:id="574"/>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272">
      <w:pPr>
        <w:numPr>
          <w:ilvl w:val="0"/>
          <w:numId w:val="96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w:t>
      </w:r>
      <w:r w:rsidDel="00000000" w:rsidR="00000000" w:rsidRPr="00000000">
        <w:rPr>
          <w:rFonts w:ascii="Times New Roman" w:cs="Times New Roman" w:eastAsia="Times New Roman" w:hAnsi="Times New Roman"/>
          <w:b w:val="1"/>
          <w:bCs w:val="1"/>
          <w:rtl w:val="0"/>
        </w:rPr>
        <w:t xml:space="preserve">bloating or stool changes</w:t>
      </w:r>
      <w:r w:rsidDel="00000000" w:rsidR="00000000" w:rsidRPr="00000000">
        <w:rPr>
          <w:rFonts w:ascii="Times New Roman" w:cs="Times New Roman" w:eastAsia="Times New Roman" w:hAnsi="Times New Roman"/>
          <w:rtl w:val="0"/>
        </w:rPr>
        <w:t xml:space="preserve"> in some individuals</w:t>
        <w:br w:type="textWrapping"/>
      </w:r>
    </w:p>
    <w:p w:rsidR="00000000" w:rsidDel="00000000" w:rsidP="00000000" w:rsidRDefault="00000000" w:rsidRPr="00000000" w14:paraId="00001273">
      <w:pPr>
        <w:numPr>
          <w:ilvl w:val="0"/>
          <w:numId w:val="96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Perceived as “synthetic” because it’s lab-fermented</w:t>
        <w:br w:type="textWrapping"/>
      </w:r>
    </w:p>
    <w:p w:rsidR="00000000" w:rsidDel="00000000" w:rsidP="00000000" w:rsidRDefault="00000000" w:rsidRPr="00000000" w14:paraId="00001274">
      <w:pPr>
        <w:numPr>
          <w:ilvl w:val="0"/>
          <w:numId w:val="96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used in </w:t>
      </w:r>
      <w:r w:rsidDel="00000000" w:rsidR="00000000" w:rsidRPr="00000000">
        <w:rPr>
          <w:rFonts w:ascii="Times New Roman" w:cs="Times New Roman" w:eastAsia="Times New Roman" w:hAnsi="Times New Roman"/>
          <w:b w:val="1"/>
          <w:bCs w:val="1"/>
          <w:rtl w:val="0"/>
        </w:rPr>
        <w:t xml:space="preserve">plant milks marketed as clean or gut-friendly</w:t>
        <w:br w:type="textWrapping"/>
      </w:r>
    </w:p>
    <w:p w:rsidR="00000000" w:rsidDel="00000000" w:rsidP="00000000" w:rsidRDefault="00000000" w:rsidRPr="00000000" w14:paraId="00001275">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mainly for </w:t>
      </w:r>
      <w:r w:rsidDel="00000000" w:rsidR="00000000" w:rsidRPr="00000000">
        <w:rPr>
          <w:rFonts w:ascii="Times New Roman" w:cs="Times New Roman" w:eastAsia="Times New Roman" w:hAnsi="Times New Roman"/>
          <w:b w:val="1"/>
          <w:bCs w:val="1"/>
          <w:rtl w:val="0"/>
        </w:rPr>
        <w:t xml:space="preserve">digestive tolerance</w:t>
      </w:r>
      <w:r w:rsidDel="00000000" w:rsidR="00000000" w:rsidRPr="00000000">
        <w:rPr>
          <w:rFonts w:ascii="Times New Roman" w:cs="Times New Roman" w:eastAsia="Times New Roman" w:hAnsi="Times New Roman"/>
          <w:rtl w:val="0"/>
        </w:rPr>
        <w:t xml:space="preserve">, not inflammation.</w:t>
      </w:r>
    </w:p>
    <w:p w:rsidR="00000000" w:rsidDel="00000000" w:rsidP="00000000" w:rsidRDefault="00000000" w:rsidRPr="00000000" w14:paraId="0000127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s9ztwplcwou1" w:id="575"/>
      <w:bookmarkEnd w:id="575"/>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278">
      <w:pPr>
        <w:numPr>
          <w:ilvl w:val="0"/>
          <w:numId w:val="92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Polysaccharide produced by </w:t>
      </w:r>
      <w:r w:rsidDel="00000000" w:rsidR="00000000" w:rsidRPr="00000000">
        <w:rPr>
          <w:rFonts w:ascii="Times New Roman" w:cs="Times New Roman" w:eastAsia="Times New Roman" w:hAnsi="Times New Roman"/>
          <w:b w:val="1"/>
          <w:bCs w:val="1"/>
          <w:rtl w:val="0"/>
        </w:rPr>
        <w:t xml:space="preserve">bacterial fermentation</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Sphingomonas elodea</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1279">
      <w:pPr>
        <w:numPr>
          <w:ilvl w:val="0"/>
          <w:numId w:val="92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Thickens and gels at </w:t>
      </w:r>
      <w:r w:rsidDel="00000000" w:rsidR="00000000" w:rsidRPr="00000000">
        <w:rPr>
          <w:rFonts w:ascii="Times New Roman" w:cs="Times New Roman" w:eastAsia="Times New Roman" w:hAnsi="Times New Roman"/>
          <w:b w:val="1"/>
          <w:bCs w:val="1"/>
          <w:rtl w:val="0"/>
        </w:rPr>
        <w:t xml:space="preserve">very low doses</w:t>
        <w:br w:type="textWrapping"/>
      </w:r>
    </w:p>
    <w:p w:rsidR="00000000" w:rsidDel="00000000" w:rsidP="00000000" w:rsidRDefault="00000000" w:rsidRPr="00000000" w14:paraId="0000127A">
      <w:pPr>
        <w:numPr>
          <w:ilvl w:val="0"/>
          <w:numId w:val="92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chemically modified like CMC</w:t>
        <w:br w:type="textWrapping"/>
      </w:r>
    </w:p>
    <w:p w:rsidR="00000000" w:rsidDel="00000000" w:rsidP="00000000" w:rsidRDefault="00000000" w:rsidRPr="00000000" w14:paraId="0000127B">
      <w:pPr>
        <w:numPr>
          <w:ilvl w:val="0"/>
          <w:numId w:val="92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Structurally different from carrageenan</w:t>
        <w:br w:type="textWrapping"/>
      </w:r>
    </w:p>
    <w:p w:rsidR="00000000" w:rsidDel="00000000" w:rsidP="00000000" w:rsidRDefault="00000000" w:rsidRPr="00000000" w14:paraId="0000127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tgegpmmoqvra" w:id="576"/>
      <w:bookmarkEnd w:id="576"/>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27E">
      <w:pPr>
        <w:numPr>
          <w:ilvl w:val="0"/>
          <w:numId w:val="12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stable texture with minimal amount</w:t>
        <w:br w:type="textWrapping"/>
      </w:r>
    </w:p>
    <w:p w:rsidR="00000000" w:rsidDel="00000000" w:rsidP="00000000" w:rsidRDefault="00000000" w:rsidRPr="00000000" w14:paraId="0000127F">
      <w:pPr>
        <w:numPr>
          <w:ilvl w:val="0"/>
          <w:numId w:val="12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separation in plant milks</w:t>
        <w:br w:type="textWrapping"/>
      </w:r>
    </w:p>
    <w:p w:rsidR="00000000" w:rsidDel="00000000" w:rsidP="00000000" w:rsidRDefault="00000000" w:rsidRPr="00000000" w14:paraId="00001280">
      <w:pPr>
        <w:numPr>
          <w:ilvl w:val="0"/>
          <w:numId w:val="12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 and acid-stable</w:t>
        <w:br w:type="textWrapping"/>
      </w:r>
    </w:p>
    <w:p w:rsidR="00000000" w:rsidDel="00000000" w:rsidP="00000000" w:rsidRDefault="00000000" w:rsidRPr="00000000" w14:paraId="00001281">
      <w:pPr>
        <w:numPr>
          <w:ilvl w:val="0"/>
          <w:numId w:val="12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“no carrageenan” labeling</w:t>
        <w:br w:type="textWrapping"/>
      </w:r>
    </w:p>
    <w:p w:rsidR="00000000" w:rsidDel="00000000" w:rsidP="00000000" w:rsidRDefault="00000000" w:rsidRPr="00000000" w14:paraId="00001282">
      <w:pPr>
        <w:numPr>
          <w:ilvl w:val="0"/>
          <w:numId w:val="12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flavor impact</w:t>
        <w:br w:type="textWrapping"/>
      </w:r>
    </w:p>
    <w:p w:rsidR="00000000" w:rsidDel="00000000" w:rsidP="00000000" w:rsidRDefault="00000000" w:rsidRPr="00000000" w14:paraId="0000128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oqqawjfhg07r" w:id="577"/>
      <w:bookmarkEnd w:id="577"/>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 (selectively)</w:t>
      </w:r>
    </w:p>
    <w:p w:rsidR="00000000" w:rsidDel="00000000" w:rsidP="00000000" w:rsidRDefault="00000000" w:rsidRPr="00000000" w14:paraId="00001285">
      <w:pPr>
        <w:numPr>
          <w:ilvl w:val="0"/>
          <w:numId w:val="86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Generally gut-safe</w:t>
        <w:br w:type="textWrapping"/>
      </w:r>
    </w:p>
    <w:p w:rsidR="00000000" w:rsidDel="00000000" w:rsidP="00000000" w:rsidRDefault="00000000" w:rsidRPr="00000000" w14:paraId="00001286">
      <w:pPr>
        <w:numPr>
          <w:ilvl w:val="0"/>
          <w:numId w:val="86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w:t>
        <w:br w:type="textWrapping"/>
      </w:r>
    </w:p>
    <w:p w:rsidR="00000000" w:rsidDel="00000000" w:rsidP="00000000" w:rsidRDefault="00000000" w:rsidRPr="00000000" w14:paraId="00001287">
      <w:pPr>
        <w:numPr>
          <w:ilvl w:val="1"/>
          <w:numId w:val="864"/>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Slow digestion</w:t>
        <w:br w:type="textWrapping"/>
      </w:r>
    </w:p>
    <w:p w:rsidR="00000000" w:rsidDel="00000000" w:rsidP="00000000" w:rsidRDefault="00000000" w:rsidRPr="00000000" w14:paraId="00001288">
      <w:pPr>
        <w:numPr>
          <w:ilvl w:val="1"/>
          <w:numId w:val="864"/>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Cause fullness or mild bloating</w:t>
        <w:br w:type="textWrapping"/>
      </w:r>
    </w:p>
    <w:p w:rsidR="00000000" w:rsidDel="00000000" w:rsidP="00000000" w:rsidRDefault="00000000" w:rsidRPr="00000000" w14:paraId="00001289">
      <w:pPr>
        <w:numPr>
          <w:ilvl w:val="0"/>
          <w:numId w:val="86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Symptoms more likely in:</w:t>
        <w:br w:type="textWrapping"/>
      </w:r>
    </w:p>
    <w:p w:rsidR="00000000" w:rsidDel="00000000" w:rsidP="00000000" w:rsidRDefault="00000000" w:rsidRPr="00000000" w14:paraId="0000128A">
      <w:pPr>
        <w:numPr>
          <w:ilvl w:val="1"/>
          <w:numId w:val="864"/>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IBS</w:t>
        <w:br w:type="textWrapping"/>
      </w:r>
    </w:p>
    <w:p w:rsidR="00000000" w:rsidDel="00000000" w:rsidP="00000000" w:rsidRDefault="00000000" w:rsidRPr="00000000" w14:paraId="0000128B">
      <w:pPr>
        <w:numPr>
          <w:ilvl w:val="1"/>
          <w:numId w:val="864"/>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SIBO</w:t>
        <w:br w:type="textWrapping"/>
      </w:r>
    </w:p>
    <w:p w:rsidR="00000000" w:rsidDel="00000000" w:rsidP="00000000" w:rsidRDefault="00000000" w:rsidRPr="00000000" w14:paraId="0000128C">
      <w:pPr>
        <w:numPr>
          <w:ilvl w:val="1"/>
          <w:numId w:val="864"/>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Sluggish gut motility</w:t>
        <w:br w:type="textWrapping"/>
      </w:r>
    </w:p>
    <w:p w:rsidR="00000000" w:rsidDel="00000000" w:rsidP="00000000" w:rsidRDefault="00000000" w:rsidRPr="00000000" w14:paraId="0000128D">
      <w:pPr>
        <w:numPr>
          <w:ilvl w:val="0"/>
          <w:numId w:val="86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fermentable than guar or inulin</w:t>
        <w:br w:type="textWrapping"/>
      </w:r>
    </w:p>
    <w:p w:rsidR="00000000" w:rsidDel="00000000" w:rsidP="00000000" w:rsidRDefault="00000000" w:rsidRPr="00000000" w14:paraId="0000128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32431udys2f6" w:id="578"/>
      <w:bookmarkEnd w:id="578"/>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290">
      <w:pPr>
        <w:numPr>
          <w:ilvl w:val="0"/>
          <w:numId w:val="102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digested by human enzymes</w:t>
        <w:br w:type="textWrapping"/>
      </w:r>
    </w:p>
    <w:p w:rsidR="00000000" w:rsidDel="00000000" w:rsidP="00000000" w:rsidRDefault="00000000" w:rsidRPr="00000000" w14:paraId="00001291">
      <w:pPr>
        <w:numPr>
          <w:ilvl w:val="0"/>
          <w:numId w:val="102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fermentation compared to other gums</w:t>
        <w:br w:type="textWrapping"/>
      </w:r>
    </w:p>
    <w:p w:rsidR="00000000" w:rsidDel="00000000" w:rsidP="00000000" w:rsidRDefault="00000000" w:rsidRPr="00000000" w14:paraId="00001292">
      <w:pPr>
        <w:numPr>
          <w:ilvl w:val="0"/>
          <w:numId w:val="102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Acts more as a </w:t>
      </w:r>
      <w:r w:rsidDel="00000000" w:rsidR="00000000" w:rsidRPr="00000000">
        <w:rPr>
          <w:rFonts w:ascii="Times New Roman" w:cs="Times New Roman" w:eastAsia="Times New Roman" w:hAnsi="Times New Roman"/>
          <w:b w:val="1"/>
          <w:bCs w:val="1"/>
          <w:rtl w:val="0"/>
        </w:rPr>
        <w:t xml:space="preserve">bulking agent</w:t>
        <w:br w:type="textWrapping"/>
      </w:r>
    </w:p>
    <w:p w:rsidR="00000000" w:rsidDel="00000000" w:rsidP="00000000" w:rsidRDefault="00000000" w:rsidRPr="00000000" w14:paraId="00001293">
      <w:pPr>
        <w:numPr>
          <w:ilvl w:val="0"/>
          <w:numId w:val="102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Little evidence of microbiome disruption or barrier damage</w:t>
        <w:br w:type="textWrapping"/>
      </w:r>
    </w:p>
    <w:p w:rsidR="00000000" w:rsidDel="00000000" w:rsidP="00000000" w:rsidRDefault="00000000" w:rsidRPr="00000000" w14:paraId="0000129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jmqqiwxm0yll" w:id="579"/>
      <w:bookmarkEnd w:id="579"/>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296">
      <w:pPr>
        <w:numPr>
          <w:ilvl w:val="0"/>
          <w:numId w:val="63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strong evidence</w:t>
      </w:r>
      <w:r w:rsidDel="00000000" w:rsidR="00000000" w:rsidRPr="00000000">
        <w:rPr>
          <w:rFonts w:ascii="Times New Roman" w:cs="Times New Roman" w:eastAsia="Times New Roman" w:hAnsi="Times New Roman"/>
          <w:rtl w:val="0"/>
        </w:rPr>
        <w:t xml:space="preserve"> linking gellan gum to:</w:t>
        <w:br w:type="textWrapping"/>
      </w:r>
    </w:p>
    <w:p w:rsidR="00000000" w:rsidDel="00000000" w:rsidP="00000000" w:rsidRDefault="00000000" w:rsidRPr="00000000" w14:paraId="00001297">
      <w:pPr>
        <w:numPr>
          <w:ilvl w:val="1"/>
          <w:numId w:val="636"/>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IBD</w:t>
        <w:br w:type="textWrapping"/>
      </w:r>
    </w:p>
    <w:p w:rsidR="00000000" w:rsidDel="00000000" w:rsidP="00000000" w:rsidRDefault="00000000" w:rsidRPr="00000000" w14:paraId="00001298">
      <w:pPr>
        <w:numPr>
          <w:ilvl w:val="1"/>
          <w:numId w:val="636"/>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Autoimmune disease</w:t>
        <w:br w:type="textWrapping"/>
      </w:r>
    </w:p>
    <w:p w:rsidR="00000000" w:rsidDel="00000000" w:rsidP="00000000" w:rsidRDefault="00000000" w:rsidRPr="00000000" w14:paraId="00001299">
      <w:pPr>
        <w:numPr>
          <w:ilvl w:val="1"/>
          <w:numId w:val="636"/>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Metabolic disease</w:t>
        <w:br w:type="textWrapping"/>
      </w:r>
    </w:p>
    <w:p w:rsidR="00000000" w:rsidDel="00000000" w:rsidP="00000000" w:rsidRDefault="00000000" w:rsidRPr="00000000" w14:paraId="0000129A">
      <w:pPr>
        <w:numPr>
          <w:ilvl w:val="0"/>
          <w:numId w:val="63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Occasional symptom flares in functional GI disorders</w:t>
        <w:br w:type="textWrapping"/>
      </w:r>
    </w:p>
    <w:p w:rsidR="00000000" w:rsidDel="00000000" w:rsidP="00000000" w:rsidRDefault="00000000" w:rsidRPr="00000000" w14:paraId="0000129B">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6blm5xmmsa9w" w:id="580"/>
      <w:bookmarkEnd w:id="580"/>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29D">
      <w:pPr>
        <w:numPr>
          <w:ilvl w:val="0"/>
          <w:numId w:val="64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 milks (almond, oat, coconut)</w:t>
        <w:br w:type="textWrapping"/>
      </w:r>
    </w:p>
    <w:p w:rsidR="00000000" w:rsidDel="00000000" w:rsidP="00000000" w:rsidRDefault="00000000" w:rsidRPr="00000000" w14:paraId="0000129E">
      <w:pPr>
        <w:numPr>
          <w:ilvl w:val="0"/>
          <w:numId w:val="64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Dairy alternatives</w:t>
        <w:br w:type="textWrapping"/>
      </w:r>
    </w:p>
    <w:p w:rsidR="00000000" w:rsidDel="00000000" w:rsidP="00000000" w:rsidRDefault="00000000" w:rsidRPr="00000000" w14:paraId="0000129F">
      <w:pPr>
        <w:numPr>
          <w:ilvl w:val="0"/>
          <w:numId w:val="64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Puddings and gel desserts</w:t>
        <w:br w:type="textWrapping"/>
      </w:r>
    </w:p>
    <w:p w:rsidR="00000000" w:rsidDel="00000000" w:rsidP="00000000" w:rsidRDefault="00000000" w:rsidRPr="00000000" w14:paraId="000012A0">
      <w:pPr>
        <w:numPr>
          <w:ilvl w:val="0"/>
          <w:numId w:val="64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Nutritional beverages</w:t>
        <w:br w:type="textWrapping"/>
      </w:r>
    </w:p>
    <w:p w:rsidR="00000000" w:rsidDel="00000000" w:rsidP="00000000" w:rsidRDefault="00000000" w:rsidRPr="00000000" w14:paraId="000012A1">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2A2">
      <w:pPr>
        <w:numPr>
          <w:ilvl w:val="0"/>
          <w:numId w:val="22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Gellan gum</w:t>
        <w:br w:type="textWrapping"/>
      </w:r>
    </w:p>
    <w:p w:rsidR="00000000" w:rsidDel="00000000" w:rsidP="00000000" w:rsidRDefault="00000000" w:rsidRPr="00000000" w14:paraId="000012A3">
      <w:pPr>
        <w:numPr>
          <w:ilvl w:val="0"/>
          <w:numId w:val="22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E418 (European additive code)</w:t>
        <w:br w:type="textWrapping"/>
      </w:r>
    </w:p>
    <w:p w:rsidR="00000000" w:rsidDel="00000000" w:rsidP="00000000" w:rsidRDefault="00000000" w:rsidRPr="00000000" w14:paraId="000012A4">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Agar agar</w:t>
      </w:r>
    </w:p>
    <w:p w:rsidR="00000000" w:rsidDel="00000000" w:rsidP="00000000" w:rsidRDefault="00000000" w:rsidRPr="00000000" w14:paraId="000012A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tkwungl644v4" w:id="581"/>
      <w:bookmarkEnd w:id="581"/>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2A6">
      <w:pPr>
        <w:numPr>
          <w:ilvl w:val="0"/>
          <w:numId w:val="84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w:t>
      </w:r>
      <w:r w:rsidDel="00000000" w:rsidR="00000000" w:rsidRPr="00000000">
        <w:rPr>
          <w:rFonts w:ascii="Times New Roman" w:cs="Times New Roman" w:eastAsia="Times New Roman" w:hAnsi="Times New Roman"/>
          <w:b w:val="1"/>
          <w:bCs w:val="1"/>
          <w:rtl w:val="0"/>
        </w:rPr>
        <w:t xml:space="preserve">bloating or constipation</w:t>
      </w:r>
      <w:r w:rsidDel="00000000" w:rsidR="00000000" w:rsidRPr="00000000">
        <w:rPr>
          <w:rFonts w:ascii="Times New Roman" w:cs="Times New Roman" w:eastAsia="Times New Roman" w:hAnsi="Times New Roman"/>
          <w:rtl w:val="0"/>
        </w:rPr>
        <w:t xml:space="preserve"> if consumed in excess</w:t>
        <w:br w:type="textWrapping"/>
      </w:r>
    </w:p>
    <w:p w:rsidR="00000000" w:rsidDel="00000000" w:rsidP="00000000" w:rsidRDefault="00000000" w:rsidRPr="00000000" w14:paraId="000012A7">
      <w:pPr>
        <w:numPr>
          <w:ilvl w:val="0"/>
          <w:numId w:val="84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Thickening effect may feel “heavy” in slow motility</w:t>
        <w:br w:type="textWrapping"/>
      </w:r>
    </w:p>
    <w:p w:rsidR="00000000" w:rsidDel="00000000" w:rsidP="00000000" w:rsidRDefault="00000000" w:rsidRPr="00000000" w14:paraId="000012A8">
      <w:pPr>
        <w:numPr>
          <w:ilvl w:val="0"/>
          <w:numId w:val="84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Confused with carrageenan (same source plant family)</w:t>
        <w:br w:type="textWrapping"/>
      </w:r>
    </w:p>
    <w:p w:rsidR="00000000" w:rsidDel="00000000" w:rsidP="00000000" w:rsidRDefault="00000000" w:rsidRPr="00000000" w14:paraId="000012A9">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mainly for </w:t>
      </w:r>
      <w:r w:rsidDel="00000000" w:rsidR="00000000" w:rsidRPr="00000000">
        <w:rPr>
          <w:rFonts w:ascii="Times New Roman" w:cs="Times New Roman" w:eastAsia="Times New Roman" w:hAnsi="Times New Roman"/>
          <w:b w:val="1"/>
          <w:bCs w:val="1"/>
          <w:rtl w:val="0"/>
        </w:rPr>
        <w:t xml:space="preserve">mechanical digestive effects</w:t>
      </w:r>
      <w:r w:rsidDel="00000000" w:rsidR="00000000" w:rsidRPr="00000000">
        <w:rPr>
          <w:rFonts w:ascii="Times New Roman" w:cs="Times New Roman" w:eastAsia="Times New Roman" w:hAnsi="Times New Roman"/>
          <w:rtl w:val="0"/>
        </w:rPr>
        <w:t xml:space="preserve">, not inflammation.</w:t>
      </w:r>
    </w:p>
    <w:p w:rsidR="00000000" w:rsidDel="00000000" w:rsidP="00000000" w:rsidRDefault="00000000" w:rsidRPr="00000000" w14:paraId="000012A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2t15s9mvqu8k" w:id="582"/>
      <w:bookmarkEnd w:id="582"/>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2AC">
      <w:pPr>
        <w:numPr>
          <w:ilvl w:val="0"/>
          <w:numId w:val="17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Gel-forming polysaccharide extracted from </w:t>
      </w:r>
      <w:r w:rsidDel="00000000" w:rsidR="00000000" w:rsidRPr="00000000">
        <w:rPr>
          <w:rFonts w:ascii="Times New Roman" w:cs="Times New Roman" w:eastAsia="Times New Roman" w:hAnsi="Times New Roman"/>
          <w:b w:val="1"/>
          <w:bCs w:val="1"/>
          <w:rtl w:val="0"/>
        </w:rPr>
        <w:t xml:space="preserve">red algae</w:t>
        <w:br w:type="textWrapping"/>
      </w:r>
    </w:p>
    <w:p w:rsidR="00000000" w:rsidDel="00000000" w:rsidP="00000000" w:rsidRDefault="00000000" w:rsidRPr="00000000" w14:paraId="000012AD">
      <w:pPr>
        <w:numPr>
          <w:ilvl w:val="0"/>
          <w:numId w:val="17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Composed of agarose and agaropectin</w:t>
        <w:br w:type="textWrapping"/>
      </w:r>
    </w:p>
    <w:p w:rsidR="00000000" w:rsidDel="00000000" w:rsidP="00000000" w:rsidRDefault="00000000" w:rsidRPr="00000000" w14:paraId="000012AE">
      <w:pPr>
        <w:numPr>
          <w:ilvl w:val="0"/>
          <w:numId w:val="17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Sets firmly at room temperature</w:t>
        <w:br w:type="textWrapping"/>
      </w:r>
    </w:p>
    <w:p w:rsidR="00000000" w:rsidDel="00000000" w:rsidP="00000000" w:rsidRDefault="00000000" w:rsidRPr="00000000" w14:paraId="000012AF">
      <w:pPr>
        <w:numPr>
          <w:ilvl w:val="0"/>
          <w:numId w:val="17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 chemically modified</w:t>
        <w:br w:type="textWrapping"/>
      </w:r>
    </w:p>
    <w:p w:rsidR="00000000" w:rsidDel="00000000" w:rsidP="00000000" w:rsidRDefault="00000000" w:rsidRPr="00000000" w14:paraId="000012B0">
      <w:pPr>
        <w:numPr>
          <w:ilvl w:val="0"/>
          <w:numId w:val="17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Structurally different from carrageenan</w:t>
        <w:br w:type="textWrapping"/>
      </w:r>
    </w:p>
    <w:p w:rsidR="00000000" w:rsidDel="00000000" w:rsidP="00000000" w:rsidRDefault="00000000" w:rsidRPr="00000000" w14:paraId="000012B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t4xz7wxebo6f" w:id="583"/>
      <w:bookmarkEnd w:id="583"/>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2B3">
      <w:pPr>
        <w:numPr>
          <w:ilvl w:val="0"/>
          <w:numId w:val="14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natural gelling agent</w:t>
        <w:br w:type="textWrapping"/>
      </w:r>
    </w:p>
    <w:p w:rsidR="00000000" w:rsidDel="00000000" w:rsidP="00000000" w:rsidRDefault="00000000" w:rsidRPr="00000000" w14:paraId="000012B4">
      <w:pPr>
        <w:numPr>
          <w:ilvl w:val="0"/>
          <w:numId w:val="14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Heat-stable and vegetarian/vegan</w:t>
        <w:br w:type="textWrapping"/>
      </w:r>
    </w:p>
    <w:p w:rsidR="00000000" w:rsidDel="00000000" w:rsidP="00000000" w:rsidRDefault="00000000" w:rsidRPr="00000000" w14:paraId="000012B5">
      <w:pPr>
        <w:numPr>
          <w:ilvl w:val="0"/>
          <w:numId w:val="14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Replaces gelatin in plant-based products</w:t>
        <w:br w:type="textWrapping"/>
      </w:r>
    </w:p>
    <w:p w:rsidR="00000000" w:rsidDel="00000000" w:rsidP="00000000" w:rsidRDefault="00000000" w:rsidRPr="00000000" w14:paraId="000012B6">
      <w:pPr>
        <w:numPr>
          <w:ilvl w:val="0"/>
          <w:numId w:val="14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Clean-label appeal</w:t>
        <w:br w:type="textWrapping"/>
      </w:r>
    </w:p>
    <w:p w:rsidR="00000000" w:rsidDel="00000000" w:rsidP="00000000" w:rsidRDefault="00000000" w:rsidRPr="00000000" w14:paraId="000012B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q33qhtdmkb9c" w:id="584"/>
      <w:bookmarkEnd w:id="584"/>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 (selectively)</w:t>
      </w:r>
    </w:p>
    <w:p w:rsidR="00000000" w:rsidDel="00000000" w:rsidP="00000000" w:rsidRDefault="00000000" w:rsidRPr="00000000" w14:paraId="000012B9">
      <w:pPr>
        <w:numPr>
          <w:ilvl w:val="0"/>
          <w:numId w:val="8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Generally gut-safe</w:t>
        <w:br w:type="textWrapping"/>
      </w:r>
    </w:p>
    <w:p w:rsidR="00000000" w:rsidDel="00000000" w:rsidP="00000000" w:rsidRDefault="00000000" w:rsidRPr="00000000" w14:paraId="000012BA">
      <w:pPr>
        <w:numPr>
          <w:ilvl w:val="0"/>
          <w:numId w:val="8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w:t>
        <w:br w:type="textWrapping"/>
      </w:r>
    </w:p>
    <w:p w:rsidR="00000000" w:rsidDel="00000000" w:rsidP="00000000" w:rsidRDefault="00000000" w:rsidRPr="00000000" w14:paraId="000012BB">
      <w:pPr>
        <w:numPr>
          <w:ilvl w:val="1"/>
          <w:numId w:val="86"/>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Slow intestinal transit</w:t>
        <w:br w:type="textWrapping"/>
      </w:r>
    </w:p>
    <w:p w:rsidR="00000000" w:rsidDel="00000000" w:rsidP="00000000" w:rsidRDefault="00000000" w:rsidRPr="00000000" w14:paraId="000012BC">
      <w:pPr>
        <w:numPr>
          <w:ilvl w:val="1"/>
          <w:numId w:val="86"/>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Cause fullness or constipation</w:t>
        <w:br w:type="textWrapping"/>
      </w:r>
    </w:p>
    <w:p w:rsidR="00000000" w:rsidDel="00000000" w:rsidP="00000000" w:rsidRDefault="00000000" w:rsidRPr="00000000" w14:paraId="000012BD">
      <w:pPr>
        <w:numPr>
          <w:ilvl w:val="0"/>
          <w:numId w:val="8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caution in:</w:t>
        <w:br w:type="textWrapping"/>
      </w:r>
    </w:p>
    <w:p w:rsidR="00000000" w:rsidDel="00000000" w:rsidP="00000000" w:rsidRDefault="00000000" w:rsidRPr="00000000" w14:paraId="000012BE">
      <w:pPr>
        <w:numPr>
          <w:ilvl w:val="1"/>
          <w:numId w:val="86"/>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Chronic constipation</w:t>
        <w:br w:type="textWrapping"/>
      </w:r>
    </w:p>
    <w:p w:rsidR="00000000" w:rsidDel="00000000" w:rsidP="00000000" w:rsidRDefault="00000000" w:rsidRPr="00000000" w14:paraId="000012BF">
      <w:pPr>
        <w:numPr>
          <w:ilvl w:val="1"/>
          <w:numId w:val="86"/>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Gastroparesis</w:t>
        <w:br w:type="textWrapping"/>
      </w:r>
    </w:p>
    <w:p w:rsidR="00000000" w:rsidDel="00000000" w:rsidP="00000000" w:rsidRDefault="00000000" w:rsidRPr="00000000" w14:paraId="000012C0">
      <w:pPr>
        <w:numPr>
          <w:ilvl w:val="1"/>
          <w:numId w:val="86"/>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motility states</w:t>
        <w:br w:type="textWrapping"/>
      </w:r>
    </w:p>
    <w:p w:rsidR="00000000" w:rsidDel="00000000" w:rsidP="00000000" w:rsidRDefault="00000000" w:rsidRPr="00000000" w14:paraId="000012C1">
      <w:pPr>
        <w:numPr>
          <w:ilvl w:val="0"/>
          <w:numId w:val="8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Usually better tolerated than carrageenan</w:t>
        <w:br w:type="textWrapping"/>
      </w:r>
    </w:p>
    <w:p w:rsidR="00000000" w:rsidDel="00000000" w:rsidP="00000000" w:rsidRDefault="00000000" w:rsidRPr="00000000" w14:paraId="000012C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2051zl9qdo6b" w:id="585"/>
      <w:bookmarkEnd w:id="585"/>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2C4">
      <w:pPr>
        <w:numPr>
          <w:ilvl w:val="0"/>
          <w:numId w:val="16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digested by human enzymes</w:t>
        <w:br w:type="textWrapping"/>
      </w:r>
    </w:p>
    <w:p w:rsidR="00000000" w:rsidDel="00000000" w:rsidP="00000000" w:rsidRDefault="00000000" w:rsidRPr="00000000" w14:paraId="000012C5">
      <w:pPr>
        <w:numPr>
          <w:ilvl w:val="0"/>
          <w:numId w:val="16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Acts as a </w:t>
      </w:r>
      <w:r w:rsidDel="00000000" w:rsidR="00000000" w:rsidRPr="00000000">
        <w:rPr>
          <w:rFonts w:ascii="Times New Roman" w:cs="Times New Roman" w:eastAsia="Times New Roman" w:hAnsi="Times New Roman"/>
          <w:b w:val="1"/>
          <w:bCs w:val="1"/>
          <w:rtl w:val="0"/>
        </w:rPr>
        <w:t xml:space="preserve">bulking fiber</w:t>
        <w:br w:type="textWrapping"/>
      </w:r>
    </w:p>
    <w:p w:rsidR="00000000" w:rsidDel="00000000" w:rsidP="00000000" w:rsidRDefault="00000000" w:rsidRPr="00000000" w14:paraId="000012C6">
      <w:pPr>
        <w:numPr>
          <w:ilvl w:val="0"/>
          <w:numId w:val="16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fermentation</w:t>
        <w:br w:type="textWrapping"/>
      </w:r>
    </w:p>
    <w:p w:rsidR="00000000" w:rsidDel="00000000" w:rsidP="00000000" w:rsidRDefault="00000000" w:rsidRPr="00000000" w14:paraId="000012C7">
      <w:pPr>
        <w:numPr>
          <w:ilvl w:val="0"/>
          <w:numId w:val="16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Absorbs water and increases stool bulk</w:t>
        <w:br w:type="textWrapping"/>
      </w:r>
    </w:p>
    <w:p w:rsidR="00000000" w:rsidDel="00000000" w:rsidP="00000000" w:rsidRDefault="00000000" w:rsidRPr="00000000" w14:paraId="000012C8">
      <w:pPr>
        <w:numPr>
          <w:ilvl w:val="0"/>
          <w:numId w:val="16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support bowel regularity in some, worsen it in others</w:t>
        <w:br w:type="textWrapping"/>
      </w:r>
    </w:p>
    <w:p w:rsidR="00000000" w:rsidDel="00000000" w:rsidP="00000000" w:rsidRDefault="00000000" w:rsidRPr="00000000" w14:paraId="000012C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5egmctlrbqfj" w:id="586"/>
      <w:bookmarkEnd w:id="586"/>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2CB">
      <w:pPr>
        <w:spacing w:after="240" w:before="2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Potential benefits:</w:t>
      </w:r>
    </w:p>
    <w:p w:rsidR="00000000" w:rsidDel="00000000" w:rsidP="00000000" w:rsidRDefault="00000000" w:rsidRPr="00000000" w14:paraId="000012CC">
      <w:pPr>
        <w:numPr>
          <w:ilvl w:val="0"/>
          <w:numId w:val="98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improve stool consistency</w:t>
        <w:br w:type="textWrapping"/>
      </w:r>
    </w:p>
    <w:p w:rsidR="00000000" w:rsidDel="00000000" w:rsidP="00000000" w:rsidRDefault="00000000" w:rsidRPr="00000000" w14:paraId="000012CD">
      <w:pPr>
        <w:numPr>
          <w:ilvl w:val="0"/>
          <w:numId w:val="98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slow glucose absorption</w:t>
        <w:br w:type="textWrapping"/>
      </w:r>
    </w:p>
    <w:p w:rsidR="00000000" w:rsidDel="00000000" w:rsidP="00000000" w:rsidRDefault="00000000" w:rsidRPr="00000000" w14:paraId="000012CE">
      <w:pPr>
        <w:spacing w:after="240" w:before="2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Possible issues (dose-related):</w:t>
      </w:r>
    </w:p>
    <w:p w:rsidR="00000000" w:rsidDel="00000000" w:rsidP="00000000" w:rsidRDefault="00000000" w:rsidRPr="00000000" w14:paraId="000012CF">
      <w:pPr>
        <w:numPr>
          <w:ilvl w:val="0"/>
          <w:numId w:val="81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Constipation</w:t>
        <w:br w:type="textWrapping"/>
      </w:r>
    </w:p>
    <w:p w:rsidR="00000000" w:rsidDel="00000000" w:rsidP="00000000" w:rsidRDefault="00000000" w:rsidRPr="00000000" w14:paraId="000012D0">
      <w:pPr>
        <w:numPr>
          <w:ilvl w:val="0"/>
          <w:numId w:val="81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Abdominal discomfort</w:t>
        <w:br w:type="textWrapping"/>
      </w:r>
    </w:p>
    <w:p w:rsidR="00000000" w:rsidDel="00000000" w:rsidP="00000000" w:rsidRDefault="00000000" w:rsidRPr="00000000" w14:paraId="000012D1">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strong links to IBD, autoimmune disease, or microbiome disruption.</w:t>
      </w:r>
    </w:p>
    <w:p w:rsidR="00000000" w:rsidDel="00000000" w:rsidP="00000000" w:rsidRDefault="00000000" w:rsidRPr="00000000" w14:paraId="000012D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lcefn5ncsrsq" w:id="587"/>
      <w:bookmarkEnd w:id="587"/>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2D4">
      <w:pPr>
        <w:numPr>
          <w:ilvl w:val="0"/>
          <w:numId w:val="9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Vegan desserts and puddings</w:t>
        <w:br w:type="textWrapping"/>
      </w:r>
    </w:p>
    <w:p w:rsidR="00000000" w:rsidDel="00000000" w:rsidP="00000000" w:rsidRDefault="00000000" w:rsidRPr="00000000" w14:paraId="000012D5">
      <w:pPr>
        <w:numPr>
          <w:ilvl w:val="0"/>
          <w:numId w:val="9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Jellies and fruit gels</w:t>
        <w:br w:type="textWrapping"/>
      </w:r>
    </w:p>
    <w:p w:rsidR="00000000" w:rsidDel="00000000" w:rsidP="00000000" w:rsidRDefault="00000000" w:rsidRPr="00000000" w14:paraId="000012D6">
      <w:pPr>
        <w:numPr>
          <w:ilvl w:val="0"/>
          <w:numId w:val="9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Plant-based cheeses</w:t>
        <w:br w:type="textWrapping"/>
      </w:r>
    </w:p>
    <w:p w:rsidR="00000000" w:rsidDel="00000000" w:rsidP="00000000" w:rsidRDefault="00000000" w:rsidRPr="00000000" w14:paraId="000012D7">
      <w:pPr>
        <w:numPr>
          <w:ilvl w:val="0"/>
          <w:numId w:val="9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Asian desserts</w:t>
        <w:br w:type="textWrapping"/>
      </w:r>
    </w:p>
    <w:p w:rsidR="00000000" w:rsidDel="00000000" w:rsidP="00000000" w:rsidRDefault="00000000" w:rsidRPr="00000000" w14:paraId="000012D8">
      <w:pPr>
        <w:numPr>
          <w:ilvl w:val="0"/>
          <w:numId w:val="9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dairy alternatives</w:t>
        <w:br w:type="textWrapping"/>
      </w:r>
    </w:p>
    <w:p w:rsidR="00000000" w:rsidDel="00000000" w:rsidP="00000000" w:rsidRDefault="00000000" w:rsidRPr="00000000" w14:paraId="000012D9">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2DA">
      <w:pPr>
        <w:numPr>
          <w:ilvl w:val="0"/>
          <w:numId w:val="90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Agar agar</w:t>
        <w:br w:type="textWrapping"/>
      </w:r>
    </w:p>
    <w:p w:rsidR="00000000" w:rsidDel="00000000" w:rsidP="00000000" w:rsidRDefault="00000000" w:rsidRPr="00000000" w14:paraId="000012DB">
      <w:pPr>
        <w:numPr>
          <w:ilvl w:val="0"/>
          <w:numId w:val="90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Agar</w:t>
        <w:br w:type="textWrapping"/>
      </w:r>
    </w:p>
    <w:p w:rsidR="00000000" w:rsidDel="00000000" w:rsidP="00000000" w:rsidRDefault="00000000" w:rsidRPr="00000000" w14:paraId="000012DC">
      <w:pPr>
        <w:numPr>
          <w:ilvl w:val="0"/>
          <w:numId w:val="90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E406 (European additive code)</w:t>
      </w:r>
    </w:p>
    <w:p w:rsidR="00000000" w:rsidDel="00000000" w:rsidP="00000000" w:rsidRDefault="00000000" w:rsidRPr="00000000" w14:paraId="000012DD">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Cellulose gum</w:t>
      </w:r>
    </w:p>
    <w:p w:rsidR="00000000" w:rsidDel="00000000" w:rsidP="00000000" w:rsidRDefault="00000000" w:rsidRPr="00000000" w14:paraId="000012D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8m1rygod42zg" w:id="588"/>
      <w:bookmarkEnd w:id="588"/>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2DF">
      <w:pPr>
        <w:numPr>
          <w:ilvl w:val="0"/>
          <w:numId w:val="55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concerns as </w:t>
      </w:r>
      <w:r w:rsidDel="00000000" w:rsidR="00000000" w:rsidRPr="00000000">
        <w:rPr>
          <w:rFonts w:ascii="Times New Roman" w:cs="Times New Roman" w:eastAsia="Times New Roman" w:hAnsi="Times New Roman"/>
          <w:b w:val="1"/>
          <w:bCs w:val="1"/>
          <w:rtl w:val="0"/>
        </w:rPr>
        <w:t xml:space="preserve">CMC</w:t>
        <w:br w:type="textWrapping"/>
      </w:r>
    </w:p>
    <w:p w:rsidR="00000000" w:rsidDel="00000000" w:rsidP="00000000" w:rsidRDefault="00000000" w:rsidRPr="00000000" w14:paraId="000012E0">
      <w:pPr>
        <w:numPr>
          <w:ilvl w:val="0"/>
          <w:numId w:val="55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Shown in studies to </w:t>
      </w:r>
      <w:r w:rsidDel="00000000" w:rsidR="00000000" w:rsidRPr="00000000">
        <w:rPr>
          <w:rFonts w:ascii="Times New Roman" w:cs="Times New Roman" w:eastAsia="Times New Roman" w:hAnsi="Times New Roman"/>
          <w:b w:val="1"/>
          <w:bCs w:val="1"/>
          <w:rtl w:val="0"/>
        </w:rPr>
        <w:t xml:space="preserve">alter the gut microbiome</w:t>
        <w:br w:type="textWrapping"/>
      </w:r>
    </w:p>
    <w:p w:rsidR="00000000" w:rsidDel="00000000" w:rsidP="00000000" w:rsidRDefault="00000000" w:rsidRPr="00000000" w14:paraId="000012E1">
      <w:pPr>
        <w:numPr>
          <w:ilvl w:val="0"/>
          <w:numId w:val="55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Associated with </w:t>
      </w:r>
      <w:r w:rsidDel="00000000" w:rsidR="00000000" w:rsidRPr="00000000">
        <w:rPr>
          <w:rFonts w:ascii="Times New Roman" w:cs="Times New Roman" w:eastAsia="Times New Roman" w:hAnsi="Times New Roman"/>
          <w:b w:val="1"/>
          <w:bCs w:val="1"/>
          <w:rtl w:val="0"/>
        </w:rPr>
        <w:t xml:space="preserve">thinning of the mucus layer</w:t>
        <w:br w:type="textWrapping"/>
      </w:r>
    </w:p>
    <w:p w:rsidR="00000000" w:rsidDel="00000000" w:rsidP="00000000" w:rsidRDefault="00000000" w:rsidRPr="00000000" w14:paraId="000012E2">
      <w:pPr>
        <w:numPr>
          <w:ilvl w:val="0"/>
          <w:numId w:val="55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Linked to </w:t>
      </w:r>
      <w:r w:rsidDel="00000000" w:rsidR="00000000" w:rsidRPr="00000000">
        <w:rPr>
          <w:rFonts w:ascii="Times New Roman" w:cs="Times New Roman" w:eastAsia="Times New Roman" w:hAnsi="Times New Roman"/>
          <w:b w:val="1"/>
          <w:bCs w:val="1"/>
          <w:rtl w:val="0"/>
        </w:rPr>
        <w:t xml:space="preserve">increased intestinal permeability</w:t>
        <w:br w:type="textWrapping"/>
      </w:r>
    </w:p>
    <w:p w:rsidR="00000000" w:rsidDel="00000000" w:rsidP="00000000" w:rsidRDefault="00000000" w:rsidRPr="00000000" w14:paraId="000012E3">
      <w:pPr>
        <w:numPr>
          <w:ilvl w:val="0"/>
          <w:numId w:val="55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hidden behind a “fiber-sounding” name</w:t>
        <w:br w:type="textWrapping"/>
      </w:r>
    </w:p>
    <w:p w:rsidR="00000000" w:rsidDel="00000000" w:rsidP="00000000" w:rsidRDefault="00000000" w:rsidRPr="00000000" w14:paraId="000012E4">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for </w:t>
      </w:r>
      <w:r w:rsidDel="00000000" w:rsidR="00000000" w:rsidRPr="00000000">
        <w:rPr>
          <w:rFonts w:ascii="Times New Roman" w:cs="Times New Roman" w:eastAsia="Times New Roman" w:hAnsi="Times New Roman"/>
          <w:b w:val="1"/>
          <w:bCs w:val="1"/>
          <w:rtl w:val="0"/>
        </w:rPr>
        <w:t xml:space="preserve">gut barrier and inflammatory effects</w:t>
      </w:r>
      <w:r w:rsidDel="00000000" w:rsidR="00000000" w:rsidRPr="00000000">
        <w:rPr>
          <w:rFonts w:ascii="Times New Roman" w:cs="Times New Roman" w:eastAsia="Times New Roman" w:hAnsi="Times New Roman"/>
          <w:rtl w:val="0"/>
        </w:rPr>
        <w:t xml:space="preserve">, not sugar or calories.</w:t>
      </w:r>
    </w:p>
    <w:p w:rsidR="00000000" w:rsidDel="00000000" w:rsidP="00000000" w:rsidRDefault="00000000" w:rsidRPr="00000000" w14:paraId="000012E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f0kydyfetn60" w:id="589"/>
      <w:bookmarkEnd w:id="589"/>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2E7">
      <w:pPr>
        <w:numPr>
          <w:ilvl w:val="0"/>
          <w:numId w:val="32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Chemically modified cellulose</w:t>
        <w:br w:type="textWrapping"/>
      </w:r>
    </w:p>
    <w:p w:rsidR="00000000" w:rsidDel="00000000" w:rsidP="00000000" w:rsidRDefault="00000000" w:rsidRPr="00000000" w14:paraId="000012E8">
      <w:pPr>
        <w:numPr>
          <w:ilvl w:val="0"/>
          <w:numId w:val="32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Cellulose (plant fiber) treated to become water-soluble</w:t>
        <w:br w:type="textWrapping"/>
      </w:r>
    </w:p>
    <w:p w:rsidR="00000000" w:rsidDel="00000000" w:rsidP="00000000" w:rsidRDefault="00000000" w:rsidRPr="00000000" w14:paraId="000012E9">
      <w:pPr>
        <w:numPr>
          <w:ilvl w:val="0"/>
          <w:numId w:val="32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 whole-food fiber and </w:t>
      </w:r>
      <w:r w:rsidDel="00000000" w:rsidR="00000000" w:rsidRPr="00000000">
        <w:rPr>
          <w:rFonts w:ascii="Times New Roman" w:cs="Times New Roman" w:eastAsia="Times New Roman" w:hAnsi="Times New Roman"/>
          <w:b w:val="1"/>
          <w:bCs w:val="1"/>
          <w:rtl w:val="0"/>
        </w:rPr>
        <w:t xml:space="preserve">not metabolized like natural fiber</w:t>
        <w:br w:type="textWrapping"/>
      </w:r>
    </w:p>
    <w:p w:rsidR="00000000" w:rsidDel="00000000" w:rsidP="00000000" w:rsidRDefault="00000000" w:rsidRPr="00000000" w14:paraId="000012EA">
      <w:pPr>
        <w:numPr>
          <w:ilvl w:val="0"/>
          <w:numId w:val="32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as a </w:t>
      </w:r>
      <w:r w:rsidDel="00000000" w:rsidR="00000000" w:rsidRPr="00000000">
        <w:rPr>
          <w:rFonts w:ascii="Times New Roman" w:cs="Times New Roman" w:eastAsia="Times New Roman" w:hAnsi="Times New Roman"/>
          <w:b w:val="1"/>
          <w:bCs w:val="1"/>
          <w:rtl w:val="0"/>
        </w:rPr>
        <w:t xml:space="preserve">thickener, stabilizer, and emulsifier</w:t>
        <w:br w:type="textWrapping"/>
      </w:r>
    </w:p>
    <w:p w:rsidR="00000000" w:rsidDel="00000000" w:rsidP="00000000" w:rsidRDefault="00000000" w:rsidRPr="00000000" w14:paraId="000012EB">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clarification:</w:t>
      </w:r>
    </w:p>
    <w:p w:rsidR="00000000" w:rsidDel="00000000" w:rsidP="00000000" w:rsidRDefault="00000000" w:rsidRPr="00000000" w14:paraId="000012EC">
      <w:pPr>
        <w:spacing w:after="240" w:before="240" w:line="276.0005454545455"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Cellulose gum = Carboxymethylcellulose = CMC</w:t>
      </w:r>
    </w:p>
    <w:p w:rsidR="00000000" w:rsidDel="00000000" w:rsidP="00000000" w:rsidRDefault="00000000" w:rsidRPr="00000000" w14:paraId="000012E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8vlsdr5e7lih" w:id="590"/>
      <w:bookmarkEnd w:id="590"/>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2EF">
      <w:pPr>
        <w:numPr>
          <w:ilvl w:val="0"/>
          <w:numId w:val="60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effective at tiny amounts</w:t>
        <w:br w:type="textWrapping"/>
      </w:r>
    </w:p>
    <w:p w:rsidR="00000000" w:rsidDel="00000000" w:rsidP="00000000" w:rsidRDefault="00000000" w:rsidRPr="00000000" w14:paraId="000012F0">
      <w:pPr>
        <w:numPr>
          <w:ilvl w:val="0"/>
          <w:numId w:val="60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thickness and mouthfeel</w:t>
        <w:br w:type="textWrapping"/>
      </w:r>
    </w:p>
    <w:p w:rsidR="00000000" w:rsidDel="00000000" w:rsidP="00000000" w:rsidRDefault="00000000" w:rsidRPr="00000000" w14:paraId="000012F1">
      <w:pPr>
        <w:numPr>
          <w:ilvl w:val="0"/>
          <w:numId w:val="60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separation</w:t>
        <w:br w:type="textWrapping"/>
      </w:r>
    </w:p>
    <w:p w:rsidR="00000000" w:rsidDel="00000000" w:rsidP="00000000" w:rsidRDefault="00000000" w:rsidRPr="00000000" w14:paraId="000012F2">
      <w:pPr>
        <w:numPr>
          <w:ilvl w:val="0"/>
          <w:numId w:val="60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 and acid-stable</w:t>
        <w:br w:type="textWrapping"/>
      </w:r>
    </w:p>
    <w:p w:rsidR="00000000" w:rsidDel="00000000" w:rsidP="00000000" w:rsidRDefault="00000000" w:rsidRPr="00000000" w14:paraId="000012F3">
      <w:pPr>
        <w:numPr>
          <w:ilvl w:val="0"/>
          <w:numId w:val="60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Extremely inexpensive</w:t>
        <w:br w:type="textWrapping"/>
      </w:r>
    </w:p>
    <w:p w:rsidR="00000000" w:rsidDel="00000000" w:rsidP="00000000" w:rsidRDefault="00000000" w:rsidRPr="00000000" w14:paraId="000012F4">
      <w:pPr>
        <w:numPr>
          <w:ilvl w:val="0"/>
          <w:numId w:val="60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“low-fat” foods to feel creamy</w:t>
        <w:br w:type="textWrapping"/>
      </w:r>
    </w:p>
    <w:p w:rsidR="00000000" w:rsidDel="00000000" w:rsidP="00000000" w:rsidRDefault="00000000" w:rsidRPr="00000000" w14:paraId="000012F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ia3e3kehqqzq" w:id="591"/>
      <w:bookmarkEnd w:id="591"/>
      <w:r w:rsidDel="00000000" w:rsidR="00000000" w:rsidRPr="00000000">
        <w:rPr>
          <w:rFonts w:ascii="Times New Roman" w:cs="Times New Roman" w:eastAsia="Times New Roman" w:hAnsi="Times New Roman"/>
          <w:b w:val="1"/>
          <w:bCs w:val="1"/>
          <w:color w:val="000000"/>
          <w:sz w:val="26"/>
          <w:szCs w:val="26"/>
          <w:rtl w:val="0"/>
        </w:rPr>
        <w:t xml:space="preserve">4. Why practitioners often recommend avoiding</w:t>
      </w:r>
    </w:p>
    <w:p w:rsidR="00000000" w:rsidDel="00000000" w:rsidP="00000000" w:rsidRDefault="00000000" w:rsidRPr="00000000" w14:paraId="000012F7">
      <w:pPr>
        <w:numPr>
          <w:ilvl w:val="0"/>
          <w:numId w:val="113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shows it can:</w:t>
        <w:br w:type="textWrapping"/>
      </w:r>
    </w:p>
    <w:p w:rsidR="00000000" w:rsidDel="00000000" w:rsidP="00000000" w:rsidRDefault="00000000" w:rsidRPr="00000000" w14:paraId="000012F8">
      <w:pPr>
        <w:numPr>
          <w:ilvl w:val="1"/>
          <w:numId w:val="1137"/>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Disrupt gut–microbe balance</w:t>
        <w:br w:type="textWrapping"/>
      </w:r>
    </w:p>
    <w:p w:rsidR="00000000" w:rsidDel="00000000" w:rsidP="00000000" w:rsidRDefault="00000000" w:rsidRPr="00000000" w14:paraId="000012F9">
      <w:pPr>
        <w:numPr>
          <w:ilvl w:val="1"/>
          <w:numId w:val="1137"/>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bacteria to move closer to the intestinal wall</w:t>
        <w:br w:type="textWrapping"/>
      </w:r>
    </w:p>
    <w:p w:rsidR="00000000" w:rsidDel="00000000" w:rsidP="00000000" w:rsidRDefault="00000000" w:rsidRPr="00000000" w14:paraId="000012FA">
      <w:pPr>
        <w:numPr>
          <w:ilvl w:val="1"/>
          <w:numId w:val="1137"/>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inflammatory signaling</w:t>
        <w:br w:type="textWrapping"/>
      </w:r>
    </w:p>
    <w:p w:rsidR="00000000" w:rsidDel="00000000" w:rsidP="00000000" w:rsidRDefault="00000000" w:rsidRPr="00000000" w14:paraId="000012FB">
      <w:pPr>
        <w:numPr>
          <w:ilvl w:val="0"/>
          <w:numId w:val="113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Particularly problematic for:</w:t>
        <w:br w:type="textWrapping"/>
      </w:r>
    </w:p>
    <w:p w:rsidR="00000000" w:rsidDel="00000000" w:rsidP="00000000" w:rsidRDefault="00000000" w:rsidRPr="00000000" w14:paraId="000012FC">
      <w:pPr>
        <w:numPr>
          <w:ilvl w:val="1"/>
          <w:numId w:val="1137"/>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IBS</w:t>
        <w:br w:type="textWrapping"/>
      </w:r>
    </w:p>
    <w:p w:rsidR="00000000" w:rsidDel="00000000" w:rsidP="00000000" w:rsidRDefault="00000000" w:rsidRPr="00000000" w14:paraId="000012FD">
      <w:pPr>
        <w:numPr>
          <w:ilvl w:val="1"/>
          <w:numId w:val="1137"/>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IBD</w:t>
        <w:br w:type="textWrapping"/>
      </w:r>
    </w:p>
    <w:p w:rsidR="00000000" w:rsidDel="00000000" w:rsidP="00000000" w:rsidRDefault="00000000" w:rsidRPr="00000000" w14:paraId="000012FE">
      <w:pPr>
        <w:numPr>
          <w:ilvl w:val="1"/>
          <w:numId w:val="1137"/>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Autoimmune disease</w:t>
        <w:br w:type="textWrapping"/>
      </w:r>
    </w:p>
    <w:p w:rsidR="00000000" w:rsidDel="00000000" w:rsidP="00000000" w:rsidRDefault="00000000" w:rsidRPr="00000000" w14:paraId="000012FF">
      <w:pPr>
        <w:numPr>
          <w:ilvl w:val="1"/>
          <w:numId w:val="1137"/>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Metabolic inflammation</w:t>
        <w:br w:type="textWrapping"/>
      </w:r>
    </w:p>
    <w:p w:rsidR="00000000" w:rsidDel="00000000" w:rsidP="00000000" w:rsidRDefault="00000000" w:rsidRPr="00000000" w14:paraId="00001300">
      <w:pPr>
        <w:numPr>
          <w:ilvl w:val="1"/>
          <w:numId w:val="1137"/>
        </w:numPr>
        <w:spacing w:after="24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Leaky-gut presentations</w:t>
        <w:br w:type="textWrapping"/>
      </w:r>
    </w:p>
    <w:p w:rsidR="00000000" w:rsidDel="00000000" w:rsidP="00000000" w:rsidRDefault="00000000" w:rsidRPr="00000000" w14:paraId="0000130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s0kr4wmvpgb8" w:id="592"/>
      <w:bookmarkEnd w:id="592"/>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303">
      <w:pPr>
        <w:numPr>
          <w:ilvl w:val="0"/>
          <w:numId w:val="79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digested or absorbed</w:t>
        <w:br w:type="textWrapping"/>
      </w:r>
    </w:p>
    <w:p w:rsidR="00000000" w:rsidDel="00000000" w:rsidP="00000000" w:rsidRDefault="00000000" w:rsidRPr="00000000" w14:paraId="00001304">
      <w:pPr>
        <w:numPr>
          <w:ilvl w:val="0"/>
          <w:numId w:val="79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Interacts directly with:</w:t>
        <w:br w:type="textWrapping"/>
      </w:r>
    </w:p>
    <w:p w:rsidR="00000000" w:rsidDel="00000000" w:rsidP="00000000" w:rsidRDefault="00000000" w:rsidRPr="00000000" w14:paraId="00001305">
      <w:pPr>
        <w:numPr>
          <w:ilvl w:val="1"/>
          <w:numId w:val="797"/>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Gut mucus</w:t>
        <w:br w:type="textWrapping"/>
      </w:r>
    </w:p>
    <w:p w:rsidR="00000000" w:rsidDel="00000000" w:rsidP="00000000" w:rsidRDefault="00000000" w:rsidRPr="00000000" w14:paraId="00001306">
      <w:pPr>
        <w:numPr>
          <w:ilvl w:val="1"/>
          <w:numId w:val="797"/>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Gut bacteria</w:t>
        <w:br w:type="textWrapping"/>
      </w:r>
    </w:p>
    <w:p w:rsidR="00000000" w:rsidDel="00000000" w:rsidP="00000000" w:rsidRDefault="00000000" w:rsidRPr="00000000" w14:paraId="00001307">
      <w:pPr>
        <w:numPr>
          <w:ilvl w:val="0"/>
          <w:numId w:val="79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studies:</w:t>
        <w:br w:type="textWrapping"/>
      </w:r>
    </w:p>
    <w:p w:rsidR="00000000" w:rsidDel="00000000" w:rsidP="00000000" w:rsidRDefault="00000000" w:rsidRPr="00000000" w14:paraId="00001308">
      <w:pPr>
        <w:numPr>
          <w:ilvl w:val="1"/>
          <w:numId w:val="797"/>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microbial diversity</w:t>
        <w:br w:type="textWrapping"/>
      </w:r>
    </w:p>
    <w:p w:rsidR="00000000" w:rsidDel="00000000" w:rsidP="00000000" w:rsidRDefault="00000000" w:rsidRPr="00000000" w14:paraId="00001309">
      <w:pPr>
        <w:numPr>
          <w:ilvl w:val="1"/>
          <w:numId w:val="797"/>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endotoxin exposure</w:t>
        <w:br w:type="textWrapping"/>
      </w:r>
    </w:p>
    <w:p w:rsidR="00000000" w:rsidDel="00000000" w:rsidP="00000000" w:rsidRDefault="00000000" w:rsidRPr="00000000" w14:paraId="0000130A">
      <w:pPr>
        <w:numPr>
          <w:ilvl w:val="1"/>
          <w:numId w:val="797"/>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Low-grade inflammation</w:t>
        <w:br w:type="textWrapping"/>
      </w:r>
    </w:p>
    <w:p w:rsidR="00000000" w:rsidDel="00000000" w:rsidP="00000000" w:rsidRDefault="00000000" w:rsidRPr="00000000" w14:paraId="0000130B">
      <w:pPr>
        <w:numPr>
          <w:ilvl w:val="0"/>
          <w:numId w:val="79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Effects appear </w:t>
      </w:r>
      <w:r w:rsidDel="00000000" w:rsidR="00000000" w:rsidRPr="00000000">
        <w:rPr>
          <w:rFonts w:ascii="Times New Roman" w:cs="Times New Roman" w:eastAsia="Times New Roman" w:hAnsi="Times New Roman"/>
          <w:b w:val="1"/>
          <w:bCs w:val="1"/>
          <w:rtl w:val="0"/>
        </w:rPr>
        <w:t xml:space="preserve">cumulative with frequent intake</w:t>
        <w:br w:type="textWrapping"/>
      </w:r>
    </w:p>
    <w:p w:rsidR="00000000" w:rsidDel="00000000" w:rsidP="00000000" w:rsidRDefault="00000000" w:rsidRPr="00000000" w14:paraId="0000130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8d0b70qbdy2" w:id="593"/>
      <w:bookmarkEnd w:id="593"/>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30E">
      <w:pPr>
        <w:spacing w:after="240" w:before="2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Emerging and associative evidence:</w:t>
      </w:r>
    </w:p>
    <w:p w:rsidR="00000000" w:rsidDel="00000000" w:rsidP="00000000" w:rsidRDefault="00000000" w:rsidRPr="00000000" w14:paraId="0000130F">
      <w:pPr>
        <w:numPr>
          <w:ilvl w:val="0"/>
          <w:numId w:val="39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IBS</w:t>
        <w:br w:type="textWrapping"/>
      </w:r>
    </w:p>
    <w:p w:rsidR="00000000" w:rsidDel="00000000" w:rsidP="00000000" w:rsidRDefault="00000000" w:rsidRPr="00000000" w14:paraId="00001310">
      <w:pPr>
        <w:numPr>
          <w:ilvl w:val="0"/>
          <w:numId w:val="39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Inflammatory bowel disease</w:t>
        <w:br w:type="textWrapping"/>
      </w:r>
    </w:p>
    <w:p w:rsidR="00000000" w:rsidDel="00000000" w:rsidP="00000000" w:rsidRDefault="00000000" w:rsidRPr="00000000" w14:paraId="00001311">
      <w:pPr>
        <w:numPr>
          <w:ilvl w:val="0"/>
          <w:numId w:val="39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Metabolic syndrome</w:t>
        <w:br w:type="textWrapping"/>
      </w:r>
    </w:p>
    <w:p w:rsidR="00000000" w:rsidDel="00000000" w:rsidP="00000000" w:rsidRDefault="00000000" w:rsidRPr="00000000" w14:paraId="00001312">
      <w:pPr>
        <w:numPr>
          <w:ilvl w:val="0"/>
          <w:numId w:val="39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Systemic inflammation</w:t>
        <w:br w:type="textWrapping"/>
      </w:r>
    </w:p>
    <w:p w:rsidR="00000000" w:rsidDel="00000000" w:rsidP="00000000" w:rsidRDefault="00000000" w:rsidRPr="00000000" w14:paraId="00001313">
      <w:pPr>
        <w:numPr>
          <w:ilvl w:val="0"/>
          <w:numId w:val="39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Autoimmune disease progression (via gut permeability)</w:t>
        <w:br w:type="textWrapping"/>
      </w:r>
    </w:p>
    <w:p w:rsidR="00000000" w:rsidDel="00000000" w:rsidP="00000000" w:rsidRDefault="00000000" w:rsidRPr="00000000" w14:paraId="0000131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27ztwc3j9vn" w:id="594"/>
      <w:bookmarkEnd w:id="594"/>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316">
      <w:pPr>
        <w:numPr>
          <w:ilvl w:val="0"/>
          <w:numId w:val="66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Ice cream and frozen desserts</w:t>
        <w:br w:type="textWrapping"/>
      </w:r>
    </w:p>
    <w:p w:rsidR="00000000" w:rsidDel="00000000" w:rsidP="00000000" w:rsidRDefault="00000000" w:rsidRPr="00000000" w14:paraId="00001317">
      <w:pPr>
        <w:numPr>
          <w:ilvl w:val="0"/>
          <w:numId w:val="66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Salad dressings and sauces</w:t>
        <w:br w:type="textWrapping"/>
      </w:r>
    </w:p>
    <w:p w:rsidR="00000000" w:rsidDel="00000000" w:rsidP="00000000" w:rsidRDefault="00000000" w:rsidRPr="00000000" w14:paraId="00001318">
      <w:pPr>
        <w:numPr>
          <w:ilvl w:val="0"/>
          <w:numId w:val="66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 milks</w:t>
        <w:br w:type="textWrapping"/>
      </w:r>
    </w:p>
    <w:p w:rsidR="00000000" w:rsidDel="00000000" w:rsidP="00000000" w:rsidRDefault="00000000" w:rsidRPr="00000000" w14:paraId="00001319">
      <w:pPr>
        <w:numPr>
          <w:ilvl w:val="0"/>
          <w:numId w:val="66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shakes and meal replacements</w:t>
        <w:br w:type="textWrapping"/>
      </w:r>
    </w:p>
    <w:p w:rsidR="00000000" w:rsidDel="00000000" w:rsidP="00000000" w:rsidRDefault="00000000" w:rsidRPr="00000000" w14:paraId="0000131A">
      <w:pPr>
        <w:numPr>
          <w:ilvl w:val="0"/>
          <w:numId w:val="66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Gluten-free baked goods</w:t>
        <w:br w:type="textWrapping"/>
      </w:r>
    </w:p>
    <w:p w:rsidR="00000000" w:rsidDel="00000000" w:rsidP="00000000" w:rsidRDefault="00000000" w:rsidRPr="00000000" w14:paraId="0000131B">
      <w:pPr>
        <w:numPr>
          <w:ilvl w:val="0"/>
          <w:numId w:val="66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“Low-fat” or “light” products</w:t>
        <w:br w:type="textWrapping"/>
      </w:r>
    </w:p>
    <w:p w:rsidR="00000000" w:rsidDel="00000000" w:rsidP="00000000" w:rsidRDefault="00000000" w:rsidRPr="00000000" w14:paraId="0000131C">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31D">
      <w:pPr>
        <w:numPr>
          <w:ilvl w:val="0"/>
          <w:numId w:val="58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Cellulose gum</w:t>
        <w:br w:type="textWrapping"/>
      </w:r>
    </w:p>
    <w:p w:rsidR="00000000" w:rsidDel="00000000" w:rsidP="00000000" w:rsidRDefault="00000000" w:rsidRPr="00000000" w14:paraId="0000131E">
      <w:pPr>
        <w:numPr>
          <w:ilvl w:val="0"/>
          <w:numId w:val="58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Carboxymethylcellulose</w:t>
        <w:br w:type="textWrapping"/>
      </w:r>
    </w:p>
    <w:p w:rsidR="00000000" w:rsidDel="00000000" w:rsidP="00000000" w:rsidRDefault="00000000" w:rsidRPr="00000000" w14:paraId="0000131F">
      <w:pPr>
        <w:numPr>
          <w:ilvl w:val="0"/>
          <w:numId w:val="58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CMC</w:t>
        <w:br w:type="textWrapping"/>
      </w:r>
    </w:p>
    <w:p w:rsidR="00000000" w:rsidDel="00000000" w:rsidP="00000000" w:rsidRDefault="00000000" w:rsidRPr="00000000" w14:paraId="00001320">
      <w:pPr>
        <w:numPr>
          <w:ilvl w:val="0"/>
          <w:numId w:val="58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E466</w:t>
        <w:br w:type="textWrapping"/>
      </w:r>
    </w:p>
    <w:p w:rsidR="00000000" w:rsidDel="00000000" w:rsidP="00000000" w:rsidRDefault="00000000" w:rsidRPr="00000000" w14:paraId="00001321">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Microcrystalline cellulose</w:t>
      </w:r>
    </w:p>
    <w:p w:rsidR="00000000" w:rsidDel="00000000" w:rsidP="00000000" w:rsidRDefault="00000000" w:rsidRPr="00000000" w14:paraId="0000132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fwc76z9i6rbv" w:id="595"/>
      <w:bookmarkEnd w:id="595"/>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323">
      <w:pPr>
        <w:numPr>
          <w:ilvl w:val="0"/>
          <w:numId w:val="66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w:t>
      </w:r>
      <w:r w:rsidDel="00000000" w:rsidR="00000000" w:rsidRPr="00000000">
        <w:rPr>
          <w:rFonts w:ascii="Times New Roman" w:cs="Times New Roman" w:eastAsia="Times New Roman" w:hAnsi="Times New Roman"/>
          <w:b w:val="1"/>
          <w:bCs w:val="1"/>
          <w:rtl w:val="0"/>
        </w:rPr>
        <w:t xml:space="preserve">bloating, fullness, or constipation</w:t>
      </w:r>
      <w:r w:rsidDel="00000000" w:rsidR="00000000" w:rsidRPr="00000000">
        <w:rPr>
          <w:rFonts w:ascii="Times New Roman" w:cs="Times New Roman" w:eastAsia="Times New Roman" w:hAnsi="Times New Roman"/>
          <w:rtl w:val="0"/>
        </w:rPr>
        <w:t xml:space="preserve"> in some individuals</w:t>
        <w:br w:type="textWrapping"/>
      </w:r>
    </w:p>
    <w:p w:rsidR="00000000" w:rsidDel="00000000" w:rsidP="00000000" w:rsidRDefault="00000000" w:rsidRPr="00000000" w14:paraId="00001324">
      <w:pPr>
        <w:numPr>
          <w:ilvl w:val="0"/>
          <w:numId w:val="66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Seen as a “filler” with no nutritional value</w:t>
        <w:br w:type="textWrapping"/>
      </w:r>
    </w:p>
    <w:p w:rsidR="00000000" w:rsidDel="00000000" w:rsidP="00000000" w:rsidRDefault="00000000" w:rsidRPr="00000000" w14:paraId="00001325">
      <w:pPr>
        <w:numPr>
          <w:ilvl w:val="0"/>
          <w:numId w:val="66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confused with </w:t>
      </w:r>
      <w:r w:rsidDel="00000000" w:rsidR="00000000" w:rsidRPr="00000000">
        <w:rPr>
          <w:rFonts w:ascii="Times New Roman" w:cs="Times New Roman" w:eastAsia="Times New Roman" w:hAnsi="Times New Roman"/>
          <w:b w:val="1"/>
          <w:bCs w:val="1"/>
          <w:rtl w:val="0"/>
        </w:rPr>
        <w:t xml:space="preserve">cellulose gum / CMC</w:t>
      </w:r>
      <w:r w:rsidDel="00000000" w:rsidR="00000000" w:rsidRPr="00000000">
        <w:rPr>
          <w:rFonts w:ascii="Times New Roman" w:cs="Times New Roman" w:eastAsia="Times New Roman" w:hAnsi="Times New Roman"/>
          <w:rtl w:val="0"/>
        </w:rPr>
        <w:t xml:space="preserve"> (but they are </w:t>
      </w:r>
      <w:r w:rsidDel="00000000" w:rsidR="00000000" w:rsidRPr="00000000">
        <w:rPr>
          <w:rFonts w:ascii="Times New Roman" w:cs="Times New Roman" w:eastAsia="Times New Roman" w:hAnsi="Times New Roman"/>
          <w:b w:val="1"/>
          <w:bCs w:val="1"/>
          <w:rtl w:val="0"/>
        </w:rPr>
        <w:t xml:space="preserve">not the same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1326">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for </w:t>
      </w:r>
      <w:r w:rsidDel="00000000" w:rsidR="00000000" w:rsidRPr="00000000">
        <w:rPr>
          <w:rFonts w:ascii="Times New Roman" w:cs="Times New Roman" w:eastAsia="Times New Roman" w:hAnsi="Times New Roman"/>
          <w:b w:val="1"/>
          <w:bCs w:val="1"/>
          <w:rtl w:val="0"/>
        </w:rPr>
        <w:t xml:space="preserve">mechanical digestive effects</w:t>
      </w:r>
      <w:r w:rsidDel="00000000" w:rsidR="00000000" w:rsidRPr="00000000">
        <w:rPr>
          <w:rFonts w:ascii="Times New Roman" w:cs="Times New Roman" w:eastAsia="Times New Roman" w:hAnsi="Times New Roman"/>
          <w:rtl w:val="0"/>
        </w:rPr>
        <w:t xml:space="preserve">, not inflammation.</w:t>
      </w:r>
    </w:p>
    <w:p w:rsidR="00000000" w:rsidDel="00000000" w:rsidP="00000000" w:rsidRDefault="00000000" w:rsidRPr="00000000" w14:paraId="0000132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6xi2xrhrz1xt" w:id="596"/>
      <w:bookmarkEnd w:id="596"/>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329">
      <w:pPr>
        <w:numPr>
          <w:ilvl w:val="0"/>
          <w:numId w:val="57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purified </w:t>
      </w:r>
      <w:r w:rsidDel="00000000" w:rsidR="00000000" w:rsidRPr="00000000">
        <w:rPr>
          <w:rFonts w:ascii="Times New Roman" w:cs="Times New Roman" w:eastAsia="Times New Roman" w:hAnsi="Times New Roman"/>
          <w:b w:val="1"/>
          <w:bCs w:val="1"/>
          <w:rtl w:val="0"/>
        </w:rPr>
        <w:t xml:space="preserve">insoluble cellulose</w:t>
        <w:br w:type="textWrapping"/>
      </w:r>
    </w:p>
    <w:p w:rsidR="00000000" w:rsidDel="00000000" w:rsidP="00000000" w:rsidRDefault="00000000" w:rsidRPr="00000000" w14:paraId="0000132A">
      <w:pPr>
        <w:numPr>
          <w:ilvl w:val="0"/>
          <w:numId w:val="57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 from plant fiber (usually wood pulp or cotton)</w:t>
        <w:br w:type="textWrapping"/>
      </w:r>
    </w:p>
    <w:p w:rsidR="00000000" w:rsidDel="00000000" w:rsidP="00000000" w:rsidRDefault="00000000" w:rsidRPr="00000000" w14:paraId="0000132B">
      <w:pPr>
        <w:numPr>
          <w:ilvl w:val="0"/>
          <w:numId w:val="57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 chemically modified</w:t>
      </w:r>
      <w:r w:rsidDel="00000000" w:rsidR="00000000" w:rsidRPr="00000000">
        <w:rPr>
          <w:rFonts w:ascii="Times New Roman" w:cs="Times New Roman" w:eastAsia="Times New Roman" w:hAnsi="Times New Roman"/>
          <w:rtl w:val="0"/>
        </w:rPr>
        <w:t xml:space="preserve"> to be water-soluble</w:t>
        <w:br w:type="textWrapping"/>
      </w:r>
    </w:p>
    <w:p w:rsidR="00000000" w:rsidDel="00000000" w:rsidP="00000000" w:rsidRDefault="00000000" w:rsidRPr="00000000" w14:paraId="0000132C">
      <w:pPr>
        <w:numPr>
          <w:ilvl w:val="0"/>
          <w:numId w:val="57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Functions as a </w:t>
      </w:r>
      <w:r w:rsidDel="00000000" w:rsidR="00000000" w:rsidRPr="00000000">
        <w:rPr>
          <w:rFonts w:ascii="Times New Roman" w:cs="Times New Roman" w:eastAsia="Times New Roman" w:hAnsi="Times New Roman"/>
          <w:b w:val="1"/>
          <w:bCs w:val="1"/>
          <w:rtl w:val="0"/>
        </w:rPr>
        <w:t xml:space="preserve">bulking agent</w:t>
      </w:r>
      <w:r w:rsidDel="00000000" w:rsidR="00000000" w:rsidRPr="00000000">
        <w:rPr>
          <w:rFonts w:ascii="Times New Roman" w:cs="Times New Roman" w:eastAsia="Times New Roman" w:hAnsi="Times New Roman"/>
          <w:rtl w:val="0"/>
        </w:rPr>
        <w:t xml:space="preserve">, not an emulsifier</w:t>
        <w:br w:type="textWrapping"/>
      </w:r>
    </w:p>
    <w:p w:rsidR="00000000" w:rsidDel="00000000" w:rsidP="00000000" w:rsidRDefault="00000000" w:rsidRPr="00000000" w14:paraId="0000132D">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distinction:</w:t>
      </w:r>
    </w:p>
    <w:p w:rsidR="00000000" w:rsidDel="00000000" w:rsidP="00000000" w:rsidRDefault="00000000" w:rsidRPr="00000000" w14:paraId="0000132E">
      <w:pPr>
        <w:spacing w:after="240" w:before="240" w:line="276.0005454545455" w:lineRule="auto"/>
        <w:ind w:left="600" w:right="600" w:firstLine="0"/>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Microcrystalline cellulose ≠ cellulose gum (CMC)</w:t>
      </w:r>
    </w:p>
    <w:p w:rsidR="00000000" w:rsidDel="00000000" w:rsidP="00000000" w:rsidRDefault="00000000" w:rsidRPr="00000000" w14:paraId="0000132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nt340fg2b27n" w:id="597"/>
      <w:bookmarkEnd w:id="597"/>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331">
      <w:pPr>
        <w:numPr>
          <w:ilvl w:val="0"/>
          <w:numId w:val="29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bulk and structure</w:t>
        <w:br w:type="textWrapping"/>
      </w:r>
    </w:p>
    <w:p w:rsidR="00000000" w:rsidDel="00000000" w:rsidP="00000000" w:rsidRDefault="00000000" w:rsidRPr="00000000" w14:paraId="00001332">
      <w:pPr>
        <w:numPr>
          <w:ilvl w:val="0"/>
          <w:numId w:val="29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texture</w:t>
        <w:br w:type="textWrapping"/>
      </w:r>
    </w:p>
    <w:p w:rsidR="00000000" w:rsidDel="00000000" w:rsidP="00000000" w:rsidRDefault="00000000" w:rsidRPr="00000000" w14:paraId="00001333">
      <w:pPr>
        <w:numPr>
          <w:ilvl w:val="0"/>
          <w:numId w:val="29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clumping</w:t>
        <w:br w:type="textWrapping"/>
      </w:r>
    </w:p>
    <w:p w:rsidR="00000000" w:rsidDel="00000000" w:rsidP="00000000" w:rsidRDefault="00000000" w:rsidRPr="00000000" w14:paraId="00001334">
      <w:pPr>
        <w:numPr>
          <w:ilvl w:val="0"/>
          <w:numId w:val="29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Stabilizes tablets and powders</w:t>
        <w:br w:type="textWrapping"/>
      </w:r>
    </w:p>
    <w:p w:rsidR="00000000" w:rsidDel="00000000" w:rsidP="00000000" w:rsidRDefault="00000000" w:rsidRPr="00000000" w14:paraId="00001335">
      <w:pPr>
        <w:numPr>
          <w:ilvl w:val="0"/>
          <w:numId w:val="29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volume without calories</w:t>
        <w:br w:type="textWrapping"/>
      </w:r>
    </w:p>
    <w:p w:rsidR="00000000" w:rsidDel="00000000" w:rsidP="00000000" w:rsidRDefault="00000000" w:rsidRPr="00000000" w14:paraId="0000133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t5xk67eajbi1" w:id="598"/>
      <w:bookmarkEnd w:id="598"/>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 (selectively)</w:t>
      </w:r>
    </w:p>
    <w:p w:rsidR="00000000" w:rsidDel="00000000" w:rsidP="00000000" w:rsidRDefault="00000000" w:rsidRPr="00000000" w14:paraId="00001338">
      <w:pPr>
        <w:numPr>
          <w:ilvl w:val="0"/>
          <w:numId w:val="77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Generally gut-safe</w:t>
        <w:br w:type="textWrapping"/>
      </w:r>
    </w:p>
    <w:p w:rsidR="00000000" w:rsidDel="00000000" w:rsidP="00000000" w:rsidRDefault="00000000" w:rsidRPr="00000000" w14:paraId="00001339">
      <w:pPr>
        <w:numPr>
          <w:ilvl w:val="0"/>
          <w:numId w:val="77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worsen:</w:t>
        <w:br w:type="textWrapping"/>
      </w:r>
    </w:p>
    <w:p w:rsidR="00000000" w:rsidDel="00000000" w:rsidP="00000000" w:rsidRDefault="00000000" w:rsidRPr="00000000" w14:paraId="0000133A">
      <w:pPr>
        <w:numPr>
          <w:ilvl w:val="1"/>
          <w:numId w:val="778"/>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Constipation</w:t>
        <w:br w:type="textWrapping"/>
      </w:r>
    </w:p>
    <w:p w:rsidR="00000000" w:rsidDel="00000000" w:rsidP="00000000" w:rsidRDefault="00000000" w:rsidRPr="00000000" w14:paraId="0000133B">
      <w:pPr>
        <w:numPr>
          <w:ilvl w:val="1"/>
          <w:numId w:val="778"/>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Slow transit</w:t>
        <w:br w:type="textWrapping"/>
      </w:r>
    </w:p>
    <w:p w:rsidR="00000000" w:rsidDel="00000000" w:rsidP="00000000" w:rsidRDefault="00000000" w:rsidRPr="00000000" w14:paraId="0000133C">
      <w:pPr>
        <w:numPr>
          <w:ilvl w:val="1"/>
          <w:numId w:val="778"/>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Bloating</w:t>
        <w:br w:type="textWrapping"/>
      </w:r>
    </w:p>
    <w:p w:rsidR="00000000" w:rsidDel="00000000" w:rsidP="00000000" w:rsidRDefault="00000000" w:rsidRPr="00000000" w14:paraId="0000133D">
      <w:pPr>
        <w:numPr>
          <w:ilvl w:val="0"/>
          <w:numId w:val="77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appropriate for:</w:t>
        <w:br w:type="textWrapping"/>
      </w:r>
    </w:p>
    <w:p w:rsidR="00000000" w:rsidDel="00000000" w:rsidP="00000000" w:rsidRDefault="00000000" w:rsidRPr="00000000" w14:paraId="0000133E">
      <w:pPr>
        <w:numPr>
          <w:ilvl w:val="1"/>
          <w:numId w:val="778"/>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motility patients</w:t>
        <w:br w:type="textWrapping"/>
      </w:r>
    </w:p>
    <w:p w:rsidR="00000000" w:rsidDel="00000000" w:rsidP="00000000" w:rsidRDefault="00000000" w:rsidRPr="00000000" w14:paraId="0000133F">
      <w:pPr>
        <w:numPr>
          <w:ilvl w:val="1"/>
          <w:numId w:val="778"/>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Dehydrated individuals</w:t>
        <w:br w:type="textWrapping"/>
      </w:r>
    </w:p>
    <w:p w:rsidR="00000000" w:rsidDel="00000000" w:rsidP="00000000" w:rsidRDefault="00000000" w:rsidRPr="00000000" w14:paraId="00001340">
      <w:pPr>
        <w:numPr>
          <w:ilvl w:val="0"/>
          <w:numId w:val="77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Typically safer than CMC</w:t>
        <w:br w:type="textWrapping"/>
      </w:r>
    </w:p>
    <w:p w:rsidR="00000000" w:rsidDel="00000000" w:rsidP="00000000" w:rsidRDefault="00000000" w:rsidRPr="00000000" w14:paraId="0000134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gwbbbduq0gr" w:id="599"/>
      <w:bookmarkEnd w:id="599"/>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343">
      <w:pPr>
        <w:numPr>
          <w:ilvl w:val="0"/>
          <w:numId w:val="33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digested or fermented</w:t>
        <w:br w:type="textWrapping"/>
      </w:r>
    </w:p>
    <w:p w:rsidR="00000000" w:rsidDel="00000000" w:rsidP="00000000" w:rsidRDefault="00000000" w:rsidRPr="00000000" w14:paraId="00001344">
      <w:pPr>
        <w:numPr>
          <w:ilvl w:val="0"/>
          <w:numId w:val="33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Passes through the GI tract largely unchanged</w:t>
        <w:br w:type="textWrapping"/>
      </w:r>
    </w:p>
    <w:p w:rsidR="00000000" w:rsidDel="00000000" w:rsidP="00000000" w:rsidRDefault="00000000" w:rsidRPr="00000000" w14:paraId="00001345">
      <w:pPr>
        <w:numPr>
          <w:ilvl w:val="0"/>
          <w:numId w:val="33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Absorbs water and increases stool bulk</w:t>
        <w:br w:type="textWrapping"/>
      </w:r>
    </w:p>
    <w:p w:rsidR="00000000" w:rsidDel="00000000" w:rsidP="00000000" w:rsidRDefault="00000000" w:rsidRPr="00000000" w14:paraId="00001346">
      <w:pPr>
        <w:numPr>
          <w:ilvl w:val="0"/>
          <w:numId w:val="33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evidence of mucus-layer damage or microbiome disruption</w:t>
        <w:br w:type="textWrapping"/>
      </w:r>
    </w:p>
    <w:p w:rsidR="00000000" w:rsidDel="00000000" w:rsidP="00000000" w:rsidRDefault="00000000" w:rsidRPr="00000000" w14:paraId="0000134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xjitmm109ucb" w:id="600"/>
      <w:bookmarkEnd w:id="600"/>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349">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strong associations</w:t>
      </w:r>
      <w:r w:rsidDel="00000000" w:rsidR="00000000" w:rsidRPr="00000000">
        <w:rPr>
          <w:rFonts w:ascii="Times New Roman" w:cs="Times New Roman" w:eastAsia="Times New Roman" w:hAnsi="Times New Roman"/>
          <w:rtl w:val="0"/>
        </w:rPr>
        <w:t xml:space="preserve"> with:</w:t>
      </w:r>
    </w:p>
    <w:p w:rsidR="00000000" w:rsidDel="00000000" w:rsidP="00000000" w:rsidRDefault="00000000" w:rsidRPr="00000000" w14:paraId="0000134A">
      <w:pPr>
        <w:numPr>
          <w:ilvl w:val="0"/>
          <w:numId w:val="43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IBD</w:t>
        <w:br w:type="textWrapping"/>
      </w:r>
    </w:p>
    <w:p w:rsidR="00000000" w:rsidDel="00000000" w:rsidP="00000000" w:rsidRDefault="00000000" w:rsidRPr="00000000" w14:paraId="0000134B">
      <w:pPr>
        <w:numPr>
          <w:ilvl w:val="0"/>
          <w:numId w:val="43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Autoimmune disease</w:t>
        <w:br w:type="textWrapping"/>
      </w:r>
    </w:p>
    <w:p w:rsidR="00000000" w:rsidDel="00000000" w:rsidP="00000000" w:rsidRDefault="00000000" w:rsidRPr="00000000" w14:paraId="0000134C">
      <w:pPr>
        <w:numPr>
          <w:ilvl w:val="0"/>
          <w:numId w:val="43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Metabolic disease</w:t>
        <w:br w:type="textWrapping"/>
      </w:r>
    </w:p>
    <w:p w:rsidR="00000000" w:rsidDel="00000000" w:rsidP="00000000" w:rsidRDefault="00000000" w:rsidRPr="00000000" w14:paraId="0000134D">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symptom relevance:</w:t>
      </w:r>
    </w:p>
    <w:p w:rsidR="00000000" w:rsidDel="00000000" w:rsidP="00000000" w:rsidRDefault="00000000" w:rsidRPr="00000000" w14:paraId="0000134E">
      <w:pPr>
        <w:numPr>
          <w:ilvl w:val="0"/>
          <w:numId w:val="75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constipation</w:t>
        <w:br w:type="textWrapping"/>
      </w:r>
    </w:p>
    <w:p w:rsidR="00000000" w:rsidDel="00000000" w:rsidP="00000000" w:rsidRDefault="00000000" w:rsidRPr="00000000" w14:paraId="0000134F">
      <w:pPr>
        <w:numPr>
          <w:ilvl w:val="0"/>
          <w:numId w:val="75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 discomfort in sensitive individuals</w:t>
        <w:br w:type="textWrapping"/>
      </w:r>
    </w:p>
    <w:p w:rsidR="00000000" w:rsidDel="00000000" w:rsidP="00000000" w:rsidRDefault="00000000" w:rsidRPr="00000000" w14:paraId="0000135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spsbalhn4vd0" w:id="601"/>
      <w:bookmarkEnd w:id="601"/>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352">
      <w:pPr>
        <w:numPr>
          <w:ilvl w:val="0"/>
          <w:numId w:val="27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Shredded cheese (anti-caking agent)</w:t>
        <w:br w:type="textWrapping"/>
      </w:r>
    </w:p>
    <w:p w:rsidR="00000000" w:rsidDel="00000000" w:rsidP="00000000" w:rsidRDefault="00000000" w:rsidRPr="00000000" w14:paraId="00001353">
      <w:pPr>
        <w:numPr>
          <w:ilvl w:val="0"/>
          <w:numId w:val="27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Supplements and tablets</w:t>
        <w:br w:type="textWrapping"/>
      </w:r>
    </w:p>
    <w:p w:rsidR="00000000" w:rsidDel="00000000" w:rsidP="00000000" w:rsidRDefault="00000000" w:rsidRPr="00000000" w14:paraId="00001354">
      <w:pPr>
        <w:numPr>
          <w:ilvl w:val="0"/>
          <w:numId w:val="27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powders</w:t>
        <w:br w:type="textWrapping"/>
      </w:r>
    </w:p>
    <w:p w:rsidR="00000000" w:rsidDel="00000000" w:rsidP="00000000" w:rsidRDefault="00000000" w:rsidRPr="00000000" w14:paraId="00001355">
      <w:pPr>
        <w:numPr>
          <w:ilvl w:val="0"/>
          <w:numId w:val="27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Low-calorie foods</w:t>
        <w:br w:type="textWrapping"/>
      </w:r>
    </w:p>
    <w:p w:rsidR="00000000" w:rsidDel="00000000" w:rsidP="00000000" w:rsidRDefault="00000000" w:rsidRPr="00000000" w14:paraId="00001356">
      <w:pPr>
        <w:numPr>
          <w:ilvl w:val="0"/>
          <w:numId w:val="27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Baked goods</w:t>
        <w:br w:type="textWrapping"/>
      </w:r>
    </w:p>
    <w:p w:rsidR="00000000" w:rsidDel="00000000" w:rsidP="00000000" w:rsidRDefault="00000000" w:rsidRPr="00000000" w14:paraId="0000135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358">
      <w:pPr>
        <w:numPr>
          <w:ilvl w:val="0"/>
          <w:numId w:val="85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Microcrystalline cellulose</w:t>
        <w:br w:type="textWrapping"/>
      </w:r>
    </w:p>
    <w:p w:rsidR="00000000" w:rsidDel="00000000" w:rsidP="00000000" w:rsidRDefault="00000000" w:rsidRPr="00000000" w14:paraId="00001359">
      <w:pPr>
        <w:numPr>
          <w:ilvl w:val="0"/>
          <w:numId w:val="85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Cellulose (when specified as insoluble)</w:t>
      </w:r>
    </w:p>
    <w:p w:rsidR="00000000" w:rsidDel="00000000" w:rsidP="00000000" w:rsidRDefault="00000000" w:rsidRPr="00000000" w14:paraId="0000135A">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5B">
      <w:pPr>
        <w:spacing w:after="200"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Powdered cellulose</w:t>
      </w:r>
    </w:p>
    <w:p w:rsidR="00000000" w:rsidDel="00000000" w:rsidP="00000000" w:rsidRDefault="00000000" w:rsidRPr="00000000" w14:paraId="0000135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r5205iwkkcit" w:id="602"/>
      <w:bookmarkEnd w:id="602"/>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35D">
      <w:pPr>
        <w:numPr>
          <w:ilvl w:val="0"/>
          <w:numId w:val="73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Sometimes called “fiber” on labels → may give the impression it’s gut-supportive</w:t>
        <w:br w:type="textWrapping"/>
      </w:r>
    </w:p>
    <w:p w:rsidR="00000000" w:rsidDel="00000000" w:rsidP="00000000" w:rsidRDefault="00000000" w:rsidRPr="00000000" w14:paraId="0000135E">
      <w:pPr>
        <w:numPr>
          <w:ilvl w:val="0"/>
          <w:numId w:val="73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w:t>
      </w:r>
      <w:r w:rsidDel="00000000" w:rsidR="00000000" w:rsidRPr="00000000">
        <w:rPr>
          <w:rFonts w:ascii="Times New Roman" w:cs="Times New Roman" w:eastAsia="Times New Roman" w:hAnsi="Times New Roman"/>
          <w:b w:val="1"/>
          <w:bCs w:val="1"/>
          <w:rtl w:val="0"/>
        </w:rPr>
        <w:t xml:space="preserve">bloating or fullness</w:t>
      </w:r>
      <w:r w:rsidDel="00000000" w:rsidR="00000000" w:rsidRPr="00000000">
        <w:rPr>
          <w:rFonts w:ascii="Times New Roman" w:cs="Times New Roman" w:eastAsia="Times New Roman" w:hAnsi="Times New Roman"/>
          <w:rtl w:val="0"/>
        </w:rPr>
        <w:t xml:space="preserve"> if consumed in large amounts</w:t>
        <w:br w:type="textWrapping"/>
      </w:r>
    </w:p>
    <w:p w:rsidR="00000000" w:rsidDel="00000000" w:rsidP="00000000" w:rsidRDefault="00000000" w:rsidRPr="00000000" w14:paraId="0000135F">
      <w:pPr>
        <w:numPr>
          <w:ilvl w:val="0"/>
          <w:numId w:val="73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lumped with cellulose gum / CMC, causing confusion</w:t>
        <w:br w:type="textWrapping"/>
      </w:r>
    </w:p>
    <w:p w:rsidR="00000000" w:rsidDel="00000000" w:rsidP="00000000" w:rsidRDefault="00000000" w:rsidRPr="00000000" w14:paraId="00001360">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mainly for </w:t>
      </w:r>
      <w:r w:rsidDel="00000000" w:rsidR="00000000" w:rsidRPr="00000000">
        <w:rPr>
          <w:rFonts w:ascii="Times New Roman" w:cs="Times New Roman" w:eastAsia="Times New Roman" w:hAnsi="Times New Roman"/>
          <w:b w:val="1"/>
          <w:bCs w:val="1"/>
          <w:rtl w:val="0"/>
        </w:rPr>
        <w:t xml:space="preserve">mechanical tolerance</w:t>
      </w:r>
      <w:r w:rsidDel="00000000" w:rsidR="00000000" w:rsidRPr="00000000">
        <w:rPr>
          <w:rFonts w:ascii="Times New Roman" w:cs="Times New Roman" w:eastAsia="Times New Roman" w:hAnsi="Times New Roman"/>
          <w:rtl w:val="0"/>
        </w:rPr>
        <w:t xml:space="preserve">, not inflammation.</w:t>
      </w:r>
    </w:p>
    <w:p w:rsidR="00000000" w:rsidDel="00000000" w:rsidP="00000000" w:rsidRDefault="00000000" w:rsidRPr="00000000" w14:paraId="00001361">
      <w:pPr>
        <w:spacing w:after="20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exvrn7yhehhf" w:id="603"/>
      <w:bookmarkEnd w:id="603"/>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363">
      <w:pPr>
        <w:numPr>
          <w:ilvl w:val="0"/>
          <w:numId w:val="32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Purified </w:t>
      </w:r>
      <w:r w:rsidDel="00000000" w:rsidR="00000000" w:rsidRPr="00000000">
        <w:rPr>
          <w:rFonts w:ascii="Times New Roman" w:cs="Times New Roman" w:eastAsia="Times New Roman" w:hAnsi="Times New Roman"/>
          <w:b w:val="1"/>
          <w:bCs w:val="1"/>
          <w:rtl w:val="0"/>
        </w:rPr>
        <w:t xml:space="preserve">insoluble cellulose</w:t>
      </w:r>
      <w:r w:rsidDel="00000000" w:rsidR="00000000" w:rsidRPr="00000000">
        <w:rPr>
          <w:rFonts w:ascii="Times New Roman" w:cs="Times New Roman" w:eastAsia="Times New Roman" w:hAnsi="Times New Roman"/>
          <w:rtl w:val="0"/>
        </w:rPr>
        <w:t xml:space="preserve"> from plant sources (wood pulp, cotton, or other plants)</w:t>
        <w:br w:type="textWrapping"/>
      </w:r>
    </w:p>
    <w:p w:rsidR="00000000" w:rsidDel="00000000" w:rsidP="00000000" w:rsidRDefault="00000000" w:rsidRPr="00000000" w14:paraId="00001364">
      <w:pPr>
        <w:numPr>
          <w:ilvl w:val="0"/>
          <w:numId w:val="32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Not chemically modified → passes through the gut largely unchanged</w:t>
        <w:br w:type="textWrapping"/>
      </w:r>
    </w:p>
    <w:p w:rsidR="00000000" w:rsidDel="00000000" w:rsidP="00000000" w:rsidRDefault="00000000" w:rsidRPr="00000000" w14:paraId="00001365">
      <w:pPr>
        <w:numPr>
          <w:ilvl w:val="0"/>
          <w:numId w:val="32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Functions as a </w:t>
      </w:r>
      <w:r w:rsidDel="00000000" w:rsidR="00000000" w:rsidRPr="00000000">
        <w:rPr>
          <w:rFonts w:ascii="Times New Roman" w:cs="Times New Roman" w:eastAsia="Times New Roman" w:hAnsi="Times New Roman"/>
          <w:b w:val="1"/>
          <w:bCs w:val="1"/>
          <w:rtl w:val="0"/>
        </w:rPr>
        <w:t xml:space="preserve">bulking agent</w:t>
      </w:r>
      <w:r w:rsidDel="00000000" w:rsidR="00000000" w:rsidRPr="00000000">
        <w:rPr>
          <w:rFonts w:ascii="Times New Roman" w:cs="Times New Roman" w:eastAsia="Times New Roman" w:hAnsi="Times New Roman"/>
          <w:rtl w:val="0"/>
        </w:rPr>
        <w:t xml:space="preserve"> and anti-caking agent</w:t>
        <w:br w:type="textWrapping"/>
      </w:r>
    </w:p>
    <w:p w:rsidR="00000000" w:rsidDel="00000000" w:rsidP="00000000" w:rsidRDefault="00000000" w:rsidRPr="00000000" w14:paraId="00001366">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distinction:</w:t>
      </w:r>
    </w:p>
    <w:p w:rsidR="00000000" w:rsidDel="00000000" w:rsidP="00000000" w:rsidRDefault="00000000" w:rsidRPr="00000000" w14:paraId="00001367">
      <w:pPr>
        <w:spacing w:after="240" w:before="240" w:line="276.0005454545455"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Powdered cellulose = Microcrystalline cellulose (functional equivalent)</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Gungsuh" w:cs="Gungsuh" w:eastAsia="Gungsuh" w:hAnsi="Gungsuh"/>
          <w:b w:val="1"/>
          <w:bCs w:val="1"/>
          <w:rtl w:val="0"/>
        </w:rPr>
        <w:t xml:space="preserve">≠ Cellulose gum / CMC</w:t>
      </w:r>
    </w:p>
    <w:p w:rsidR="00000000" w:rsidDel="00000000" w:rsidP="00000000" w:rsidRDefault="00000000" w:rsidRPr="00000000" w14:paraId="00001368">
      <w:pPr>
        <w:spacing w:after="20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27l3rumzz63s" w:id="604"/>
      <w:bookmarkEnd w:id="604"/>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36A">
      <w:pPr>
        <w:numPr>
          <w:ilvl w:val="0"/>
          <w:numId w:val="11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bulk without calories</w:t>
        <w:br w:type="textWrapping"/>
      </w:r>
    </w:p>
    <w:p w:rsidR="00000000" w:rsidDel="00000000" w:rsidP="00000000" w:rsidRDefault="00000000" w:rsidRPr="00000000" w14:paraId="0000136B">
      <w:pPr>
        <w:numPr>
          <w:ilvl w:val="0"/>
          <w:numId w:val="11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Anti-caking in powdered foods</w:t>
        <w:br w:type="textWrapping"/>
      </w:r>
    </w:p>
    <w:p w:rsidR="00000000" w:rsidDel="00000000" w:rsidP="00000000" w:rsidRDefault="00000000" w:rsidRPr="00000000" w14:paraId="0000136C">
      <w:pPr>
        <w:numPr>
          <w:ilvl w:val="0"/>
          <w:numId w:val="11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Stabilizes texture in low-fat or reduced-calorie foods</w:t>
        <w:br w:type="textWrapping"/>
      </w:r>
    </w:p>
    <w:p w:rsidR="00000000" w:rsidDel="00000000" w:rsidP="00000000" w:rsidRDefault="00000000" w:rsidRPr="00000000" w14:paraId="0000136D">
      <w:pPr>
        <w:numPr>
          <w:ilvl w:val="0"/>
          <w:numId w:val="11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in baked goods, protein powders, and fiber-fortified products</w:t>
        <w:br w:type="textWrapping"/>
      </w:r>
    </w:p>
    <w:p w:rsidR="00000000" w:rsidDel="00000000" w:rsidP="00000000" w:rsidRDefault="00000000" w:rsidRPr="00000000" w14:paraId="0000136E">
      <w:pPr>
        <w:spacing w:after="20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nzmkp1i5po8z" w:id="605"/>
      <w:bookmarkEnd w:id="605"/>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 (selectively)</w:t>
      </w:r>
    </w:p>
    <w:p w:rsidR="00000000" w:rsidDel="00000000" w:rsidP="00000000" w:rsidRDefault="00000000" w:rsidRPr="00000000" w14:paraId="00001370">
      <w:pPr>
        <w:numPr>
          <w:ilvl w:val="0"/>
          <w:numId w:val="102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Generally </w:t>
      </w:r>
      <w:r w:rsidDel="00000000" w:rsidR="00000000" w:rsidRPr="00000000">
        <w:rPr>
          <w:rFonts w:ascii="Times New Roman" w:cs="Times New Roman" w:eastAsia="Times New Roman" w:hAnsi="Times New Roman"/>
          <w:b w:val="1"/>
          <w:bCs w:val="1"/>
          <w:rtl w:val="0"/>
        </w:rPr>
        <w:t xml:space="preserve">gut-neutral</w:t>
      </w:r>
      <w:r w:rsidDel="00000000" w:rsidR="00000000" w:rsidRPr="00000000">
        <w:rPr>
          <w:rFonts w:ascii="Times New Roman" w:cs="Times New Roman" w:eastAsia="Times New Roman" w:hAnsi="Times New Roman"/>
          <w:rtl w:val="0"/>
        </w:rPr>
        <w:t xml:space="preserve">, but may worsen:</w:t>
        <w:br w:type="textWrapping"/>
      </w:r>
    </w:p>
    <w:p w:rsidR="00000000" w:rsidDel="00000000" w:rsidP="00000000" w:rsidRDefault="00000000" w:rsidRPr="00000000" w14:paraId="00001371">
      <w:pPr>
        <w:numPr>
          <w:ilvl w:val="1"/>
          <w:numId w:val="1021"/>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Constipation</w:t>
        <w:br w:type="textWrapping"/>
      </w:r>
    </w:p>
    <w:p w:rsidR="00000000" w:rsidDel="00000000" w:rsidP="00000000" w:rsidRDefault="00000000" w:rsidRPr="00000000" w14:paraId="00001372">
      <w:pPr>
        <w:numPr>
          <w:ilvl w:val="1"/>
          <w:numId w:val="1021"/>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Abdominal fullness</w:t>
        <w:br w:type="textWrapping"/>
      </w:r>
    </w:p>
    <w:p w:rsidR="00000000" w:rsidDel="00000000" w:rsidP="00000000" w:rsidRDefault="00000000" w:rsidRPr="00000000" w14:paraId="00001373">
      <w:pPr>
        <w:numPr>
          <w:ilvl w:val="0"/>
          <w:numId w:val="102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Dose-dependent: large amounts can create mechanical GI effects</w:t>
        <w:br w:type="textWrapping"/>
      </w:r>
    </w:p>
    <w:p w:rsidR="00000000" w:rsidDel="00000000" w:rsidP="00000000" w:rsidRDefault="00000000" w:rsidRPr="00000000" w14:paraId="00001374">
      <w:pPr>
        <w:spacing w:after="20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vteyz0o834ep" w:id="606"/>
      <w:bookmarkEnd w:id="606"/>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376">
      <w:pPr>
        <w:numPr>
          <w:ilvl w:val="0"/>
          <w:numId w:val="99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digested by human enzymes</w:t>
        <w:br w:type="textWrapping"/>
      </w:r>
    </w:p>
    <w:p w:rsidR="00000000" w:rsidDel="00000000" w:rsidP="00000000" w:rsidRDefault="00000000" w:rsidRPr="00000000" w14:paraId="00001377">
      <w:pPr>
        <w:numPr>
          <w:ilvl w:val="0"/>
          <w:numId w:val="99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Passes through the gut mostly intact</w:t>
        <w:br w:type="textWrapping"/>
      </w:r>
    </w:p>
    <w:p w:rsidR="00000000" w:rsidDel="00000000" w:rsidP="00000000" w:rsidRDefault="00000000" w:rsidRPr="00000000" w14:paraId="00001378">
      <w:pPr>
        <w:numPr>
          <w:ilvl w:val="0"/>
          <w:numId w:val="99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Absorbs water → increases stool bulk</w:t>
        <w:br w:type="textWrapping"/>
      </w:r>
    </w:p>
    <w:p w:rsidR="00000000" w:rsidDel="00000000" w:rsidP="00000000" w:rsidRDefault="00000000" w:rsidRPr="00000000" w14:paraId="00001379">
      <w:pPr>
        <w:numPr>
          <w:ilvl w:val="0"/>
          <w:numId w:val="99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Minimal fermentation → low gas production</w:t>
        <w:br w:type="textWrapping"/>
      </w:r>
    </w:p>
    <w:p w:rsidR="00000000" w:rsidDel="00000000" w:rsidP="00000000" w:rsidRDefault="00000000" w:rsidRPr="00000000" w14:paraId="0000137A">
      <w:pPr>
        <w:spacing w:after="20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ok9pzal7438f" w:id="607"/>
      <w:bookmarkEnd w:id="607"/>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37C">
      <w:pPr>
        <w:numPr>
          <w:ilvl w:val="0"/>
          <w:numId w:val="28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evidence of gut inflammation or microbiome disruption</w:t>
        <w:br w:type="textWrapping"/>
      </w:r>
    </w:p>
    <w:p w:rsidR="00000000" w:rsidDel="00000000" w:rsidP="00000000" w:rsidRDefault="00000000" w:rsidRPr="00000000" w14:paraId="0000137D">
      <w:pPr>
        <w:numPr>
          <w:ilvl w:val="0"/>
          <w:numId w:val="28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 for metabolic and autoimmune conditions</w:t>
        <w:br w:type="textWrapping"/>
      </w:r>
    </w:p>
    <w:p w:rsidR="00000000" w:rsidDel="00000000" w:rsidP="00000000" w:rsidRDefault="00000000" w:rsidRPr="00000000" w14:paraId="0000137E">
      <w:pPr>
        <w:numPr>
          <w:ilvl w:val="0"/>
          <w:numId w:val="28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Symptom relevance mainly in </w:t>
      </w:r>
      <w:r w:rsidDel="00000000" w:rsidR="00000000" w:rsidRPr="00000000">
        <w:rPr>
          <w:rFonts w:ascii="Times New Roman" w:cs="Times New Roman" w:eastAsia="Times New Roman" w:hAnsi="Times New Roman"/>
          <w:b w:val="1"/>
          <w:bCs w:val="1"/>
          <w:rtl w:val="0"/>
        </w:rPr>
        <w:t xml:space="preserve">slow motility or constipation</w:t>
        <w:br w:type="textWrapping"/>
      </w:r>
    </w:p>
    <w:p w:rsidR="00000000" w:rsidDel="00000000" w:rsidP="00000000" w:rsidRDefault="00000000" w:rsidRPr="00000000" w14:paraId="0000137F">
      <w:pPr>
        <w:spacing w:after="20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qm70cbxg4p4e" w:id="608"/>
      <w:bookmarkEnd w:id="608"/>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381">
      <w:pPr>
        <w:numPr>
          <w:ilvl w:val="0"/>
          <w:numId w:val="61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powders and meal replacements</w:t>
        <w:br w:type="textWrapping"/>
      </w:r>
    </w:p>
    <w:p w:rsidR="00000000" w:rsidDel="00000000" w:rsidP="00000000" w:rsidRDefault="00000000" w:rsidRPr="00000000" w14:paraId="00001382">
      <w:pPr>
        <w:numPr>
          <w:ilvl w:val="0"/>
          <w:numId w:val="61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Low-calorie or reduced-fat baked goods</w:t>
        <w:br w:type="textWrapping"/>
      </w:r>
    </w:p>
    <w:p w:rsidR="00000000" w:rsidDel="00000000" w:rsidP="00000000" w:rsidRDefault="00000000" w:rsidRPr="00000000" w14:paraId="00001383">
      <w:pPr>
        <w:numPr>
          <w:ilvl w:val="0"/>
          <w:numId w:val="61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Fiber supplements</w:t>
        <w:br w:type="textWrapping"/>
      </w:r>
    </w:p>
    <w:p w:rsidR="00000000" w:rsidDel="00000000" w:rsidP="00000000" w:rsidRDefault="00000000" w:rsidRPr="00000000" w14:paraId="00001384">
      <w:pPr>
        <w:numPr>
          <w:ilvl w:val="0"/>
          <w:numId w:val="61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Tablets and supplements (as binder/filler)</w:t>
        <w:br w:type="textWrapping"/>
      </w:r>
    </w:p>
    <w:p w:rsidR="00000000" w:rsidDel="00000000" w:rsidP="00000000" w:rsidRDefault="00000000" w:rsidRPr="00000000" w14:paraId="00001385">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386">
      <w:pPr>
        <w:numPr>
          <w:ilvl w:val="0"/>
          <w:numId w:val="81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Powdered cellulose</w:t>
        <w:br w:type="textWrapping"/>
      </w:r>
    </w:p>
    <w:p w:rsidR="00000000" w:rsidDel="00000000" w:rsidP="00000000" w:rsidRDefault="00000000" w:rsidRPr="00000000" w14:paraId="00001387">
      <w:pPr>
        <w:numPr>
          <w:ilvl w:val="0"/>
          <w:numId w:val="81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Microcrystalline cellulose</w:t>
        <w:br w:type="textWrapping"/>
      </w:r>
    </w:p>
    <w:p w:rsidR="00000000" w:rsidDel="00000000" w:rsidP="00000000" w:rsidRDefault="00000000" w:rsidRPr="00000000" w14:paraId="00001388">
      <w:pPr>
        <w:numPr>
          <w:ilvl w:val="0"/>
          <w:numId w:val="81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Cellulose (insoluble)</w:t>
        <w:br w:type="textWrapping"/>
      </w:r>
    </w:p>
    <w:p w:rsidR="00000000" w:rsidDel="00000000" w:rsidP="00000000" w:rsidRDefault="00000000" w:rsidRPr="00000000" w14:paraId="00001389">
      <w:pPr>
        <w:numPr>
          <w:ilvl w:val="0"/>
          <w:numId w:val="81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MCC</w:t>
        <w:br w:type="textWrapping"/>
      </w:r>
    </w:p>
    <w:p w:rsidR="00000000" w:rsidDel="00000000" w:rsidP="00000000" w:rsidRDefault="00000000" w:rsidRPr="00000000" w14:paraId="0000138A">
      <w:pPr>
        <w:numPr>
          <w:ilvl w:val="0"/>
          <w:numId w:val="81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E460</w:t>
      </w:r>
    </w:p>
    <w:p w:rsidR="00000000" w:rsidDel="00000000" w:rsidP="00000000" w:rsidRDefault="00000000" w:rsidRPr="00000000" w14:paraId="0000138B">
      <w:pPr>
        <w:pStyle w:val="Heading2"/>
        <w:keepNext w:val="0"/>
        <w:keepLines w:val="0"/>
        <w:spacing w:after="0" w:before="200" w:line="211.05847058823528" w:lineRule="auto"/>
        <w:rPr>
          <w:rFonts w:ascii="Calibri" w:cs="Calibri" w:eastAsia="Calibri" w:hAnsi="Calibri"/>
          <w:b w:val="1"/>
          <w:bCs w:val="1"/>
          <w:color w:val="0000ff"/>
          <w:sz w:val="40"/>
          <w:szCs w:val="40"/>
          <w:u w:val="single"/>
        </w:rPr>
      </w:pPr>
      <w:bookmarkStart w:colFirst="0" w:colLast="0" w:name="_4lkglq7mkolq" w:id="609"/>
      <w:bookmarkEnd w:id="609"/>
      <w:r w:rsidDel="00000000" w:rsidR="00000000" w:rsidRPr="00000000">
        <w:rPr>
          <w:rFonts w:ascii="Calibri" w:cs="Calibri" w:eastAsia="Calibri" w:hAnsi="Calibri"/>
          <w:b w:val="1"/>
          <w:bCs w:val="1"/>
          <w:color w:val="0000ff"/>
          <w:sz w:val="40"/>
          <w:szCs w:val="40"/>
          <w:u w:val="single"/>
          <w:rtl w:val="0"/>
        </w:rPr>
        <w:t xml:space="preserve">Preservatives &amp; Stabilizers</w:t>
      </w:r>
    </w:p>
    <w:p w:rsidR="00000000" w:rsidDel="00000000" w:rsidP="00000000" w:rsidRDefault="00000000" w:rsidRPr="00000000" w14:paraId="0000138C">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Potassium sorbate</w:t>
      </w:r>
    </w:p>
    <w:p w:rsidR="00000000" w:rsidDel="00000000" w:rsidP="00000000" w:rsidRDefault="00000000" w:rsidRPr="00000000" w14:paraId="0000138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966xfywvqizs" w:id="610"/>
      <w:bookmarkEnd w:id="610"/>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38E">
      <w:pPr>
        <w:numPr>
          <w:ilvl w:val="0"/>
          <w:numId w:val="40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Synthetic preservative → some patients worry about chemicals</w:t>
        <w:br w:type="textWrapping"/>
      </w:r>
    </w:p>
    <w:p w:rsidR="00000000" w:rsidDel="00000000" w:rsidP="00000000" w:rsidRDefault="00000000" w:rsidRPr="00000000" w14:paraId="0000138F">
      <w:pPr>
        <w:numPr>
          <w:ilvl w:val="0"/>
          <w:numId w:val="40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occasionally trigger </w:t>
      </w:r>
      <w:r w:rsidDel="00000000" w:rsidR="00000000" w:rsidRPr="00000000">
        <w:rPr>
          <w:rFonts w:ascii="Times New Roman" w:cs="Times New Roman" w:eastAsia="Times New Roman" w:hAnsi="Times New Roman"/>
          <w:b w:val="1"/>
          <w:bCs w:val="1"/>
          <w:rtl w:val="0"/>
        </w:rPr>
        <w:t xml:space="preserve">allergic reactions or skin irritation</w:t>
        <w:br w:type="textWrapping"/>
      </w:r>
    </w:p>
    <w:p w:rsidR="00000000" w:rsidDel="00000000" w:rsidP="00000000" w:rsidRDefault="00000000" w:rsidRPr="00000000" w14:paraId="00001390">
      <w:pPr>
        <w:numPr>
          <w:ilvl w:val="0"/>
          <w:numId w:val="40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Concerns about </w:t>
      </w:r>
      <w:r w:rsidDel="00000000" w:rsidR="00000000" w:rsidRPr="00000000">
        <w:rPr>
          <w:rFonts w:ascii="Times New Roman" w:cs="Times New Roman" w:eastAsia="Times New Roman" w:hAnsi="Times New Roman"/>
          <w:b w:val="1"/>
          <w:bCs w:val="1"/>
          <w:rtl w:val="0"/>
        </w:rPr>
        <w:t xml:space="preserve">processed foods and additives</w:t>
        <w:br w:type="textWrapping"/>
      </w:r>
    </w:p>
    <w:p w:rsidR="00000000" w:rsidDel="00000000" w:rsidP="00000000" w:rsidRDefault="00000000" w:rsidRPr="00000000" w14:paraId="00001391">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mainly for </w:t>
      </w:r>
      <w:r w:rsidDel="00000000" w:rsidR="00000000" w:rsidRPr="00000000">
        <w:rPr>
          <w:rFonts w:ascii="Times New Roman" w:cs="Times New Roman" w:eastAsia="Times New Roman" w:hAnsi="Times New Roman"/>
          <w:b w:val="1"/>
          <w:bCs w:val="1"/>
          <w:rtl w:val="0"/>
        </w:rPr>
        <w:t xml:space="preserve">sensitivity/allergy concerns</w:t>
      </w:r>
      <w:r w:rsidDel="00000000" w:rsidR="00000000" w:rsidRPr="00000000">
        <w:rPr>
          <w:rFonts w:ascii="Times New Roman" w:cs="Times New Roman" w:eastAsia="Times New Roman" w:hAnsi="Times New Roman"/>
          <w:rtl w:val="0"/>
        </w:rPr>
        <w:t xml:space="preserve">, not metabolic harm.</w:t>
      </w:r>
    </w:p>
    <w:p w:rsidR="00000000" w:rsidDel="00000000" w:rsidP="00000000" w:rsidRDefault="00000000" w:rsidRPr="00000000" w14:paraId="0000139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so9z5odcxr2d" w:id="611"/>
      <w:bookmarkEnd w:id="611"/>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394">
      <w:pPr>
        <w:numPr>
          <w:ilvl w:val="0"/>
          <w:numId w:val="34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Potassium salt of </w:t>
      </w:r>
      <w:r w:rsidDel="00000000" w:rsidR="00000000" w:rsidRPr="00000000">
        <w:rPr>
          <w:rFonts w:ascii="Times New Roman" w:cs="Times New Roman" w:eastAsia="Times New Roman" w:hAnsi="Times New Roman"/>
          <w:b w:val="1"/>
          <w:bCs w:val="1"/>
          <w:rtl w:val="0"/>
        </w:rPr>
        <w:t xml:space="preserve">sorbic acid</w:t>
        <w:br w:type="textWrapping"/>
      </w:r>
    </w:p>
    <w:p w:rsidR="00000000" w:rsidDel="00000000" w:rsidP="00000000" w:rsidRDefault="00000000" w:rsidRPr="00000000" w14:paraId="00001395">
      <w:pPr>
        <w:numPr>
          <w:ilvl w:val="0"/>
          <w:numId w:val="34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Naturally occurs in some berries, but industrial production is synthetic</w:t>
        <w:br w:type="textWrapping"/>
      </w:r>
    </w:p>
    <w:p w:rsidR="00000000" w:rsidDel="00000000" w:rsidP="00000000" w:rsidRDefault="00000000" w:rsidRPr="00000000" w14:paraId="00001396">
      <w:pPr>
        <w:numPr>
          <w:ilvl w:val="0"/>
          <w:numId w:val="34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Inhibits growth of mold, yeast, and bacteria</w:t>
        <w:br w:type="textWrapping"/>
      </w:r>
    </w:p>
    <w:p w:rsidR="00000000" w:rsidDel="00000000" w:rsidP="00000000" w:rsidRDefault="00000000" w:rsidRPr="00000000" w14:paraId="00001397">
      <w:pPr>
        <w:numPr>
          <w:ilvl w:val="0"/>
          <w:numId w:val="34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Water-soluble and heat-stable</w:t>
        <w:br w:type="textWrapping"/>
      </w:r>
    </w:p>
    <w:p w:rsidR="00000000" w:rsidDel="00000000" w:rsidP="00000000" w:rsidRDefault="00000000" w:rsidRPr="00000000" w14:paraId="0000139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bq4d8yutbqji" w:id="612"/>
      <w:bookmarkEnd w:id="612"/>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39A">
      <w:pPr>
        <w:numPr>
          <w:ilvl w:val="0"/>
          <w:numId w:val="43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Extends </w:t>
      </w:r>
      <w:r w:rsidDel="00000000" w:rsidR="00000000" w:rsidRPr="00000000">
        <w:rPr>
          <w:rFonts w:ascii="Times New Roman" w:cs="Times New Roman" w:eastAsia="Times New Roman" w:hAnsi="Times New Roman"/>
          <w:b w:val="1"/>
          <w:bCs w:val="1"/>
          <w:rtl w:val="0"/>
        </w:rPr>
        <w:t xml:space="preserve">shelf life</w:t>
      </w:r>
      <w:r w:rsidDel="00000000" w:rsidR="00000000" w:rsidRPr="00000000">
        <w:rPr>
          <w:rFonts w:ascii="Times New Roman" w:cs="Times New Roman" w:eastAsia="Times New Roman" w:hAnsi="Times New Roman"/>
          <w:rtl w:val="0"/>
        </w:rPr>
        <w:t xml:space="preserve"> of foods and beverages</w:t>
        <w:br w:type="textWrapping"/>
      </w:r>
    </w:p>
    <w:p w:rsidR="00000000" w:rsidDel="00000000" w:rsidP="00000000" w:rsidRDefault="00000000" w:rsidRPr="00000000" w14:paraId="0000139B">
      <w:pPr>
        <w:numPr>
          <w:ilvl w:val="0"/>
          <w:numId w:val="43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spoilage in </w:t>
      </w:r>
      <w:r w:rsidDel="00000000" w:rsidR="00000000" w:rsidRPr="00000000">
        <w:rPr>
          <w:rFonts w:ascii="Times New Roman" w:cs="Times New Roman" w:eastAsia="Times New Roman" w:hAnsi="Times New Roman"/>
          <w:b w:val="1"/>
          <w:bCs w:val="1"/>
          <w:rtl w:val="0"/>
        </w:rPr>
        <w:t xml:space="preserve">cheese, wine, baked goods, and juices</w:t>
        <w:br w:type="textWrapping"/>
      </w:r>
    </w:p>
    <w:p w:rsidR="00000000" w:rsidDel="00000000" w:rsidP="00000000" w:rsidRDefault="00000000" w:rsidRPr="00000000" w14:paraId="0000139C">
      <w:pPr>
        <w:numPr>
          <w:ilvl w:val="0"/>
          <w:numId w:val="43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Inhibits yeast and mold without changing flavor</w:t>
        <w:br w:type="textWrapping"/>
      </w:r>
    </w:p>
    <w:p w:rsidR="00000000" w:rsidDel="00000000" w:rsidP="00000000" w:rsidRDefault="00000000" w:rsidRPr="00000000" w14:paraId="0000139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gcvy6wqcf9ll" w:id="613"/>
      <w:bookmarkEnd w:id="613"/>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39F">
      <w:pPr>
        <w:numPr>
          <w:ilvl w:val="0"/>
          <w:numId w:val="61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Generally </w:t>
      </w:r>
      <w:r w:rsidDel="00000000" w:rsidR="00000000" w:rsidRPr="00000000">
        <w:rPr>
          <w:rFonts w:ascii="Times New Roman" w:cs="Times New Roman" w:eastAsia="Times New Roman" w:hAnsi="Times New Roman"/>
          <w:b w:val="1"/>
          <w:bCs w:val="1"/>
          <w:rtl w:val="0"/>
        </w:rPr>
        <w:t xml:space="preserve">safe at approved levels</w:t>
      </w:r>
      <w:r w:rsidDel="00000000" w:rsidR="00000000" w:rsidRPr="00000000">
        <w:rPr>
          <w:rFonts w:ascii="Times New Roman" w:cs="Times New Roman" w:eastAsia="Times New Roman" w:hAnsi="Times New Roman"/>
          <w:rtl w:val="0"/>
        </w:rPr>
        <w:t xml:space="preserve">, but:</w:t>
        <w:br w:type="textWrapping"/>
      </w:r>
    </w:p>
    <w:p w:rsidR="00000000" w:rsidDel="00000000" w:rsidP="00000000" w:rsidRDefault="00000000" w:rsidRPr="00000000" w14:paraId="000013A0">
      <w:pPr>
        <w:numPr>
          <w:ilvl w:val="1"/>
          <w:numId w:val="614"/>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trigger </w:t>
      </w:r>
      <w:r w:rsidDel="00000000" w:rsidR="00000000" w:rsidRPr="00000000">
        <w:rPr>
          <w:rFonts w:ascii="Times New Roman" w:cs="Times New Roman" w:eastAsia="Times New Roman" w:hAnsi="Times New Roman"/>
          <w:b w:val="1"/>
          <w:bCs w:val="1"/>
          <w:rtl w:val="0"/>
        </w:rPr>
        <w:t xml:space="preserve">skin reactions or mild GI discomfort</w:t>
      </w:r>
      <w:r w:rsidDel="00000000" w:rsidR="00000000" w:rsidRPr="00000000">
        <w:rPr>
          <w:rFonts w:ascii="Times New Roman" w:cs="Times New Roman" w:eastAsia="Times New Roman" w:hAnsi="Times New Roman"/>
          <w:rtl w:val="0"/>
        </w:rPr>
        <w:t xml:space="preserve"> in sensitive individuals</w:t>
        <w:br w:type="textWrapping"/>
      </w:r>
    </w:p>
    <w:p w:rsidR="00000000" w:rsidDel="00000000" w:rsidP="00000000" w:rsidRDefault="00000000" w:rsidRPr="00000000" w14:paraId="000013A1">
      <w:pPr>
        <w:numPr>
          <w:ilvl w:val="1"/>
          <w:numId w:val="614"/>
        </w:numPr>
        <w:spacing w:after="24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found in </w:t>
      </w:r>
      <w:r w:rsidDel="00000000" w:rsidR="00000000" w:rsidRPr="00000000">
        <w:rPr>
          <w:rFonts w:ascii="Times New Roman" w:cs="Times New Roman" w:eastAsia="Times New Roman" w:hAnsi="Times New Roman"/>
          <w:b w:val="1"/>
          <w:bCs w:val="1"/>
          <w:rtl w:val="0"/>
        </w:rPr>
        <w:t xml:space="preserve">ultra-processed foods</w:t>
      </w:r>
      <w:r w:rsidDel="00000000" w:rsidR="00000000" w:rsidRPr="00000000">
        <w:rPr>
          <w:rFonts w:ascii="Times New Roman" w:cs="Times New Roman" w:eastAsia="Times New Roman" w:hAnsi="Times New Roman"/>
          <w:rtl w:val="0"/>
        </w:rPr>
        <w:t xml:space="preserve">, which is a separate concern</w:t>
        <w:br w:type="textWrapping"/>
      </w:r>
    </w:p>
    <w:p w:rsidR="00000000" w:rsidDel="00000000" w:rsidP="00000000" w:rsidRDefault="00000000" w:rsidRPr="00000000" w14:paraId="000013A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sn4vv1m083nt" w:id="614"/>
      <w:bookmarkEnd w:id="614"/>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3A4">
      <w:pPr>
        <w:numPr>
          <w:ilvl w:val="0"/>
          <w:numId w:val="106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Rapidly metabolized to </w:t>
      </w:r>
      <w:r w:rsidDel="00000000" w:rsidR="00000000" w:rsidRPr="00000000">
        <w:rPr>
          <w:rFonts w:ascii="Times New Roman" w:cs="Times New Roman" w:eastAsia="Times New Roman" w:hAnsi="Times New Roman"/>
          <w:b w:val="1"/>
          <w:bCs w:val="1"/>
          <w:rtl w:val="0"/>
        </w:rPr>
        <w:t xml:space="preserve">water and carbon dioxide</w:t>
        <w:br w:type="textWrapping"/>
      </w:r>
    </w:p>
    <w:p w:rsidR="00000000" w:rsidDel="00000000" w:rsidP="00000000" w:rsidRDefault="00000000" w:rsidRPr="00000000" w14:paraId="000013A5">
      <w:pPr>
        <w:numPr>
          <w:ilvl w:val="0"/>
          <w:numId w:val="106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impact on metabolism or gut health</w:t>
        <w:br w:type="textWrapping"/>
      </w:r>
    </w:p>
    <w:p w:rsidR="00000000" w:rsidDel="00000000" w:rsidP="00000000" w:rsidRDefault="00000000" w:rsidRPr="00000000" w14:paraId="000013A6">
      <w:pPr>
        <w:numPr>
          <w:ilvl w:val="0"/>
          <w:numId w:val="106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known to accumulate</w:t>
        <w:br w:type="textWrapping"/>
      </w:r>
    </w:p>
    <w:p w:rsidR="00000000" w:rsidDel="00000000" w:rsidP="00000000" w:rsidRDefault="00000000" w:rsidRPr="00000000" w14:paraId="000013A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179imffxx79r" w:id="615"/>
      <w:bookmarkEnd w:id="615"/>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3A9">
      <w:pPr>
        <w:numPr>
          <w:ilvl w:val="0"/>
          <w:numId w:val="102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direct links to chronic disease at dietary levels</w:t>
        <w:br w:type="textWrapping"/>
      </w:r>
    </w:p>
    <w:p w:rsidR="00000000" w:rsidDel="00000000" w:rsidP="00000000" w:rsidRDefault="00000000" w:rsidRPr="00000000" w14:paraId="000013AA">
      <w:pPr>
        <w:numPr>
          <w:ilvl w:val="0"/>
          <w:numId w:val="102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 </w:t>
      </w:r>
      <w:r w:rsidDel="00000000" w:rsidR="00000000" w:rsidRPr="00000000">
        <w:rPr>
          <w:rFonts w:ascii="Times New Roman" w:cs="Times New Roman" w:eastAsia="Times New Roman" w:hAnsi="Times New Roman"/>
          <w:b w:val="1"/>
          <w:bCs w:val="1"/>
          <w:rtl w:val="0"/>
        </w:rPr>
        <w:t xml:space="preserve">allergic reactions</w:t>
      </w:r>
      <w:r w:rsidDel="00000000" w:rsidR="00000000" w:rsidRPr="00000000">
        <w:rPr>
          <w:rFonts w:ascii="Times New Roman" w:cs="Times New Roman" w:eastAsia="Times New Roman" w:hAnsi="Times New Roman"/>
          <w:rtl w:val="0"/>
        </w:rPr>
        <w:t xml:space="preserve"> documented</w:t>
        <w:br w:type="textWrapping"/>
      </w:r>
    </w:p>
    <w:p w:rsidR="00000000" w:rsidDel="00000000" w:rsidP="00000000" w:rsidRDefault="00000000" w:rsidRPr="00000000" w14:paraId="000013AB">
      <w:pPr>
        <w:numPr>
          <w:ilvl w:val="0"/>
          <w:numId w:val="102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metabolic or inflammatory effects</w:t>
        <w:br w:type="textWrapping"/>
      </w:r>
    </w:p>
    <w:p w:rsidR="00000000" w:rsidDel="00000000" w:rsidP="00000000" w:rsidRDefault="00000000" w:rsidRPr="00000000" w14:paraId="000013A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wpo9p0k0cn34" w:id="616"/>
      <w:bookmarkEnd w:id="616"/>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3AE">
      <w:pPr>
        <w:numPr>
          <w:ilvl w:val="0"/>
          <w:numId w:val="25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Packaged cheese and yogurt</w:t>
        <w:br w:type="textWrapping"/>
      </w:r>
    </w:p>
    <w:p w:rsidR="00000000" w:rsidDel="00000000" w:rsidP="00000000" w:rsidRDefault="00000000" w:rsidRPr="00000000" w14:paraId="000013AF">
      <w:pPr>
        <w:numPr>
          <w:ilvl w:val="0"/>
          <w:numId w:val="25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Dried fruits</w:t>
        <w:br w:type="textWrapping"/>
      </w:r>
    </w:p>
    <w:p w:rsidR="00000000" w:rsidDel="00000000" w:rsidP="00000000" w:rsidRDefault="00000000" w:rsidRPr="00000000" w14:paraId="000013B0">
      <w:pPr>
        <w:numPr>
          <w:ilvl w:val="0"/>
          <w:numId w:val="25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Fruit juices</w:t>
        <w:br w:type="textWrapping"/>
      </w:r>
    </w:p>
    <w:p w:rsidR="00000000" w:rsidDel="00000000" w:rsidP="00000000" w:rsidRDefault="00000000" w:rsidRPr="00000000" w14:paraId="000013B1">
      <w:pPr>
        <w:numPr>
          <w:ilvl w:val="0"/>
          <w:numId w:val="25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Wine, cider, and other beverages</w:t>
        <w:br w:type="textWrapping"/>
      </w:r>
    </w:p>
    <w:p w:rsidR="00000000" w:rsidDel="00000000" w:rsidP="00000000" w:rsidRDefault="00000000" w:rsidRPr="00000000" w14:paraId="000013B2">
      <w:pPr>
        <w:numPr>
          <w:ilvl w:val="0"/>
          <w:numId w:val="25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Condiments and sauces</w:t>
        <w:br w:type="textWrapping"/>
      </w:r>
    </w:p>
    <w:p w:rsidR="00000000" w:rsidDel="00000000" w:rsidP="00000000" w:rsidRDefault="00000000" w:rsidRPr="00000000" w14:paraId="000013B3">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3B4">
      <w:pPr>
        <w:numPr>
          <w:ilvl w:val="0"/>
          <w:numId w:val="104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Potassium sorbate</w:t>
        <w:br w:type="textWrapping"/>
      </w:r>
    </w:p>
    <w:p w:rsidR="00000000" w:rsidDel="00000000" w:rsidP="00000000" w:rsidRDefault="00000000" w:rsidRPr="00000000" w14:paraId="000013B5">
      <w:pPr>
        <w:numPr>
          <w:ilvl w:val="0"/>
          <w:numId w:val="104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E202</w:t>
        <w:br w:type="textWrapping"/>
      </w:r>
    </w:p>
    <w:p w:rsidR="00000000" w:rsidDel="00000000" w:rsidP="00000000" w:rsidRDefault="00000000" w:rsidRPr="00000000" w14:paraId="000013B6">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Sodium benzoate</w:t>
      </w:r>
    </w:p>
    <w:p w:rsidR="00000000" w:rsidDel="00000000" w:rsidP="00000000" w:rsidRDefault="00000000" w:rsidRPr="00000000" w14:paraId="000013B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njgexmlzo0ha" w:id="617"/>
      <w:bookmarkEnd w:id="617"/>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3B8">
      <w:pPr>
        <w:numPr>
          <w:ilvl w:val="0"/>
          <w:numId w:val="41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Synthetic chemical → “chemical-sounding” name</w:t>
        <w:br w:type="textWrapping"/>
      </w:r>
    </w:p>
    <w:p w:rsidR="00000000" w:rsidDel="00000000" w:rsidP="00000000" w:rsidRDefault="00000000" w:rsidRPr="00000000" w14:paraId="000013B9">
      <w:pPr>
        <w:numPr>
          <w:ilvl w:val="0"/>
          <w:numId w:val="41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convert to </w:t>
      </w:r>
      <w:r w:rsidDel="00000000" w:rsidR="00000000" w:rsidRPr="00000000">
        <w:rPr>
          <w:rFonts w:ascii="Times New Roman" w:cs="Times New Roman" w:eastAsia="Times New Roman" w:hAnsi="Times New Roman"/>
          <w:b w:val="1"/>
          <w:bCs w:val="1"/>
          <w:rtl w:val="0"/>
        </w:rPr>
        <w:t xml:space="preserve">benzene</w:t>
      </w:r>
      <w:r w:rsidDel="00000000" w:rsidR="00000000" w:rsidRPr="00000000">
        <w:rPr>
          <w:rFonts w:ascii="Times New Roman" w:cs="Times New Roman" w:eastAsia="Times New Roman" w:hAnsi="Times New Roman"/>
          <w:rtl w:val="0"/>
        </w:rPr>
        <w:t xml:space="preserve"> (a carcinogen) under certain conditions, like in </w:t>
      </w:r>
      <w:r w:rsidDel="00000000" w:rsidR="00000000" w:rsidRPr="00000000">
        <w:rPr>
          <w:rFonts w:ascii="Times New Roman" w:cs="Times New Roman" w:eastAsia="Times New Roman" w:hAnsi="Times New Roman"/>
          <w:b w:val="1"/>
          <w:bCs w:val="1"/>
          <w:rtl w:val="0"/>
        </w:rPr>
        <w:t xml:space="preserve">soft drinks with vitamin C</w:t>
        <w:br w:type="textWrapping"/>
      </w:r>
    </w:p>
    <w:p w:rsidR="00000000" w:rsidDel="00000000" w:rsidP="00000000" w:rsidRDefault="00000000" w:rsidRPr="00000000" w14:paraId="000013BA">
      <w:pPr>
        <w:numPr>
          <w:ilvl w:val="0"/>
          <w:numId w:val="41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 </w:t>
      </w:r>
      <w:r w:rsidDel="00000000" w:rsidR="00000000" w:rsidRPr="00000000">
        <w:rPr>
          <w:rFonts w:ascii="Times New Roman" w:cs="Times New Roman" w:eastAsia="Times New Roman" w:hAnsi="Times New Roman"/>
          <w:b w:val="1"/>
          <w:bCs w:val="1"/>
          <w:rtl w:val="0"/>
        </w:rPr>
        <w:t xml:space="preserve">allergic reactions, asthma, or hyperactivity</w:t>
      </w:r>
      <w:r w:rsidDel="00000000" w:rsidR="00000000" w:rsidRPr="00000000">
        <w:rPr>
          <w:rFonts w:ascii="Times New Roman" w:cs="Times New Roman" w:eastAsia="Times New Roman" w:hAnsi="Times New Roman"/>
          <w:rtl w:val="0"/>
        </w:rPr>
        <w:t xml:space="preserve"> in sensitive children</w:t>
        <w:br w:type="textWrapping"/>
      </w:r>
    </w:p>
    <w:p w:rsidR="00000000" w:rsidDel="00000000" w:rsidP="00000000" w:rsidRDefault="00000000" w:rsidRPr="00000000" w14:paraId="000013BB">
      <w:pPr>
        <w:numPr>
          <w:ilvl w:val="0"/>
          <w:numId w:val="41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 in many ultra-processed foods, which adds indirect concern</w:t>
        <w:br w:type="textWrapping"/>
      </w:r>
    </w:p>
    <w:p w:rsidR="00000000" w:rsidDel="00000000" w:rsidP="00000000" w:rsidRDefault="00000000" w:rsidRPr="00000000" w14:paraId="000013BC">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chemical exposure and sensitivity</w:t>
      </w:r>
      <w:r w:rsidDel="00000000" w:rsidR="00000000" w:rsidRPr="00000000">
        <w:rPr>
          <w:rFonts w:ascii="Times New Roman" w:cs="Times New Roman" w:eastAsia="Times New Roman" w:hAnsi="Times New Roman"/>
          <w:rtl w:val="0"/>
        </w:rPr>
        <w:t xml:space="preserve">, not normal gut metabolism.</w:t>
      </w:r>
    </w:p>
    <w:p w:rsidR="00000000" w:rsidDel="00000000" w:rsidP="00000000" w:rsidRDefault="00000000" w:rsidRPr="00000000" w14:paraId="000013B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fy44dzcak7sg" w:id="618"/>
      <w:bookmarkEnd w:id="618"/>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3BF">
      <w:pPr>
        <w:numPr>
          <w:ilvl w:val="0"/>
          <w:numId w:val="23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Sodium salt of </w:t>
      </w:r>
      <w:r w:rsidDel="00000000" w:rsidR="00000000" w:rsidRPr="00000000">
        <w:rPr>
          <w:rFonts w:ascii="Times New Roman" w:cs="Times New Roman" w:eastAsia="Times New Roman" w:hAnsi="Times New Roman"/>
          <w:b w:val="1"/>
          <w:bCs w:val="1"/>
          <w:rtl w:val="0"/>
        </w:rPr>
        <w:t xml:space="preserve">benzoic acid</w:t>
        <w:br w:type="textWrapping"/>
      </w:r>
    </w:p>
    <w:p w:rsidR="00000000" w:rsidDel="00000000" w:rsidP="00000000" w:rsidRDefault="00000000" w:rsidRPr="00000000" w14:paraId="000013C0">
      <w:pPr>
        <w:numPr>
          <w:ilvl w:val="0"/>
          <w:numId w:val="23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Naturally occurs in small amounts in some fruits (cranberries, prunes)</w:t>
        <w:br w:type="textWrapping"/>
      </w:r>
    </w:p>
    <w:p w:rsidR="00000000" w:rsidDel="00000000" w:rsidP="00000000" w:rsidRDefault="00000000" w:rsidRPr="00000000" w14:paraId="000013C1">
      <w:pPr>
        <w:numPr>
          <w:ilvl w:val="0"/>
          <w:numId w:val="23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Water-soluble preservative</w:t>
        <w:br w:type="textWrapping"/>
      </w:r>
    </w:p>
    <w:p w:rsidR="00000000" w:rsidDel="00000000" w:rsidP="00000000" w:rsidRDefault="00000000" w:rsidRPr="00000000" w14:paraId="000013C2">
      <w:pPr>
        <w:numPr>
          <w:ilvl w:val="0"/>
          <w:numId w:val="23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Inhibits yeast, mold, and bacteria in acidic foods</w:t>
        <w:br w:type="textWrapping"/>
      </w:r>
    </w:p>
    <w:p w:rsidR="00000000" w:rsidDel="00000000" w:rsidP="00000000" w:rsidRDefault="00000000" w:rsidRPr="00000000" w14:paraId="000013C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w7539a4muvsf" w:id="619"/>
      <w:bookmarkEnd w:id="619"/>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3C5">
      <w:pPr>
        <w:numPr>
          <w:ilvl w:val="0"/>
          <w:numId w:val="109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Extends </w:t>
      </w:r>
      <w:r w:rsidDel="00000000" w:rsidR="00000000" w:rsidRPr="00000000">
        <w:rPr>
          <w:rFonts w:ascii="Times New Roman" w:cs="Times New Roman" w:eastAsia="Times New Roman" w:hAnsi="Times New Roman"/>
          <w:b w:val="1"/>
          <w:bCs w:val="1"/>
          <w:rtl w:val="0"/>
        </w:rPr>
        <w:t xml:space="preserve">shelf life</w:t>
        <w:br w:type="textWrapping"/>
      </w:r>
    </w:p>
    <w:p w:rsidR="00000000" w:rsidDel="00000000" w:rsidP="00000000" w:rsidRDefault="00000000" w:rsidRPr="00000000" w14:paraId="000013C6">
      <w:pPr>
        <w:numPr>
          <w:ilvl w:val="0"/>
          <w:numId w:val="109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spoilage in beverages, sauces, jams, and pickles</w:t>
        <w:br w:type="textWrapping"/>
      </w:r>
    </w:p>
    <w:p w:rsidR="00000000" w:rsidDel="00000000" w:rsidP="00000000" w:rsidRDefault="00000000" w:rsidRPr="00000000" w14:paraId="000013C7">
      <w:pPr>
        <w:numPr>
          <w:ilvl w:val="0"/>
          <w:numId w:val="109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Inexpensive, effective, heat-stable</w:t>
        <w:br w:type="textWrapping"/>
      </w:r>
    </w:p>
    <w:p w:rsidR="00000000" w:rsidDel="00000000" w:rsidP="00000000" w:rsidRDefault="00000000" w:rsidRPr="00000000" w14:paraId="000013C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bij7mzcdg12k" w:id="620"/>
      <w:bookmarkEnd w:id="620"/>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3CA">
      <w:pPr>
        <w:numPr>
          <w:ilvl w:val="0"/>
          <w:numId w:val="6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Safe at approved levels (≤0.1% in foods), but:</w:t>
        <w:br w:type="textWrapping"/>
      </w:r>
    </w:p>
    <w:p w:rsidR="00000000" w:rsidDel="00000000" w:rsidP="00000000" w:rsidRDefault="00000000" w:rsidRPr="00000000" w14:paraId="000013CB">
      <w:pPr>
        <w:numPr>
          <w:ilvl w:val="1"/>
          <w:numId w:val="6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trigger </w:t>
      </w:r>
      <w:r w:rsidDel="00000000" w:rsidR="00000000" w:rsidRPr="00000000">
        <w:rPr>
          <w:rFonts w:ascii="Times New Roman" w:cs="Times New Roman" w:eastAsia="Times New Roman" w:hAnsi="Times New Roman"/>
          <w:b w:val="1"/>
          <w:bCs w:val="1"/>
          <w:rtl w:val="0"/>
        </w:rPr>
        <w:t xml:space="preserve">allergic reactions or hyperactivity</w:t>
      </w:r>
      <w:r w:rsidDel="00000000" w:rsidR="00000000" w:rsidRPr="00000000">
        <w:rPr>
          <w:rFonts w:ascii="Times New Roman" w:cs="Times New Roman" w:eastAsia="Times New Roman" w:hAnsi="Times New Roman"/>
          <w:rtl w:val="0"/>
        </w:rPr>
        <w:t xml:space="preserve"> in sensitive children</w:t>
        <w:br w:type="textWrapping"/>
      </w:r>
    </w:p>
    <w:p w:rsidR="00000000" w:rsidDel="00000000" w:rsidP="00000000" w:rsidRDefault="00000000" w:rsidRPr="00000000" w14:paraId="000013CC">
      <w:pPr>
        <w:numPr>
          <w:ilvl w:val="1"/>
          <w:numId w:val="6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contribute to </w:t>
      </w:r>
      <w:r w:rsidDel="00000000" w:rsidR="00000000" w:rsidRPr="00000000">
        <w:rPr>
          <w:rFonts w:ascii="Times New Roman" w:cs="Times New Roman" w:eastAsia="Times New Roman" w:hAnsi="Times New Roman"/>
          <w:b w:val="1"/>
          <w:bCs w:val="1"/>
          <w:rtl w:val="0"/>
        </w:rPr>
        <w:t xml:space="preserve">exposure to synthetic additives</w:t>
        <w:br w:type="textWrapping"/>
      </w:r>
    </w:p>
    <w:p w:rsidR="00000000" w:rsidDel="00000000" w:rsidP="00000000" w:rsidRDefault="00000000" w:rsidRPr="00000000" w14:paraId="000013CD">
      <w:pPr>
        <w:numPr>
          <w:ilvl w:val="1"/>
          <w:numId w:val="69"/>
        </w:numPr>
        <w:spacing w:after="24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Combination with vitamin C in drinks can form </w:t>
      </w:r>
      <w:r w:rsidDel="00000000" w:rsidR="00000000" w:rsidRPr="00000000">
        <w:rPr>
          <w:rFonts w:ascii="Times New Roman" w:cs="Times New Roman" w:eastAsia="Times New Roman" w:hAnsi="Times New Roman"/>
          <w:b w:val="1"/>
          <w:bCs w:val="1"/>
          <w:rtl w:val="0"/>
        </w:rPr>
        <w:t xml:space="preserve">benzene</w:t>
      </w:r>
      <w:r w:rsidDel="00000000" w:rsidR="00000000" w:rsidRPr="00000000">
        <w:rPr>
          <w:rFonts w:ascii="Times New Roman" w:cs="Times New Roman" w:eastAsia="Times New Roman" w:hAnsi="Times New Roman"/>
          <w:rtl w:val="0"/>
        </w:rPr>
        <w:t xml:space="preserve">, a potential carcinogen</w:t>
        <w:br w:type="textWrapping"/>
      </w:r>
    </w:p>
    <w:p w:rsidR="00000000" w:rsidDel="00000000" w:rsidP="00000000" w:rsidRDefault="00000000" w:rsidRPr="00000000" w14:paraId="000013C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gy7vj0y238zu" w:id="621"/>
      <w:bookmarkEnd w:id="621"/>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3D0">
      <w:pPr>
        <w:numPr>
          <w:ilvl w:val="0"/>
          <w:numId w:val="58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Rapidly metabolized to </w:t>
      </w:r>
      <w:r w:rsidDel="00000000" w:rsidR="00000000" w:rsidRPr="00000000">
        <w:rPr>
          <w:rFonts w:ascii="Times New Roman" w:cs="Times New Roman" w:eastAsia="Times New Roman" w:hAnsi="Times New Roman"/>
          <w:b w:val="1"/>
          <w:bCs w:val="1"/>
          <w:rtl w:val="0"/>
        </w:rPr>
        <w:t xml:space="preserve">hippuric acid</w:t>
      </w:r>
      <w:r w:rsidDel="00000000" w:rsidR="00000000" w:rsidRPr="00000000">
        <w:rPr>
          <w:rFonts w:ascii="Times New Roman" w:cs="Times New Roman" w:eastAsia="Times New Roman" w:hAnsi="Times New Roman"/>
          <w:rtl w:val="0"/>
        </w:rPr>
        <w:t xml:space="preserve">, excreted in urine</w:t>
        <w:br w:type="textWrapping"/>
      </w:r>
    </w:p>
    <w:p w:rsidR="00000000" w:rsidDel="00000000" w:rsidP="00000000" w:rsidRDefault="00000000" w:rsidRPr="00000000" w14:paraId="000013D1">
      <w:pPr>
        <w:numPr>
          <w:ilvl w:val="0"/>
          <w:numId w:val="58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direct metabolic impact</w:t>
        <w:br w:type="textWrapping"/>
      </w:r>
    </w:p>
    <w:p w:rsidR="00000000" w:rsidDel="00000000" w:rsidP="00000000" w:rsidRDefault="00000000" w:rsidRPr="00000000" w14:paraId="000013D2">
      <w:pPr>
        <w:numPr>
          <w:ilvl w:val="0"/>
          <w:numId w:val="58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concern is </w:t>
      </w:r>
      <w:r w:rsidDel="00000000" w:rsidR="00000000" w:rsidRPr="00000000">
        <w:rPr>
          <w:rFonts w:ascii="Times New Roman" w:cs="Times New Roman" w:eastAsia="Times New Roman" w:hAnsi="Times New Roman"/>
          <w:b w:val="1"/>
          <w:bCs w:val="1"/>
          <w:rtl w:val="0"/>
        </w:rPr>
        <w:t xml:space="preserve">benzene formation</w:t>
      </w:r>
      <w:r w:rsidDel="00000000" w:rsidR="00000000" w:rsidRPr="00000000">
        <w:rPr>
          <w:rFonts w:ascii="Times New Roman" w:cs="Times New Roman" w:eastAsia="Times New Roman" w:hAnsi="Times New Roman"/>
          <w:rtl w:val="0"/>
        </w:rPr>
        <w:t xml:space="preserve"> in certain food/beverage combinations</w:t>
        <w:br w:type="textWrapping"/>
      </w:r>
    </w:p>
    <w:p w:rsidR="00000000" w:rsidDel="00000000" w:rsidP="00000000" w:rsidRDefault="00000000" w:rsidRPr="00000000" w14:paraId="000013D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qpv2ovifcg82" w:id="622"/>
      <w:bookmarkEnd w:id="622"/>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3D5">
      <w:pPr>
        <w:numPr>
          <w:ilvl w:val="0"/>
          <w:numId w:val="36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strong links at normal dietary levels</w:t>
        <w:br w:type="textWrapping"/>
      </w:r>
    </w:p>
    <w:p w:rsidR="00000000" w:rsidDel="00000000" w:rsidP="00000000" w:rsidRDefault="00000000" w:rsidRPr="00000000" w14:paraId="000013D6">
      <w:pPr>
        <w:numPr>
          <w:ilvl w:val="0"/>
          <w:numId w:val="36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w:t>
      </w:r>
      <w:r w:rsidDel="00000000" w:rsidR="00000000" w:rsidRPr="00000000">
        <w:rPr>
          <w:rFonts w:ascii="Times New Roman" w:cs="Times New Roman" w:eastAsia="Times New Roman" w:hAnsi="Times New Roman"/>
          <w:b w:val="1"/>
          <w:bCs w:val="1"/>
          <w:rtl w:val="0"/>
        </w:rPr>
        <w:t xml:space="preserve">hyperactivity</w:t>
      </w:r>
      <w:r w:rsidDel="00000000" w:rsidR="00000000" w:rsidRPr="00000000">
        <w:rPr>
          <w:rFonts w:ascii="Times New Roman" w:cs="Times New Roman" w:eastAsia="Times New Roman" w:hAnsi="Times New Roman"/>
          <w:rtl w:val="0"/>
        </w:rPr>
        <w:t xml:space="preserve"> in sensitive children</w:t>
        <w:br w:type="textWrapping"/>
      </w:r>
    </w:p>
    <w:p w:rsidR="00000000" w:rsidDel="00000000" w:rsidP="00000000" w:rsidRDefault="00000000" w:rsidRPr="00000000" w14:paraId="000013D7">
      <w:pPr>
        <w:numPr>
          <w:ilvl w:val="0"/>
          <w:numId w:val="36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 </w:t>
      </w:r>
      <w:r w:rsidDel="00000000" w:rsidR="00000000" w:rsidRPr="00000000">
        <w:rPr>
          <w:rFonts w:ascii="Times New Roman" w:cs="Times New Roman" w:eastAsia="Times New Roman" w:hAnsi="Times New Roman"/>
          <w:b w:val="1"/>
          <w:bCs w:val="1"/>
          <w:rtl w:val="0"/>
        </w:rPr>
        <w:t xml:space="preserve">allergic reactions</w:t>
        <w:br w:type="textWrapping"/>
      </w:r>
    </w:p>
    <w:p w:rsidR="00000000" w:rsidDel="00000000" w:rsidP="00000000" w:rsidRDefault="00000000" w:rsidRPr="00000000" w14:paraId="000013D8">
      <w:pPr>
        <w:numPr>
          <w:ilvl w:val="0"/>
          <w:numId w:val="36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Indirectly, high intake in processed foods → obesity, metabolic stress</w:t>
        <w:br w:type="textWrapping"/>
      </w:r>
    </w:p>
    <w:p w:rsidR="00000000" w:rsidDel="00000000" w:rsidP="00000000" w:rsidRDefault="00000000" w:rsidRPr="00000000" w14:paraId="000013D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jzm1jd7p5xx8" w:id="623"/>
      <w:bookmarkEnd w:id="623"/>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3DB">
      <w:pPr>
        <w:numPr>
          <w:ilvl w:val="0"/>
          <w:numId w:val="112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 drinks, sodas, and flavored beverages</w:t>
        <w:br w:type="textWrapping"/>
      </w:r>
    </w:p>
    <w:p w:rsidR="00000000" w:rsidDel="00000000" w:rsidP="00000000" w:rsidRDefault="00000000" w:rsidRPr="00000000" w14:paraId="000013DC">
      <w:pPr>
        <w:numPr>
          <w:ilvl w:val="0"/>
          <w:numId w:val="112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Fruit juices and fruit-flavored snacks</w:t>
        <w:br w:type="textWrapping"/>
      </w:r>
    </w:p>
    <w:p w:rsidR="00000000" w:rsidDel="00000000" w:rsidP="00000000" w:rsidRDefault="00000000" w:rsidRPr="00000000" w14:paraId="000013DD">
      <w:pPr>
        <w:numPr>
          <w:ilvl w:val="0"/>
          <w:numId w:val="112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Sauces, condiments, and pickled foods</w:t>
        <w:br w:type="textWrapping"/>
      </w:r>
    </w:p>
    <w:p w:rsidR="00000000" w:rsidDel="00000000" w:rsidP="00000000" w:rsidRDefault="00000000" w:rsidRPr="00000000" w14:paraId="000013DE">
      <w:pPr>
        <w:numPr>
          <w:ilvl w:val="0"/>
          <w:numId w:val="112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Jams and jellies</w:t>
        <w:br w:type="textWrapping"/>
      </w:r>
    </w:p>
    <w:p w:rsidR="00000000" w:rsidDel="00000000" w:rsidP="00000000" w:rsidRDefault="00000000" w:rsidRPr="00000000" w14:paraId="000013DF">
      <w:pPr>
        <w:numPr>
          <w:ilvl w:val="0"/>
          <w:numId w:val="112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Packaged baked goods</w:t>
        <w:br w:type="textWrapping"/>
      </w:r>
    </w:p>
    <w:p w:rsidR="00000000" w:rsidDel="00000000" w:rsidP="00000000" w:rsidRDefault="00000000" w:rsidRPr="00000000" w14:paraId="000013E0">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3E1">
      <w:pPr>
        <w:numPr>
          <w:ilvl w:val="0"/>
          <w:numId w:val="413"/>
        </w:numPr>
        <w:spacing w:after="24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Sodium benzoate</w:t>
      </w:r>
    </w:p>
    <w:p w:rsidR="00000000" w:rsidDel="00000000" w:rsidP="00000000" w:rsidRDefault="00000000" w:rsidRPr="00000000" w14:paraId="000013E2">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Calcium propionate</w:t>
      </w:r>
    </w:p>
    <w:p w:rsidR="00000000" w:rsidDel="00000000" w:rsidP="00000000" w:rsidRDefault="00000000" w:rsidRPr="00000000" w14:paraId="000013E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2xg607b8bci1" w:id="624"/>
      <w:bookmarkEnd w:id="624"/>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3E4">
      <w:pPr>
        <w:numPr>
          <w:ilvl w:val="0"/>
          <w:numId w:val="80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Synthetic-sounding chemical → patients often perceive as “unnatural”</w:t>
        <w:br w:type="textWrapping"/>
      </w:r>
    </w:p>
    <w:p w:rsidR="00000000" w:rsidDel="00000000" w:rsidP="00000000" w:rsidRDefault="00000000" w:rsidRPr="00000000" w14:paraId="000013E5">
      <w:pPr>
        <w:numPr>
          <w:ilvl w:val="0"/>
          <w:numId w:val="80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anecdotal reports of </w:t>
      </w:r>
      <w:r w:rsidDel="00000000" w:rsidR="00000000" w:rsidRPr="00000000">
        <w:rPr>
          <w:rFonts w:ascii="Times New Roman" w:cs="Times New Roman" w:eastAsia="Times New Roman" w:hAnsi="Times New Roman"/>
          <w:b w:val="1"/>
          <w:bCs w:val="1"/>
          <w:rtl w:val="0"/>
        </w:rPr>
        <w:t xml:space="preserve">behavioral changes in children</w:t>
      </w:r>
      <w:r w:rsidDel="00000000" w:rsidR="00000000" w:rsidRPr="00000000">
        <w:rPr>
          <w:rFonts w:ascii="Times New Roman" w:cs="Times New Roman" w:eastAsia="Times New Roman" w:hAnsi="Times New Roman"/>
          <w:rtl w:val="0"/>
        </w:rPr>
        <w:t xml:space="preserve"> (hyperactivity or irritability)</w:t>
        <w:br w:type="textWrapping"/>
      </w:r>
    </w:p>
    <w:p w:rsidR="00000000" w:rsidDel="00000000" w:rsidP="00000000" w:rsidRDefault="00000000" w:rsidRPr="00000000" w14:paraId="000013E6">
      <w:pPr>
        <w:numPr>
          <w:ilvl w:val="0"/>
          <w:numId w:val="80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Frequently found in </w:t>
      </w:r>
      <w:r w:rsidDel="00000000" w:rsidR="00000000" w:rsidRPr="00000000">
        <w:rPr>
          <w:rFonts w:ascii="Times New Roman" w:cs="Times New Roman" w:eastAsia="Times New Roman" w:hAnsi="Times New Roman"/>
          <w:b w:val="1"/>
          <w:bCs w:val="1"/>
          <w:rtl w:val="0"/>
        </w:rPr>
        <w:t xml:space="preserve">processed breads and baked goods</w:t>
      </w:r>
      <w:r w:rsidDel="00000000" w:rsidR="00000000" w:rsidRPr="00000000">
        <w:rPr>
          <w:rFonts w:ascii="Times New Roman" w:cs="Times New Roman" w:eastAsia="Times New Roman" w:hAnsi="Times New Roman"/>
          <w:rtl w:val="0"/>
        </w:rPr>
        <w:t xml:space="preserve">, which are generally less desirable foods</w:t>
        <w:br w:type="textWrapping"/>
      </w:r>
    </w:p>
    <w:p w:rsidR="00000000" w:rsidDel="00000000" w:rsidP="00000000" w:rsidRDefault="00000000" w:rsidRPr="00000000" w14:paraId="000013E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sensitivity and processed food association</w:t>
      </w:r>
      <w:r w:rsidDel="00000000" w:rsidR="00000000" w:rsidRPr="00000000">
        <w:rPr>
          <w:rFonts w:ascii="Times New Roman" w:cs="Times New Roman" w:eastAsia="Times New Roman" w:hAnsi="Times New Roman"/>
          <w:rtl w:val="0"/>
        </w:rPr>
        <w:t xml:space="preserve">, not direct gut toxicity.</w:t>
      </w:r>
    </w:p>
    <w:p w:rsidR="00000000" w:rsidDel="00000000" w:rsidP="00000000" w:rsidRDefault="00000000" w:rsidRPr="00000000" w14:paraId="000013E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4ygqee2vwq4" w:id="625"/>
      <w:bookmarkEnd w:id="625"/>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3EA">
      <w:pPr>
        <w:numPr>
          <w:ilvl w:val="0"/>
          <w:numId w:val="110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Calcium salt of </w:t>
      </w:r>
      <w:r w:rsidDel="00000000" w:rsidR="00000000" w:rsidRPr="00000000">
        <w:rPr>
          <w:rFonts w:ascii="Times New Roman" w:cs="Times New Roman" w:eastAsia="Times New Roman" w:hAnsi="Times New Roman"/>
          <w:b w:val="1"/>
          <w:bCs w:val="1"/>
          <w:rtl w:val="0"/>
        </w:rPr>
        <w:t xml:space="preserve">propionic acid</w:t>
      </w:r>
      <w:r w:rsidDel="00000000" w:rsidR="00000000" w:rsidRPr="00000000">
        <w:rPr>
          <w:rFonts w:ascii="Times New Roman" w:cs="Times New Roman" w:eastAsia="Times New Roman" w:hAnsi="Times New Roman"/>
          <w:rtl w:val="0"/>
        </w:rPr>
        <w:t xml:space="preserve">, a naturally occurring short-chain fatty acid</w:t>
        <w:br w:type="textWrapping"/>
      </w:r>
    </w:p>
    <w:p w:rsidR="00000000" w:rsidDel="00000000" w:rsidP="00000000" w:rsidRDefault="00000000" w:rsidRPr="00000000" w14:paraId="000013EB">
      <w:pPr>
        <w:numPr>
          <w:ilvl w:val="0"/>
          <w:numId w:val="110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Naturally produced by some gut bacteria and in fermented foods</w:t>
        <w:br w:type="textWrapping"/>
      </w:r>
    </w:p>
    <w:p w:rsidR="00000000" w:rsidDel="00000000" w:rsidP="00000000" w:rsidRDefault="00000000" w:rsidRPr="00000000" w14:paraId="000013EC">
      <w:pPr>
        <w:numPr>
          <w:ilvl w:val="0"/>
          <w:numId w:val="110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inhibit mold and bacterial growth in bread and baked goods</w:t>
        <w:br w:type="textWrapping"/>
      </w:r>
    </w:p>
    <w:p w:rsidR="00000000" w:rsidDel="00000000" w:rsidP="00000000" w:rsidRDefault="00000000" w:rsidRPr="00000000" w14:paraId="000013E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yvdyd3hgwthk" w:id="626"/>
      <w:bookmarkEnd w:id="626"/>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3EF">
      <w:pPr>
        <w:numPr>
          <w:ilvl w:val="0"/>
          <w:numId w:val="45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Extends </w:t>
      </w:r>
      <w:r w:rsidDel="00000000" w:rsidR="00000000" w:rsidRPr="00000000">
        <w:rPr>
          <w:rFonts w:ascii="Times New Roman" w:cs="Times New Roman" w:eastAsia="Times New Roman" w:hAnsi="Times New Roman"/>
          <w:b w:val="1"/>
          <w:bCs w:val="1"/>
          <w:rtl w:val="0"/>
        </w:rPr>
        <w:t xml:space="preserve">shelf life</w:t>
      </w:r>
      <w:r w:rsidDel="00000000" w:rsidR="00000000" w:rsidRPr="00000000">
        <w:rPr>
          <w:rFonts w:ascii="Times New Roman" w:cs="Times New Roman" w:eastAsia="Times New Roman" w:hAnsi="Times New Roman"/>
          <w:rtl w:val="0"/>
        </w:rPr>
        <w:t xml:space="preserve"> of breads, rolls, and pastries</w:t>
        <w:br w:type="textWrapping"/>
      </w:r>
    </w:p>
    <w:p w:rsidR="00000000" w:rsidDel="00000000" w:rsidP="00000000" w:rsidRDefault="00000000" w:rsidRPr="00000000" w14:paraId="000013F0">
      <w:pPr>
        <w:numPr>
          <w:ilvl w:val="0"/>
          <w:numId w:val="45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mold growth and spoilage</w:t>
        <w:br w:type="textWrapping"/>
      </w:r>
    </w:p>
    <w:p w:rsidR="00000000" w:rsidDel="00000000" w:rsidP="00000000" w:rsidRDefault="00000000" w:rsidRPr="00000000" w14:paraId="000013F1">
      <w:pPr>
        <w:numPr>
          <w:ilvl w:val="0"/>
          <w:numId w:val="45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Heat-stable and inexpensive</w:t>
        <w:br w:type="textWrapping"/>
      </w:r>
    </w:p>
    <w:p w:rsidR="00000000" w:rsidDel="00000000" w:rsidP="00000000" w:rsidRDefault="00000000" w:rsidRPr="00000000" w14:paraId="000013F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j2bcumm61cxc" w:id="627"/>
      <w:bookmarkEnd w:id="627"/>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3F4">
      <w:pPr>
        <w:numPr>
          <w:ilvl w:val="0"/>
          <w:numId w:val="78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Generally recognized as safe (GRAS), but:</w:t>
        <w:br w:type="textWrapping"/>
      </w:r>
    </w:p>
    <w:p w:rsidR="00000000" w:rsidDel="00000000" w:rsidP="00000000" w:rsidRDefault="00000000" w:rsidRPr="00000000" w14:paraId="000013F5">
      <w:pPr>
        <w:numPr>
          <w:ilvl w:val="1"/>
          <w:numId w:val="786"/>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children may experience </w:t>
      </w:r>
      <w:r w:rsidDel="00000000" w:rsidR="00000000" w:rsidRPr="00000000">
        <w:rPr>
          <w:rFonts w:ascii="Times New Roman" w:cs="Times New Roman" w:eastAsia="Times New Roman" w:hAnsi="Times New Roman"/>
          <w:b w:val="1"/>
          <w:bCs w:val="1"/>
          <w:rtl w:val="0"/>
        </w:rPr>
        <w:t xml:space="preserve">behavioral changes or irritability</w:t>
        <w:br w:type="textWrapping"/>
      </w:r>
    </w:p>
    <w:p w:rsidR="00000000" w:rsidDel="00000000" w:rsidP="00000000" w:rsidRDefault="00000000" w:rsidRPr="00000000" w14:paraId="000013F6">
      <w:pPr>
        <w:numPr>
          <w:ilvl w:val="1"/>
          <w:numId w:val="786"/>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Associated with </w:t>
      </w:r>
      <w:r w:rsidDel="00000000" w:rsidR="00000000" w:rsidRPr="00000000">
        <w:rPr>
          <w:rFonts w:ascii="Times New Roman" w:cs="Times New Roman" w:eastAsia="Times New Roman" w:hAnsi="Times New Roman"/>
          <w:b w:val="1"/>
          <w:bCs w:val="1"/>
          <w:rtl w:val="0"/>
        </w:rPr>
        <w:t xml:space="preserve">processed food intake</w:t>
      </w:r>
      <w:r w:rsidDel="00000000" w:rsidR="00000000" w:rsidRPr="00000000">
        <w:rPr>
          <w:rFonts w:ascii="Times New Roman" w:cs="Times New Roman" w:eastAsia="Times New Roman" w:hAnsi="Times New Roman"/>
          <w:rtl w:val="0"/>
        </w:rPr>
        <w:t xml:space="preserve">, which has broader health concerns</w:t>
        <w:br w:type="textWrapping"/>
      </w:r>
    </w:p>
    <w:p w:rsidR="00000000" w:rsidDel="00000000" w:rsidP="00000000" w:rsidRDefault="00000000" w:rsidRPr="00000000" w14:paraId="000013F7">
      <w:pPr>
        <w:numPr>
          <w:ilvl w:val="1"/>
          <w:numId w:val="786"/>
        </w:numPr>
        <w:spacing w:after="24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 reports of GI discomfort in sensitive individuals</w:t>
        <w:br w:type="textWrapping"/>
      </w:r>
    </w:p>
    <w:p w:rsidR="00000000" w:rsidDel="00000000" w:rsidP="00000000" w:rsidRDefault="00000000" w:rsidRPr="00000000" w14:paraId="000013F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k3z3gd60sbcg" w:id="628"/>
      <w:bookmarkEnd w:id="628"/>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3FA">
      <w:pPr>
        <w:numPr>
          <w:ilvl w:val="0"/>
          <w:numId w:val="60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Metabolized normally as </w:t>
      </w:r>
      <w:r w:rsidDel="00000000" w:rsidR="00000000" w:rsidRPr="00000000">
        <w:rPr>
          <w:rFonts w:ascii="Times New Roman" w:cs="Times New Roman" w:eastAsia="Times New Roman" w:hAnsi="Times New Roman"/>
          <w:b w:val="1"/>
          <w:bCs w:val="1"/>
          <w:rtl w:val="0"/>
        </w:rPr>
        <w:t xml:space="preserve">propionic acid</w:t>
      </w:r>
      <w:r w:rsidDel="00000000" w:rsidR="00000000" w:rsidRPr="00000000">
        <w:rPr>
          <w:rFonts w:ascii="Cardo" w:cs="Cardo" w:eastAsia="Cardo" w:hAnsi="Cardo"/>
          <w:rtl w:val="0"/>
        </w:rPr>
        <w:t xml:space="preserve"> → enters </w:t>
      </w:r>
      <w:r w:rsidDel="00000000" w:rsidR="00000000" w:rsidRPr="00000000">
        <w:rPr>
          <w:rFonts w:ascii="Times New Roman" w:cs="Times New Roman" w:eastAsia="Times New Roman" w:hAnsi="Times New Roman"/>
          <w:b w:val="1"/>
          <w:bCs w:val="1"/>
          <w:rtl w:val="0"/>
        </w:rPr>
        <w:t xml:space="preserve">short-chain fatty acid metabolic pathways</w:t>
        <w:br w:type="textWrapping"/>
      </w:r>
    </w:p>
    <w:p w:rsidR="00000000" w:rsidDel="00000000" w:rsidP="00000000" w:rsidRDefault="00000000" w:rsidRPr="00000000" w14:paraId="000013FB">
      <w:pPr>
        <w:numPr>
          <w:ilvl w:val="0"/>
          <w:numId w:val="60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normal dietary levels, minimal systemic effect</w:t>
        <w:br w:type="textWrapping"/>
      </w:r>
    </w:p>
    <w:p w:rsidR="00000000" w:rsidDel="00000000" w:rsidP="00000000" w:rsidRDefault="00000000" w:rsidRPr="00000000" w14:paraId="000013FC">
      <w:pPr>
        <w:numPr>
          <w:ilvl w:val="0"/>
          <w:numId w:val="60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 intake in sensitive children may contribute to behavioral or neurological effects (anecdotal/limited studies)</w:t>
        <w:br w:type="textWrapping"/>
      </w:r>
    </w:p>
    <w:p w:rsidR="00000000" w:rsidDel="00000000" w:rsidP="00000000" w:rsidRDefault="00000000" w:rsidRPr="00000000" w14:paraId="000013F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oedwloqcnkmq" w:id="629"/>
      <w:bookmarkEnd w:id="629"/>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3FF">
      <w:pPr>
        <w:numPr>
          <w:ilvl w:val="0"/>
          <w:numId w:val="33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strong evidence</w:t>
      </w:r>
      <w:r w:rsidDel="00000000" w:rsidR="00000000" w:rsidRPr="00000000">
        <w:rPr>
          <w:rFonts w:ascii="Times New Roman" w:cs="Times New Roman" w:eastAsia="Times New Roman" w:hAnsi="Times New Roman"/>
          <w:rtl w:val="0"/>
        </w:rPr>
        <w:t xml:space="preserve"> linking it to chronic disease at normal levels</w:t>
        <w:br w:type="textWrapping"/>
      </w:r>
    </w:p>
    <w:p w:rsidR="00000000" w:rsidDel="00000000" w:rsidP="00000000" w:rsidRDefault="00000000" w:rsidRPr="00000000" w14:paraId="00001400">
      <w:pPr>
        <w:numPr>
          <w:ilvl w:val="0"/>
          <w:numId w:val="33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Anecdotal concerns in children with </w:t>
      </w:r>
      <w:r w:rsidDel="00000000" w:rsidR="00000000" w:rsidRPr="00000000">
        <w:rPr>
          <w:rFonts w:ascii="Times New Roman" w:cs="Times New Roman" w:eastAsia="Times New Roman" w:hAnsi="Times New Roman"/>
          <w:b w:val="1"/>
          <w:bCs w:val="1"/>
          <w:rtl w:val="0"/>
        </w:rPr>
        <w:t xml:space="preserve">behavioral sensitivities</w:t>
        <w:br w:type="textWrapping"/>
      </w:r>
    </w:p>
    <w:p w:rsidR="00000000" w:rsidDel="00000000" w:rsidP="00000000" w:rsidRDefault="00000000" w:rsidRPr="00000000" w14:paraId="00001401">
      <w:pPr>
        <w:numPr>
          <w:ilvl w:val="0"/>
          <w:numId w:val="33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Indirect link via </w:t>
      </w:r>
      <w:r w:rsidDel="00000000" w:rsidR="00000000" w:rsidRPr="00000000">
        <w:rPr>
          <w:rFonts w:ascii="Times New Roman" w:cs="Times New Roman" w:eastAsia="Times New Roman" w:hAnsi="Times New Roman"/>
          <w:b w:val="1"/>
          <w:bCs w:val="1"/>
          <w:rtl w:val="0"/>
        </w:rPr>
        <w:t xml:space="preserve">processed food consumption</w:t>
      </w:r>
      <w:r w:rsidDel="00000000" w:rsidR="00000000" w:rsidRPr="00000000">
        <w:rPr>
          <w:rFonts w:ascii="Times New Roman" w:cs="Times New Roman" w:eastAsia="Times New Roman" w:hAnsi="Times New Roman"/>
          <w:rtl w:val="0"/>
        </w:rPr>
        <w:t xml:space="preserve"> (obesity, metabolic stress)</w:t>
        <w:br w:type="textWrapping"/>
      </w:r>
    </w:p>
    <w:p w:rsidR="00000000" w:rsidDel="00000000" w:rsidP="00000000" w:rsidRDefault="00000000" w:rsidRPr="00000000" w14:paraId="0000140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ch32wtqh722b" w:id="630"/>
      <w:bookmarkEnd w:id="630"/>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404">
      <w:pPr>
        <w:numPr>
          <w:ilvl w:val="0"/>
          <w:numId w:val="71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 breads, rolls, bagels, and pastries</w:t>
        <w:br w:type="textWrapping"/>
      </w:r>
    </w:p>
    <w:p w:rsidR="00000000" w:rsidDel="00000000" w:rsidP="00000000" w:rsidRDefault="00000000" w:rsidRPr="00000000" w14:paraId="00001405">
      <w:pPr>
        <w:numPr>
          <w:ilvl w:val="0"/>
          <w:numId w:val="71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processed baked snacks</w:t>
        <w:br w:type="textWrapping"/>
      </w:r>
    </w:p>
    <w:p w:rsidR="00000000" w:rsidDel="00000000" w:rsidP="00000000" w:rsidRDefault="00000000" w:rsidRPr="00000000" w14:paraId="00001406">
      <w:pPr>
        <w:numPr>
          <w:ilvl w:val="0"/>
          <w:numId w:val="71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Packaged doughs and bread mixes</w:t>
        <w:br w:type="textWrapping"/>
      </w:r>
    </w:p>
    <w:p w:rsidR="00000000" w:rsidDel="00000000" w:rsidP="00000000" w:rsidRDefault="00000000" w:rsidRPr="00000000" w14:paraId="0000140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408">
      <w:pPr>
        <w:numPr>
          <w:ilvl w:val="0"/>
          <w:numId w:val="12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Calcium propionate</w:t>
        <w:br w:type="textWrapping"/>
      </w:r>
    </w:p>
    <w:p w:rsidR="00000000" w:rsidDel="00000000" w:rsidP="00000000" w:rsidRDefault="00000000" w:rsidRPr="00000000" w14:paraId="00001409">
      <w:pPr>
        <w:numPr>
          <w:ilvl w:val="0"/>
          <w:numId w:val="12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E282</w:t>
      </w:r>
    </w:p>
    <w:p w:rsidR="00000000" w:rsidDel="00000000" w:rsidP="00000000" w:rsidRDefault="00000000" w:rsidRPr="00000000" w14:paraId="0000140A">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sz w:val="30"/>
          <w:szCs w:val="30"/>
          <w:u w:val="single"/>
          <w:rtl w:val="0"/>
        </w:rPr>
        <w:t xml:space="preserve">BHA</w:t>
      </w:r>
      <w:r w:rsidDel="00000000" w:rsidR="00000000" w:rsidRPr="00000000">
        <w:rPr>
          <w:rtl w:val="0"/>
        </w:rPr>
      </w:r>
    </w:p>
    <w:p w:rsidR="00000000" w:rsidDel="00000000" w:rsidP="00000000" w:rsidRDefault="00000000" w:rsidRPr="00000000" w14:paraId="0000140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cu1va86r4a8b" w:id="631"/>
      <w:bookmarkEnd w:id="631"/>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40C">
      <w:pPr>
        <w:numPr>
          <w:ilvl w:val="0"/>
          <w:numId w:val="66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Synthetic chemical → “unnatural” perception</w:t>
        <w:br w:type="textWrapping"/>
      </w:r>
    </w:p>
    <w:p w:rsidR="00000000" w:rsidDel="00000000" w:rsidP="00000000" w:rsidRDefault="00000000" w:rsidRPr="00000000" w14:paraId="0000140D">
      <w:pPr>
        <w:numPr>
          <w:ilvl w:val="0"/>
          <w:numId w:val="66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Classified by </w:t>
      </w:r>
      <w:r w:rsidDel="00000000" w:rsidR="00000000" w:rsidRPr="00000000">
        <w:rPr>
          <w:rFonts w:ascii="Times New Roman" w:cs="Times New Roman" w:eastAsia="Times New Roman" w:hAnsi="Times New Roman"/>
          <w:b w:val="1"/>
          <w:bCs w:val="1"/>
          <w:rtl w:val="0"/>
        </w:rPr>
        <w:t xml:space="preserve">IARC (WHO) as possibly carcinogenic to humans (Group 2B)</w:t>
      </w:r>
      <w:r w:rsidDel="00000000" w:rsidR="00000000" w:rsidRPr="00000000">
        <w:rPr>
          <w:rFonts w:ascii="Times New Roman" w:cs="Times New Roman" w:eastAsia="Times New Roman" w:hAnsi="Times New Roman"/>
          <w:rtl w:val="0"/>
        </w:rPr>
        <w:t xml:space="preserve"> based on animal studies</w:t>
        <w:br w:type="textWrapping"/>
      </w:r>
    </w:p>
    <w:p w:rsidR="00000000" w:rsidDel="00000000" w:rsidP="00000000" w:rsidRDefault="00000000" w:rsidRPr="00000000" w14:paraId="0000140E">
      <w:pPr>
        <w:numPr>
          <w:ilvl w:val="0"/>
          <w:numId w:val="66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Concerns about </w:t>
      </w:r>
      <w:r w:rsidDel="00000000" w:rsidR="00000000" w:rsidRPr="00000000">
        <w:rPr>
          <w:rFonts w:ascii="Times New Roman" w:cs="Times New Roman" w:eastAsia="Times New Roman" w:hAnsi="Times New Roman"/>
          <w:b w:val="1"/>
          <w:bCs w:val="1"/>
          <w:rtl w:val="0"/>
        </w:rPr>
        <w:t xml:space="preserve">long-term exposure and processed foods</w:t>
        <w:br w:type="textWrapping"/>
      </w:r>
    </w:p>
    <w:p w:rsidR="00000000" w:rsidDel="00000000" w:rsidP="00000000" w:rsidRDefault="00000000" w:rsidRPr="00000000" w14:paraId="0000140F">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potential carcinogenicity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oxidative stress concerns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41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s9svsjxuitln" w:id="632"/>
      <w:bookmarkEnd w:id="632"/>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412">
      <w:pPr>
        <w:numPr>
          <w:ilvl w:val="0"/>
          <w:numId w:val="81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antioxidant</w:t>
        <w:br w:type="textWrapping"/>
      </w:r>
    </w:p>
    <w:p w:rsidR="00000000" w:rsidDel="00000000" w:rsidP="00000000" w:rsidRDefault="00000000" w:rsidRPr="00000000" w14:paraId="00001413">
      <w:pPr>
        <w:numPr>
          <w:ilvl w:val="0"/>
          <w:numId w:val="81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fats and oils in food from becoming rancid</w:t>
        <w:br w:type="textWrapping"/>
      </w:r>
    </w:p>
    <w:p w:rsidR="00000000" w:rsidDel="00000000" w:rsidP="00000000" w:rsidRDefault="00000000" w:rsidRPr="00000000" w14:paraId="00001414">
      <w:pPr>
        <w:numPr>
          <w:ilvl w:val="0"/>
          <w:numId w:val="81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Commonly used in cereals, snack foods, and packaged baked goods</w:t>
        <w:br w:type="textWrapping"/>
      </w:r>
    </w:p>
    <w:p w:rsidR="00000000" w:rsidDel="00000000" w:rsidP="00000000" w:rsidRDefault="00000000" w:rsidRPr="00000000" w14:paraId="0000141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ltlzu23nb1oc" w:id="633"/>
      <w:bookmarkEnd w:id="633"/>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417">
      <w:pPr>
        <w:numPr>
          <w:ilvl w:val="0"/>
          <w:numId w:val="61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Extends </w:t>
      </w:r>
      <w:r w:rsidDel="00000000" w:rsidR="00000000" w:rsidRPr="00000000">
        <w:rPr>
          <w:rFonts w:ascii="Times New Roman" w:cs="Times New Roman" w:eastAsia="Times New Roman" w:hAnsi="Times New Roman"/>
          <w:b w:val="1"/>
          <w:bCs w:val="1"/>
          <w:rtl w:val="0"/>
        </w:rPr>
        <w:t xml:space="preserve">shelf life of fatty foods</w:t>
        <w:br w:type="textWrapping"/>
      </w:r>
    </w:p>
    <w:p w:rsidR="00000000" w:rsidDel="00000000" w:rsidP="00000000" w:rsidRDefault="00000000" w:rsidRPr="00000000" w14:paraId="00001418">
      <w:pPr>
        <w:numPr>
          <w:ilvl w:val="0"/>
          <w:numId w:val="61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w:t>
      </w:r>
      <w:r w:rsidDel="00000000" w:rsidR="00000000" w:rsidRPr="00000000">
        <w:rPr>
          <w:rFonts w:ascii="Times New Roman" w:cs="Times New Roman" w:eastAsia="Times New Roman" w:hAnsi="Times New Roman"/>
          <w:b w:val="1"/>
          <w:bCs w:val="1"/>
          <w:rtl w:val="0"/>
        </w:rPr>
        <w:t xml:space="preserve">rancidity and off-flavors</w:t>
        <w:br w:type="textWrapping"/>
      </w:r>
    </w:p>
    <w:p w:rsidR="00000000" w:rsidDel="00000000" w:rsidP="00000000" w:rsidRDefault="00000000" w:rsidRPr="00000000" w14:paraId="00001419">
      <w:pPr>
        <w:numPr>
          <w:ilvl w:val="0"/>
          <w:numId w:val="61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stable under heat and storage</w:t>
        <w:br w:type="textWrapping"/>
      </w:r>
    </w:p>
    <w:p w:rsidR="00000000" w:rsidDel="00000000" w:rsidP="00000000" w:rsidRDefault="00000000" w:rsidRPr="00000000" w14:paraId="0000141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93035tg8yqar" w:id="634"/>
      <w:bookmarkEnd w:id="634"/>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41C">
      <w:pPr>
        <w:numPr>
          <w:ilvl w:val="0"/>
          <w:numId w:val="19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w:t>
      </w:r>
      <w:r w:rsidDel="00000000" w:rsidR="00000000" w:rsidRPr="00000000">
        <w:rPr>
          <w:rFonts w:ascii="Times New Roman" w:cs="Times New Roman" w:eastAsia="Times New Roman" w:hAnsi="Times New Roman"/>
          <w:b w:val="1"/>
          <w:bCs w:val="1"/>
          <w:rtl w:val="0"/>
        </w:rPr>
        <w:t xml:space="preserve">carcinogenic risk</w:t>
      </w:r>
      <w:r w:rsidDel="00000000" w:rsidR="00000000" w:rsidRPr="00000000">
        <w:rPr>
          <w:rFonts w:ascii="Times New Roman" w:cs="Times New Roman" w:eastAsia="Times New Roman" w:hAnsi="Times New Roman"/>
          <w:rtl w:val="0"/>
        </w:rPr>
        <w:t xml:space="preserve"> in high or chronic exposure (animal data)</w:t>
        <w:br w:type="textWrapping"/>
      </w:r>
    </w:p>
    <w:p w:rsidR="00000000" w:rsidDel="00000000" w:rsidP="00000000" w:rsidRDefault="00000000" w:rsidRPr="00000000" w14:paraId="0000141D">
      <w:pPr>
        <w:numPr>
          <w:ilvl w:val="0"/>
          <w:numId w:val="19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a </w:t>
      </w:r>
      <w:r w:rsidDel="00000000" w:rsidR="00000000" w:rsidRPr="00000000">
        <w:rPr>
          <w:rFonts w:ascii="Times New Roman" w:cs="Times New Roman" w:eastAsia="Times New Roman" w:hAnsi="Times New Roman"/>
          <w:b w:val="1"/>
          <w:bCs w:val="1"/>
          <w:rtl w:val="0"/>
        </w:rPr>
        <w:t xml:space="preserve">marker of ultra-processed food consumption</w:t>
        <w:br w:type="textWrapping"/>
      </w:r>
    </w:p>
    <w:p w:rsidR="00000000" w:rsidDel="00000000" w:rsidP="00000000" w:rsidRDefault="00000000" w:rsidRPr="00000000" w14:paraId="0000141E">
      <w:pPr>
        <w:numPr>
          <w:ilvl w:val="0"/>
          <w:numId w:val="19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 in children or patients focusing on </w:t>
      </w:r>
      <w:r w:rsidDel="00000000" w:rsidR="00000000" w:rsidRPr="00000000">
        <w:rPr>
          <w:rFonts w:ascii="Times New Roman" w:cs="Times New Roman" w:eastAsia="Times New Roman" w:hAnsi="Times New Roman"/>
          <w:b w:val="1"/>
          <w:bCs w:val="1"/>
          <w:rtl w:val="0"/>
        </w:rPr>
        <w:t xml:space="preserve">anti-inflammatory or detox-supportive diets</w:t>
        <w:br w:type="textWrapping"/>
      </w:r>
    </w:p>
    <w:p w:rsidR="00000000" w:rsidDel="00000000" w:rsidP="00000000" w:rsidRDefault="00000000" w:rsidRPr="00000000" w14:paraId="0000141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yutxgc8vkl6i" w:id="635"/>
      <w:bookmarkEnd w:id="635"/>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421">
      <w:pPr>
        <w:numPr>
          <w:ilvl w:val="0"/>
          <w:numId w:val="110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Metabolized by the liver</w:t>
        <w:br w:type="textWrapping"/>
      </w:r>
    </w:p>
    <w:p w:rsidR="00000000" w:rsidDel="00000000" w:rsidP="00000000" w:rsidRDefault="00000000" w:rsidRPr="00000000" w14:paraId="00001422">
      <w:pPr>
        <w:numPr>
          <w:ilvl w:val="0"/>
          <w:numId w:val="110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Animal studies show:</w:t>
        <w:br w:type="textWrapping"/>
      </w:r>
    </w:p>
    <w:p w:rsidR="00000000" w:rsidDel="00000000" w:rsidP="00000000" w:rsidRDefault="00000000" w:rsidRPr="00000000" w14:paraId="00001423">
      <w:pPr>
        <w:numPr>
          <w:ilvl w:val="1"/>
          <w:numId w:val="110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Tumor development in rats with chronic high intake</w:t>
        <w:br w:type="textWrapping"/>
      </w:r>
    </w:p>
    <w:p w:rsidR="00000000" w:rsidDel="00000000" w:rsidP="00000000" w:rsidRDefault="00000000" w:rsidRPr="00000000" w14:paraId="00001424">
      <w:pPr>
        <w:numPr>
          <w:ilvl w:val="1"/>
          <w:numId w:val="110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oxidative stress in tissues</w:t>
        <w:br w:type="textWrapping"/>
      </w:r>
    </w:p>
    <w:p w:rsidR="00000000" w:rsidDel="00000000" w:rsidP="00000000" w:rsidRDefault="00000000" w:rsidRPr="00000000" w14:paraId="00001425">
      <w:pPr>
        <w:numPr>
          <w:ilvl w:val="0"/>
          <w:numId w:val="110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data is limited, but caution is advised, especially in processed food diets</w:t>
        <w:br w:type="textWrapping"/>
      </w:r>
    </w:p>
    <w:p w:rsidR="00000000" w:rsidDel="00000000" w:rsidP="00000000" w:rsidRDefault="00000000" w:rsidRPr="00000000" w14:paraId="0000142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gpxqboc3ct7y" w:id="636"/>
      <w:bookmarkEnd w:id="636"/>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428">
      <w:pPr>
        <w:numPr>
          <w:ilvl w:val="0"/>
          <w:numId w:val="32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Cancer risk</w:t>
      </w:r>
      <w:r w:rsidDel="00000000" w:rsidR="00000000" w:rsidRPr="00000000">
        <w:rPr>
          <w:rFonts w:ascii="Times New Roman" w:cs="Times New Roman" w:eastAsia="Times New Roman" w:hAnsi="Times New Roman"/>
          <w:rtl w:val="0"/>
        </w:rPr>
        <w:t xml:space="preserve"> (based on animal studies)</w:t>
        <w:br w:type="textWrapping"/>
      </w:r>
    </w:p>
    <w:p w:rsidR="00000000" w:rsidDel="00000000" w:rsidP="00000000" w:rsidRDefault="00000000" w:rsidRPr="00000000" w14:paraId="00001429">
      <w:pPr>
        <w:numPr>
          <w:ilvl w:val="0"/>
          <w:numId w:val="32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Possible endocrine disruption</w:t>
      </w:r>
      <w:r w:rsidDel="00000000" w:rsidR="00000000" w:rsidRPr="00000000">
        <w:rPr>
          <w:rFonts w:ascii="Times New Roman" w:cs="Times New Roman" w:eastAsia="Times New Roman" w:hAnsi="Times New Roman"/>
          <w:rtl w:val="0"/>
        </w:rPr>
        <w:t xml:space="preserve"> (emerging evidence)</w:t>
        <w:br w:type="textWrapping"/>
      </w:r>
    </w:p>
    <w:p w:rsidR="00000000" w:rsidDel="00000000" w:rsidP="00000000" w:rsidRDefault="00000000" w:rsidRPr="00000000" w14:paraId="0000142A">
      <w:pPr>
        <w:numPr>
          <w:ilvl w:val="0"/>
          <w:numId w:val="32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directly linked to gut barrier damage</w:t>
        <w:br w:type="textWrapping"/>
      </w:r>
    </w:p>
    <w:p w:rsidR="00000000" w:rsidDel="00000000" w:rsidP="00000000" w:rsidRDefault="00000000" w:rsidRPr="00000000" w14:paraId="0000142B">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447h8wyjdz51" w:id="637"/>
      <w:bookmarkEnd w:id="637"/>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42D">
      <w:pPr>
        <w:numPr>
          <w:ilvl w:val="0"/>
          <w:numId w:val="105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Breakfast cereals</w:t>
        <w:br w:type="textWrapping"/>
      </w:r>
    </w:p>
    <w:p w:rsidR="00000000" w:rsidDel="00000000" w:rsidP="00000000" w:rsidRDefault="00000000" w:rsidRPr="00000000" w14:paraId="0000142E">
      <w:pPr>
        <w:numPr>
          <w:ilvl w:val="0"/>
          <w:numId w:val="105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Snack foods (potato chips, crackers)</w:t>
        <w:br w:type="textWrapping"/>
      </w:r>
    </w:p>
    <w:p w:rsidR="00000000" w:rsidDel="00000000" w:rsidP="00000000" w:rsidRDefault="00000000" w:rsidRPr="00000000" w14:paraId="0000142F">
      <w:pPr>
        <w:numPr>
          <w:ilvl w:val="0"/>
          <w:numId w:val="105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Packaged baked goods with fats or oils</w:t>
        <w:br w:type="textWrapping"/>
      </w:r>
    </w:p>
    <w:p w:rsidR="00000000" w:rsidDel="00000000" w:rsidP="00000000" w:rsidRDefault="00000000" w:rsidRPr="00000000" w14:paraId="00001430">
      <w:pPr>
        <w:numPr>
          <w:ilvl w:val="0"/>
          <w:numId w:val="105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Processed meats with fat content</w:t>
        <w:br w:type="textWrapping"/>
      </w:r>
    </w:p>
    <w:p w:rsidR="00000000" w:rsidDel="00000000" w:rsidP="00000000" w:rsidRDefault="00000000" w:rsidRPr="00000000" w14:paraId="00001431">
      <w:pPr>
        <w:numPr>
          <w:ilvl w:val="0"/>
          <w:numId w:val="105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cosmetics and packaging (as antioxidant)</w:t>
        <w:br w:type="textWrapping"/>
      </w:r>
    </w:p>
    <w:p w:rsidR="00000000" w:rsidDel="00000000" w:rsidP="00000000" w:rsidRDefault="00000000" w:rsidRPr="00000000" w14:paraId="00001432">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433">
      <w:pPr>
        <w:numPr>
          <w:ilvl w:val="0"/>
          <w:numId w:val="31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BHA</w:t>
        <w:br w:type="textWrapping"/>
      </w:r>
    </w:p>
    <w:p w:rsidR="00000000" w:rsidDel="00000000" w:rsidP="00000000" w:rsidRDefault="00000000" w:rsidRPr="00000000" w14:paraId="00001434">
      <w:pPr>
        <w:numPr>
          <w:ilvl w:val="0"/>
          <w:numId w:val="31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Butylated hydroxyanisole</w:t>
        <w:br w:type="textWrapping"/>
      </w:r>
    </w:p>
    <w:p w:rsidR="00000000" w:rsidDel="00000000" w:rsidP="00000000" w:rsidRDefault="00000000" w:rsidRPr="00000000" w14:paraId="00001435">
      <w:pPr>
        <w:numPr>
          <w:ilvl w:val="0"/>
          <w:numId w:val="31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E320</w:t>
      </w:r>
    </w:p>
    <w:p w:rsidR="00000000" w:rsidDel="00000000" w:rsidP="00000000" w:rsidRDefault="00000000" w:rsidRPr="00000000" w14:paraId="00001436">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37">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BHT</w:t>
      </w:r>
    </w:p>
    <w:p w:rsidR="00000000" w:rsidDel="00000000" w:rsidP="00000000" w:rsidRDefault="00000000" w:rsidRPr="00000000" w14:paraId="0000143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q905w0kro74t" w:id="638"/>
      <w:bookmarkEnd w:id="638"/>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439">
      <w:pPr>
        <w:numPr>
          <w:ilvl w:val="0"/>
          <w:numId w:val="11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Synthetic chemical → “unnatural” perception</w:t>
        <w:br w:type="textWrapping"/>
      </w:r>
    </w:p>
    <w:p w:rsidR="00000000" w:rsidDel="00000000" w:rsidP="00000000" w:rsidRDefault="00000000" w:rsidRPr="00000000" w14:paraId="0000143A">
      <w:pPr>
        <w:numPr>
          <w:ilvl w:val="0"/>
          <w:numId w:val="11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Animal studies suggest </w:t>
      </w:r>
      <w:r w:rsidDel="00000000" w:rsidR="00000000" w:rsidRPr="00000000">
        <w:rPr>
          <w:rFonts w:ascii="Times New Roman" w:cs="Times New Roman" w:eastAsia="Times New Roman" w:hAnsi="Times New Roman"/>
          <w:b w:val="1"/>
          <w:bCs w:val="1"/>
          <w:rtl w:val="0"/>
        </w:rPr>
        <w:t xml:space="preserve">potential carcinogenicity and liver effects</w:t>
        <w:br w:type="textWrapping"/>
      </w:r>
    </w:p>
    <w:p w:rsidR="00000000" w:rsidDel="00000000" w:rsidP="00000000" w:rsidRDefault="00000000" w:rsidRPr="00000000" w14:paraId="0000143B">
      <w:pPr>
        <w:numPr>
          <w:ilvl w:val="0"/>
          <w:numId w:val="11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found in </w:t>
      </w:r>
      <w:r w:rsidDel="00000000" w:rsidR="00000000" w:rsidRPr="00000000">
        <w:rPr>
          <w:rFonts w:ascii="Times New Roman" w:cs="Times New Roman" w:eastAsia="Times New Roman" w:hAnsi="Times New Roman"/>
          <w:b w:val="1"/>
          <w:bCs w:val="1"/>
          <w:rtl w:val="0"/>
        </w:rPr>
        <w:t xml:space="preserve">processed, packaged foods with fats and oils</w:t>
        <w:br w:type="textWrapping"/>
      </w:r>
    </w:p>
    <w:p w:rsidR="00000000" w:rsidDel="00000000" w:rsidP="00000000" w:rsidRDefault="00000000" w:rsidRPr="00000000" w14:paraId="0000143C">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cancer risk concerns and oxidative stress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43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qe9zj1ytipq" w:id="639"/>
      <w:bookmarkEnd w:id="639"/>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43F">
      <w:pPr>
        <w:numPr>
          <w:ilvl w:val="0"/>
          <w:numId w:val="41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antioxidant</w:t>
        <w:br w:type="textWrapping"/>
      </w:r>
    </w:p>
    <w:p w:rsidR="00000000" w:rsidDel="00000000" w:rsidP="00000000" w:rsidRDefault="00000000" w:rsidRPr="00000000" w14:paraId="00001440">
      <w:pPr>
        <w:numPr>
          <w:ilvl w:val="0"/>
          <w:numId w:val="41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fats and oils from becoming rancid</w:t>
        <w:br w:type="textWrapping"/>
      </w:r>
    </w:p>
    <w:p w:rsidR="00000000" w:rsidDel="00000000" w:rsidP="00000000" w:rsidRDefault="00000000" w:rsidRPr="00000000" w14:paraId="00001441">
      <w:pPr>
        <w:numPr>
          <w:ilvl w:val="0"/>
          <w:numId w:val="41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Commonly used in </w:t>
      </w:r>
      <w:r w:rsidDel="00000000" w:rsidR="00000000" w:rsidRPr="00000000">
        <w:rPr>
          <w:rFonts w:ascii="Times New Roman" w:cs="Times New Roman" w:eastAsia="Times New Roman" w:hAnsi="Times New Roman"/>
          <w:b w:val="1"/>
          <w:bCs w:val="1"/>
          <w:rtl w:val="0"/>
        </w:rPr>
        <w:t xml:space="preserve">snacks, cereals, baked goods, and some processed meats</w:t>
        <w:br w:type="textWrapping"/>
      </w:r>
    </w:p>
    <w:p w:rsidR="00000000" w:rsidDel="00000000" w:rsidP="00000000" w:rsidRDefault="00000000" w:rsidRPr="00000000" w14:paraId="0000144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s2niqadqobpk" w:id="640"/>
      <w:bookmarkEnd w:id="640"/>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444">
      <w:pPr>
        <w:numPr>
          <w:ilvl w:val="0"/>
          <w:numId w:val="107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Extends </w:t>
      </w:r>
      <w:r w:rsidDel="00000000" w:rsidR="00000000" w:rsidRPr="00000000">
        <w:rPr>
          <w:rFonts w:ascii="Times New Roman" w:cs="Times New Roman" w:eastAsia="Times New Roman" w:hAnsi="Times New Roman"/>
          <w:b w:val="1"/>
          <w:bCs w:val="1"/>
          <w:rtl w:val="0"/>
        </w:rPr>
        <w:t xml:space="preserve">shelf life of fatty products</w:t>
        <w:br w:type="textWrapping"/>
      </w:r>
    </w:p>
    <w:p w:rsidR="00000000" w:rsidDel="00000000" w:rsidP="00000000" w:rsidRDefault="00000000" w:rsidRPr="00000000" w14:paraId="00001445">
      <w:pPr>
        <w:numPr>
          <w:ilvl w:val="0"/>
          <w:numId w:val="107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w:t>
      </w:r>
      <w:r w:rsidDel="00000000" w:rsidR="00000000" w:rsidRPr="00000000">
        <w:rPr>
          <w:rFonts w:ascii="Times New Roman" w:cs="Times New Roman" w:eastAsia="Times New Roman" w:hAnsi="Times New Roman"/>
          <w:b w:val="1"/>
          <w:bCs w:val="1"/>
          <w:rtl w:val="0"/>
        </w:rPr>
        <w:t xml:space="preserve">off-flavors and spoilage</w:t>
        <w:br w:type="textWrapping"/>
      </w:r>
    </w:p>
    <w:p w:rsidR="00000000" w:rsidDel="00000000" w:rsidP="00000000" w:rsidRDefault="00000000" w:rsidRPr="00000000" w14:paraId="00001446">
      <w:pPr>
        <w:numPr>
          <w:ilvl w:val="0"/>
          <w:numId w:val="107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Heat-stable and inexpensive</w:t>
        <w:br w:type="textWrapping"/>
      </w:r>
    </w:p>
    <w:p w:rsidR="00000000" w:rsidDel="00000000" w:rsidP="00000000" w:rsidRDefault="00000000" w:rsidRPr="00000000" w14:paraId="0000144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80bpt54k5mco" w:id="641"/>
      <w:bookmarkEnd w:id="641"/>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449">
      <w:pPr>
        <w:numPr>
          <w:ilvl w:val="0"/>
          <w:numId w:val="68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Chronic exposure may increase </w:t>
      </w:r>
      <w:r w:rsidDel="00000000" w:rsidR="00000000" w:rsidRPr="00000000">
        <w:rPr>
          <w:rFonts w:ascii="Times New Roman" w:cs="Times New Roman" w:eastAsia="Times New Roman" w:hAnsi="Times New Roman"/>
          <w:b w:val="1"/>
          <w:bCs w:val="1"/>
          <w:rtl w:val="0"/>
        </w:rPr>
        <w:t xml:space="preserve">oxidative stress</w:t>
        <w:br w:type="textWrapping"/>
      </w:r>
    </w:p>
    <w:p w:rsidR="00000000" w:rsidDel="00000000" w:rsidP="00000000" w:rsidRDefault="00000000" w:rsidRPr="00000000" w14:paraId="0000144A">
      <w:pPr>
        <w:numPr>
          <w:ilvl w:val="0"/>
          <w:numId w:val="68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found in </w:t>
      </w:r>
      <w:r w:rsidDel="00000000" w:rsidR="00000000" w:rsidRPr="00000000">
        <w:rPr>
          <w:rFonts w:ascii="Times New Roman" w:cs="Times New Roman" w:eastAsia="Times New Roman" w:hAnsi="Times New Roman"/>
          <w:b w:val="1"/>
          <w:bCs w:val="1"/>
          <w:rtl w:val="0"/>
        </w:rPr>
        <w:t xml:space="preserve">ultra-processed foods</w:t>
      </w:r>
      <w:r w:rsidDel="00000000" w:rsidR="00000000" w:rsidRPr="00000000">
        <w:rPr>
          <w:rFonts w:ascii="Cardo" w:cs="Cardo" w:eastAsia="Cardo" w:hAnsi="Cardo"/>
          <w:rtl w:val="0"/>
        </w:rPr>
        <w:t xml:space="preserve"> → marker for low-nutrient diet</w:t>
        <w:br w:type="textWrapping"/>
      </w:r>
    </w:p>
    <w:p w:rsidR="00000000" w:rsidDel="00000000" w:rsidP="00000000" w:rsidRDefault="00000000" w:rsidRPr="00000000" w14:paraId="0000144B">
      <w:pPr>
        <w:numPr>
          <w:ilvl w:val="0"/>
          <w:numId w:val="68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 in:</w:t>
        <w:br w:type="textWrapping"/>
      </w:r>
    </w:p>
    <w:p w:rsidR="00000000" w:rsidDel="00000000" w:rsidP="00000000" w:rsidRDefault="00000000" w:rsidRPr="00000000" w14:paraId="0000144C">
      <w:pPr>
        <w:numPr>
          <w:ilvl w:val="1"/>
          <w:numId w:val="688"/>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Children</w:t>
        <w:br w:type="textWrapping"/>
      </w:r>
    </w:p>
    <w:p w:rsidR="00000000" w:rsidDel="00000000" w:rsidP="00000000" w:rsidRDefault="00000000" w:rsidRPr="00000000" w14:paraId="0000144D">
      <w:pPr>
        <w:numPr>
          <w:ilvl w:val="1"/>
          <w:numId w:val="688"/>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Cancer-risk patients</w:t>
        <w:br w:type="textWrapping"/>
      </w:r>
    </w:p>
    <w:p w:rsidR="00000000" w:rsidDel="00000000" w:rsidP="00000000" w:rsidRDefault="00000000" w:rsidRPr="00000000" w14:paraId="0000144E">
      <w:pPr>
        <w:numPr>
          <w:ilvl w:val="1"/>
          <w:numId w:val="688"/>
        </w:numPr>
        <w:spacing w:after="24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Anti-inflammatory or whole-food-focused diets</w:t>
        <w:br w:type="textWrapping"/>
      </w:r>
    </w:p>
    <w:p w:rsidR="00000000" w:rsidDel="00000000" w:rsidP="00000000" w:rsidRDefault="00000000" w:rsidRPr="00000000" w14:paraId="0000144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aaizkkc4lu3l" w:id="642"/>
      <w:bookmarkEnd w:id="642"/>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451">
      <w:pPr>
        <w:numPr>
          <w:ilvl w:val="0"/>
          <w:numId w:val="70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Metabolized by the liver</w:t>
        <w:br w:type="textWrapping"/>
      </w:r>
    </w:p>
    <w:p w:rsidR="00000000" w:rsidDel="00000000" w:rsidP="00000000" w:rsidRDefault="00000000" w:rsidRPr="00000000" w14:paraId="00001452">
      <w:pPr>
        <w:numPr>
          <w:ilvl w:val="0"/>
          <w:numId w:val="70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Animal studies show:</w:t>
        <w:br w:type="textWrapping"/>
      </w:r>
    </w:p>
    <w:p w:rsidR="00000000" w:rsidDel="00000000" w:rsidP="00000000" w:rsidRDefault="00000000" w:rsidRPr="00000000" w14:paraId="00001453">
      <w:pPr>
        <w:numPr>
          <w:ilvl w:val="1"/>
          <w:numId w:val="702"/>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Tumor formation with chronic high doses</w:t>
        <w:br w:type="textWrapping"/>
      </w:r>
    </w:p>
    <w:p w:rsidR="00000000" w:rsidDel="00000000" w:rsidP="00000000" w:rsidRDefault="00000000" w:rsidRPr="00000000" w14:paraId="00001454">
      <w:pPr>
        <w:numPr>
          <w:ilvl w:val="1"/>
          <w:numId w:val="702"/>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Oxidative stress in tissues</w:t>
        <w:br w:type="textWrapping"/>
      </w:r>
    </w:p>
    <w:p w:rsidR="00000000" w:rsidDel="00000000" w:rsidP="00000000" w:rsidRDefault="00000000" w:rsidRPr="00000000" w14:paraId="00001455">
      <w:pPr>
        <w:numPr>
          <w:ilvl w:val="0"/>
          <w:numId w:val="70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data is limited, but </w:t>
      </w:r>
      <w:r w:rsidDel="00000000" w:rsidR="00000000" w:rsidRPr="00000000">
        <w:rPr>
          <w:rFonts w:ascii="Times New Roman" w:cs="Times New Roman" w:eastAsia="Times New Roman" w:hAnsi="Times New Roman"/>
          <w:b w:val="1"/>
          <w:bCs w:val="1"/>
          <w:rtl w:val="0"/>
        </w:rPr>
        <w:t xml:space="preserve">caution is advised</w:t>
        <w:br w:type="textWrapping"/>
      </w:r>
    </w:p>
    <w:p w:rsidR="00000000" w:rsidDel="00000000" w:rsidP="00000000" w:rsidRDefault="00000000" w:rsidRPr="00000000" w14:paraId="0000145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cok8ixm4h437" w:id="643"/>
      <w:bookmarkEnd w:id="643"/>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458">
      <w:pPr>
        <w:numPr>
          <w:ilvl w:val="0"/>
          <w:numId w:val="24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w:t>
      </w:r>
      <w:r w:rsidDel="00000000" w:rsidR="00000000" w:rsidRPr="00000000">
        <w:rPr>
          <w:rFonts w:ascii="Times New Roman" w:cs="Times New Roman" w:eastAsia="Times New Roman" w:hAnsi="Times New Roman"/>
          <w:b w:val="1"/>
          <w:bCs w:val="1"/>
          <w:rtl w:val="0"/>
        </w:rPr>
        <w:t xml:space="preserve">cancer risk</w:t>
      </w:r>
      <w:r w:rsidDel="00000000" w:rsidR="00000000" w:rsidRPr="00000000">
        <w:rPr>
          <w:rFonts w:ascii="Times New Roman" w:cs="Times New Roman" w:eastAsia="Times New Roman" w:hAnsi="Times New Roman"/>
          <w:rtl w:val="0"/>
        </w:rPr>
        <w:t xml:space="preserve"> (animal data)</w:t>
        <w:br w:type="textWrapping"/>
      </w:r>
    </w:p>
    <w:p w:rsidR="00000000" w:rsidDel="00000000" w:rsidP="00000000" w:rsidRDefault="00000000" w:rsidRPr="00000000" w14:paraId="00001459">
      <w:pPr>
        <w:numPr>
          <w:ilvl w:val="0"/>
          <w:numId w:val="24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w:t>
      </w:r>
      <w:r w:rsidDel="00000000" w:rsidR="00000000" w:rsidRPr="00000000">
        <w:rPr>
          <w:rFonts w:ascii="Times New Roman" w:cs="Times New Roman" w:eastAsia="Times New Roman" w:hAnsi="Times New Roman"/>
          <w:b w:val="1"/>
          <w:bCs w:val="1"/>
          <w:rtl w:val="0"/>
        </w:rPr>
        <w:t xml:space="preserve">endocrine disruption</w:t>
        <w:br w:type="textWrapping"/>
      </w:r>
    </w:p>
    <w:p w:rsidR="00000000" w:rsidDel="00000000" w:rsidP="00000000" w:rsidRDefault="00000000" w:rsidRPr="00000000" w14:paraId="0000145A">
      <w:pPr>
        <w:numPr>
          <w:ilvl w:val="0"/>
          <w:numId w:val="24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strongly linked to gut inflammation or microbiome changes</w:t>
        <w:br w:type="textWrapping"/>
      </w:r>
    </w:p>
    <w:p w:rsidR="00000000" w:rsidDel="00000000" w:rsidP="00000000" w:rsidRDefault="00000000" w:rsidRPr="00000000" w14:paraId="0000145B">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5ehpj4xhz5eo" w:id="644"/>
      <w:bookmarkEnd w:id="644"/>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45D">
      <w:pPr>
        <w:numPr>
          <w:ilvl w:val="0"/>
          <w:numId w:val="14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Breakfast cereals</w:t>
        <w:br w:type="textWrapping"/>
      </w:r>
    </w:p>
    <w:p w:rsidR="00000000" w:rsidDel="00000000" w:rsidP="00000000" w:rsidRDefault="00000000" w:rsidRPr="00000000" w14:paraId="0000145E">
      <w:pPr>
        <w:numPr>
          <w:ilvl w:val="0"/>
          <w:numId w:val="14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Snack foods (chips, crackers)</w:t>
        <w:br w:type="textWrapping"/>
      </w:r>
    </w:p>
    <w:p w:rsidR="00000000" w:rsidDel="00000000" w:rsidP="00000000" w:rsidRDefault="00000000" w:rsidRPr="00000000" w14:paraId="0000145F">
      <w:pPr>
        <w:numPr>
          <w:ilvl w:val="0"/>
          <w:numId w:val="14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Packaged baked goods with oils/fats</w:t>
        <w:br w:type="textWrapping"/>
      </w:r>
    </w:p>
    <w:p w:rsidR="00000000" w:rsidDel="00000000" w:rsidP="00000000" w:rsidRDefault="00000000" w:rsidRPr="00000000" w14:paraId="00001460">
      <w:pPr>
        <w:numPr>
          <w:ilvl w:val="0"/>
          <w:numId w:val="14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Processed meats</w:t>
        <w:br w:type="textWrapping"/>
      </w:r>
    </w:p>
    <w:p w:rsidR="00000000" w:rsidDel="00000000" w:rsidP="00000000" w:rsidRDefault="00000000" w:rsidRPr="00000000" w14:paraId="00001461">
      <w:pPr>
        <w:numPr>
          <w:ilvl w:val="0"/>
          <w:numId w:val="14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chewing gum, butter substitutes, and packaged foods</w:t>
        <w:br w:type="textWrapping"/>
      </w:r>
    </w:p>
    <w:p w:rsidR="00000000" w:rsidDel="00000000" w:rsidP="00000000" w:rsidRDefault="00000000" w:rsidRPr="00000000" w14:paraId="00001462">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463">
      <w:pPr>
        <w:numPr>
          <w:ilvl w:val="0"/>
          <w:numId w:val="47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BHT</w:t>
        <w:br w:type="textWrapping"/>
      </w:r>
    </w:p>
    <w:p w:rsidR="00000000" w:rsidDel="00000000" w:rsidP="00000000" w:rsidRDefault="00000000" w:rsidRPr="00000000" w14:paraId="00001464">
      <w:pPr>
        <w:numPr>
          <w:ilvl w:val="0"/>
          <w:numId w:val="47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Butylated hydroxytoluene</w:t>
        <w:br w:type="textWrapping"/>
      </w:r>
    </w:p>
    <w:p w:rsidR="00000000" w:rsidDel="00000000" w:rsidP="00000000" w:rsidRDefault="00000000" w:rsidRPr="00000000" w14:paraId="00001465">
      <w:pPr>
        <w:numPr>
          <w:ilvl w:val="0"/>
          <w:numId w:val="47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E321</w:t>
        <w:br w:type="textWrapping"/>
      </w:r>
    </w:p>
    <w:p w:rsidR="00000000" w:rsidDel="00000000" w:rsidP="00000000" w:rsidRDefault="00000000" w:rsidRPr="00000000" w14:paraId="00001466">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TBHQ</w:t>
      </w:r>
    </w:p>
    <w:p w:rsidR="00000000" w:rsidDel="00000000" w:rsidP="00000000" w:rsidRDefault="00000000" w:rsidRPr="00000000" w14:paraId="0000146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je6mt4768zdf" w:id="645"/>
      <w:bookmarkEnd w:id="645"/>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468">
      <w:pPr>
        <w:numPr>
          <w:ilvl w:val="0"/>
          <w:numId w:val="19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Synthetic chemical → “unnatural” perception</w:t>
        <w:br w:type="textWrapping"/>
      </w:r>
    </w:p>
    <w:p w:rsidR="00000000" w:rsidDel="00000000" w:rsidP="00000000" w:rsidRDefault="00000000" w:rsidRPr="00000000" w14:paraId="00001469">
      <w:pPr>
        <w:numPr>
          <w:ilvl w:val="0"/>
          <w:numId w:val="19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Animal studies suggest </w:t>
      </w:r>
      <w:r w:rsidDel="00000000" w:rsidR="00000000" w:rsidRPr="00000000">
        <w:rPr>
          <w:rFonts w:ascii="Times New Roman" w:cs="Times New Roman" w:eastAsia="Times New Roman" w:hAnsi="Times New Roman"/>
          <w:b w:val="1"/>
          <w:bCs w:val="1"/>
          <w:rtl w:val="0"/>
        </w:rPr>
        <w:t xml:space="preserve">potential carcinogenicity and liver toxicity</w:t>
      </w:r>
      <w:r w:rsidDel="00000000" w:rsidR="00000000" w:rsidRPr="00000000">
        <w:rPr>
          <w:rFonts w:ascii="Times New Roman" w:cs="Times New Roman" w:eastAsia="Times New Roman" w:hAnsi="Times New Roman"/>
          <w:rtl w:val="0"/>
        </w:rPr>
        <w:t xml:space="preserve"> at high doses</w:t>
        <w:br w:type="textWrapping"/>
      </w:r>
    </w:p>
    <w:p w:rsidR="00000000" w:rsidDel="00000000" w:rsidP="00000000" w:rsidRDefault="00000000" w:rsidRPr="00000000" w14:paraId="0000146A">
      <w:pPr>
        <w:numPr>
          <w:ilvl w:val="0"/>
          <w:numId w:val="19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found in </w:t>
      </w:r>
      <w:r w:rsidDel="00000000" w:rsidR="00000000" w:rsidRPr="00000000">
        <w:rPr>
          <w:rFonts w:ascii="Times New Roman" w:cs="Times New Roman" w:eastAsia="Times New Roman" w:hAnsi="Times New Roman"/>
          <w:b w:val="1"/>
          <w:bCs w:val="1"/>
          <w:rtl w:val="0"/>
        </w:rPr>
        <w:t xml:space="preserve">highly processed foods with oils and fats</w:t>
        <w:br w:type="textWrapping"/>
      </w:r>
    </w:p>
    <w:p w:rsidR="00000000" w:rsidDel="00000000" w:rsidP="00000000" w:rsidRDefault="00000000" w:rsidRPr="00000000" w14:paraId="0000146B">
      <w:pPr>
        <w:numPr>
          <w:ilvl w:val="0"/>
          <w:numId w:val="19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 linked anecdotally to </w:t>
      </w:r>
      <w:r w:rsidDel="00000000" w:rsidR="00000000" w:rsidRPr="00000000">
        <w:rPr>
          <w:rFonts w:ascii="Times New Roman" w:cs="Times New Roman" w:eastAsia="Times New Roman" w:hAnsi="Times New Roman"/>
          <w:b w:val="1"/>
          <w:bCs w:val="1"/>
          <w:rtl w:val="0"/>
        </w:rPr>
        <w:t xml:space="preserve">behavioral changes</w:t>
      </w:r>
      <w:r w:rsidDel="00000000" w:rsidR="00000000" w:rsidRPr="00000000">
        <w:rPr>
          <w:rFonts w:ascii="Times New Roman" w:cs="Times New Roman" w:eastAsia="Times New Roman" w:hAnsi="Times New Roman"/>
          <w:rtl w:val="0"/>
        </w:rPr>
        <w:t xml:space="preserve"> in sensitive children</w:t>
        <w:br w:type="textWrapping"/>
      </w:r>
    </w:p>
    <w:p w:rsidR="00000000" w:rsidDel="00000000" w:rsidP="00000000" w:rsidRDefault="00000000" w:rsidRPr="00000000" w14:paraId="0000146C">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cancer risk, oxidative stress, and processed food concerns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46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3365a8thym3w" w:id="646"/>
      <w:bookmarkEnd w:id="646"/>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46F">
      <w:pPr>
        <w:numPr>
          <w:ilvl w:val="0"/>
          <w:numId w:val="69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antioxidant</w:t>
        <w:br w:type="textWrapping"/>
      </w:r>
    </w:p>
    <w:p w:rsidR="00000000" w:rsidDel="00000000" w:rsidP="00000000" w:rsidRDefault="00000000" w:rsidRPr="00000000" w14:paraId="00001470">
      <w:pPr>
        <w:numPr>
          <w:ilvl w:val="0"/>
          <w:numId w:val="69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Stabilizes fats and oils to prevent rancidity</w:t>
        <w:br w:type="textWrapping"/>
      </w:r>
    </w:p>
    <w:p w:rsidR="00000000" w:rsidDel="00000000" w:rsidP="00000000" w:rsidRDefault="00000000" w:rsidRPr="00000000" w14:paraId="00001471">
      <w:pPr>
        <w:numPr>
          <w:ilvl w:val="0"/>
          <w:numId w:val="69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Heat-stable and inexpensive</w:t>
        <w:br w:type="textWrapping"/>
      </w:r>
    </w:p>
    <w:p w:rsidR="00000000" w:rsidDel="00000000" w:rsidP="00000000" w:rsidRDefault="00000000" w:rsidRPr="00000000" w14:paraId="00001472">
      <w:pPr>
        <w:numPr>
          <w:ilvl w:val="0"/>
          <w:numId w:val="69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Commonly used in </w:t>
      </w:r>
      <w:r w:rsidDel="00000000" w:rsidR="00000000" w:rsidRPr="00000000">
        <w:rPr>
          <w:rFonts w:ascii="Times New Roman" w:cs="Times New Roman" w:eastAsia="Times New Roman" w:hAnsi="Times New Roman"/>
          <w:b w:val="1"/>
          <w:bCs w:val="1"/>
          <w:rtl w:val="0"/>
        </w:rPr>
        <w:t xml:space="preserve">snacks, fast food, packaged baked goods, and oils</w:t>
        <w:br w:type="textWrapping"/>
      </w:r>
    </w:p>
    <w:p w:rsidR="00000000" w:rsidDel="00000000" w:rsidP="00000000" w:rsidRDefault="00000000" w:rsidRPr="00000000" w14:paraId="0000147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22mfwfj8lppx" w:id="647"/>
      <w:bookmarkEnd w:id="647"/>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475">
      <w:pPr>
        <w:numPr>
          <w:ilvl w:val="0"/>
          <w:numId w:val="90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Extends </w:t>
      </w:r>
      <w:r w:rsidDel="00000000" w:rsidR="00000000" w:rsidRPr="00000000">
        <w:rPr>
          <w:rFonts w:ascii="Times New Roman" w:cs="Times New Roman" w:eastAsia="Times New Roman" w:hAnsi="Times New Roman"/>
          <w:b w:val="1"/>
          <w:bCs w:val="1"/>
          <w:rtl w:val="0"/>
        </w:rPr>
        <w:t xml:space="preserve">shelf life of fatty products</w:t>
        <w:br w:type="textWrapping"/>
      </w:r>
    </w:p>
    <w:p w:rsidR="00000000" w:rsidDel="00000000" w:rsidP="00000000" w:rsidRDefault="00000000" w:rsidRPr="00000000" w14:paraId="00001476">
      <w:pPr>
        <w:numPr>
          <w:ilvl w:val="0"/>
          <w:numId w:val="90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w:t>
      </w:r>
      <w:r w:rsidDel="00000000" w:rsidR="00000000" w:rsidRPr="00000000">
        <w:rPr>
          <w:rFonts w:ascii="Times New Roman" w:cs="Times New Roman" w:eastAsia="Times New Roman" w:hAnsi="Times New Roman"/>
          <w:b w:val="1"/>
          <w:bCs w:val="1"/>
          <w:rtl w:val="0"/>
        </w:rPr>
        <w:t xml:space="preserve">off-flavors, spoilage, and color changes</w:t>
        <w:br w:type="textWrapping"/>
      </w:r>
    </w:p>
    <w:p w:rsidR="00000000" w:rsidDel="00000000" w:rsidP="00000000" w:rsidRDefault="00000000" w:rsidRPr="00000000" w14:paraId="00001477">
      <w:pPr>
        <w:numPr>
          <w:ilvl w:val="0"/>
          <w:numId w:val="90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effective at very low doses</w:t>
        <w:br w:type="textWrapping"/>
      </w:r>
    </w:p>
    <w:p w:rsidR="00000000" w:rsidDel="00000000" w:rsidP="00000000" w:rsidRDefault="00000000" w:rsidRPr="00000000" w14:paraId="0000147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x74v1ngj3q9f" w:id="648"/>
      <w:bookmarkEnd w:id="648"/>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47A">
      <w:pPr>
        <w:numPr>
          <w:ilvl w:val="0"/>
          <w:numId w:val="101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Chronic exposure may increase </w:t>
      </w:r>
      <w:r w:rsidDel="00000000" w:rsidR="00000000" w:rsidRPr="00000000">
        <w:rPr>
          <w:rFonts w:ascii="Times New Roman" w:cs="Times New Roman" w:eastAsia="Times New Roman" w:hAnsi="Times New Roman"/>
          <w:b w:val="1"/>
          <w:bCs w:val="1"/>
          <w:rtl w:val="0"/>
        </w:rPr>
        <w:t xml:space="preserve">oxidative stress</w:t>
        <w:br w:type="textWrapping"/>
      </w:r>
    </w:p>
    <w:p w:rsidR="00000000" w:rsidDel="00000000" w:rsidP="00000000" w:rsidRDefault="00000000" w:rsidRPr="00000000" w14:paraId="0000147B">
      <w:pPr>
        <w:numPr>
          <w:ilvl w:val="0"/>
          <w:numId w:val="101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 mainly in </w:t>
      </w:r>
      <w:r w:rsidDel="00000000" w:rsidR="00000000" w:rsidRPr="00000000">
        <w:rPr>
          <w:rFonts w:ascii="Times New Roman" w:cs="Times New Roman" w:eastAsia="Times New Roman" w:hAnsi="Times New Roman"/>
          <w:b w:val="1"/>
          <w:bCs w:val="1"/>
          <w:rtl w:val="0"/>
        </w:rPr>
        <w:t xml:space="preserve">ultra-processed foods</w:t>
      </w:r>
      <w:r w:rsidDel="00000000" w:rsidR="00000000" w:rsidRPr="00000000">
        <w:rPr>
          <w:rFonts w:ascii="Cardo" w:cs="Cardo" w:eastAsia="Cardo" w:hAnsi="Cardo"/>
          <w:rtl w:val="0"/>
        </w:rPr>
        <w:t xml:space="preserve"> → marker for poor diet quality</w:t>
        <w:br w:type="textWrapping"/>
      </w:r>
    </w:p>
    <w:p w:rsidR="00000000" w:rsidDel="00000000" w:rsidP="00000000" w:rsidRDefault="00000000" w:rsidRPr="00000000" w14:paraId="0000147C">
      <w:pPr>
        <w:numPr>
          <w:ilvl w:val="0"/>
          <w:numId w:val="101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 in:</w:t>
        <w:br w:type="textWrapping"/>
      </w:r>
    </w:p>
    <w:p w:rsidR="00000000" w:rsidDel="00000000" w:rsidP="00000000" w:rsidRDefault="00000000" w:rsidRPr="00000000" w14:paraId="0000147D">
      <w:pPr>
        <w:numPr>
          <w:ilvl w:val="1"/>
          <w:numId w:val="1015"/>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Children</w:t>
        <w:br w:type="textWrapping"/>
      </w:r>
    </w:p>
    <w:p w:rsidR="00000000" w:rsidDel="00000000" w:rsidP="00000000" w:rsidRDefault="00000000" w:rsidRPr="00000000" w14:paraId="0000147E">
      <w:pPr>
        <w:numPr>
          <w:ilvl w:val="1"/>
          <w:numId w:val="1015"/>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Cancer-risk patients</w:t>
        <w:br w:type="textWrapping"/>
      </w:r>
    </w:p>
    <w:p w:rsidR="00000000" w:rsidDel="00000000" w:rsidP="00000000" w:rsidRDefault="00000000" w:rsidRPr="00000000" w14:paraId="0000147F">
      <w:pPr>
        <w:numPr>
          <w:ilvl w:val="1"/>
          <w:numId w:val="1015"/>
        </w:numPr>
        <w:spacing w:after="24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Anti-inflammatory or detox-focused diets</w:t>
        <w:br w:type="textWrapping"/>
      </w:r>
    </w:p>
    <w:p w:rsidR="00000000" w:rsidDel="00000000" w:rsidP="00000000" w:rsidRDefault="00000000" w:rsidRPr="00000000" w14:paraId="0000148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jkg3ayt3ttxg" w:id="649"/>
      <w:bookmarkEnd w:id="649"/>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482">
      <w:pPr>
        <w:numPr>
          <w:ilvl w:val="0"/>
          <w:numId w:val="23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Metabolized in the liver</w:t>
        <w:br w:type="textWrapping"/>
      </w:r>
    </w:p>
    <w:p w:rsidR="00000000" w:rsidDel="00000000" w:rsidP="00000000" w:rsidRDefault="00000000" w:rsidRPr="00000000" w14:paraId="00001483">
      <w:pPr>
        <w:numPr>
          <w:ilvl w:val="0"/>
          <w:numId w:val="23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Animal studies (high doses) show:</w:t>
        <w:br w:type="textWrapping"/>
      </w:r>
    </w:p>
    <w:p w:rsidR="00000000" w:rsidDel="00000000" w:rsidP="00000000" w:rsidRDefault="00000000" w:rsidRPr="00000000" w14:paraId="00001484">
      <w:pPr>
        <w:numPr>
          <w:ilvl w:val="1"/>
          <w:numId w:val="234"/>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Liver enlargement</w:t>
        <w:br w:type="textWrapping"/>
      </w:r>
    </w:p>
    <w:p w:rsidR="00000000" w:rsidDel="00000000" w:rsidP="00000000" w:rsidRDefault="00000000" w:rsidRPr="00000000" w14:paraId="00001485">
      <w:pPr>
        <w:numPr>
          <w:ilvl w:val="1"/>
          <w:numId w:val="234"/>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Tumor formation</w:t>
        <w:br w:type="textWrapping"/>
      </w:r>
    </w:p>
    <w:p w:rsidR="00000000" w:rsidDel="00000000" w:rsidP="00000000" w:rsidRDefault="00000000" w:rsidRPr="00000000" w14:paraId="00001486">
      <w:pPr>
        <w:numPr>
          <w:ilvl w:val="1"/>
          <w:numId w:val="234"/>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Oxidative stress</w:t>
        <w:br w:type="textWrapping"/>
      </w:r>
    </w:p>
    <w:p w:rsidR="00000000" w:rsidDel="00000000" w:rsidP="00000000" w:rsidRDefault="00000000" w:rsidRPr="00000000" w14:paraId="00001487">
      <w:pPr>
        <w:numPr>
          <w:ilvl w:val="0"/>
          <w:numId w:val="23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 at approved levels, but caution warranted with </w:t>
      </w:r>
      <w:r w:rsidDel="00000000" w:rsidR="00000000" w:rsidRPr="00000000">
        <w:rPr>
          <w:rFonts w:ascii="Times New Roman" w:cs="Times New Roman" w:eastAsia="Times New Roman" w:hAnsi="Times New Roman"/>
          <w:b w:val="1"/>
          <w:bCs w:val="1"/>
          <w:rtl w:val="0"/>
        </w:rPr>
        <w:t xml:space="preserve">high processed food intake</w:t>
        <w:br w:type="textWrapping"/>
      </w:r>
    </w:p>
    <w:p w:rsidR="00000000" w:rsidDel="00000000" w:rsidP="00000000" w:rsidRDefault="00000000" w:rsidRPr="00000000" w14:paraId="0000148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6my50nsadlym" w:id="650"/>
      <w:bookmarkEnd w:id="650"/>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48A">
      <w:pPr>
        <w:numPr>
          <w:ilvl w:val="0"/>
          <w:numId w:val="55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Potential cancer risk</w:t>
      </w:r>
      <w:r w:rsidDel="00000000" w:rsidR="00000000" w:rsidRPr="00000000">
        <w:rPr>
          <w:rFonts w:ascii="Times New Roman" w:cs="Times New Roman" w:eastAsia="Times New Roman" w:hAnsi="Times New Roman"/>
          <w:rtl w:val="0"/>
        </w:rPr>
        <w:t xml:space="preserve"> (animal studies)</w:t>
        <w:br w:type="textWrapping"/>
      </w:r>
    </w:p>
    <w:p w:rsidR="00000000" w:rsidDel="00000000" w:rsidP="00000000" w:rsidRDefault="00000000" w:rsidRPr="00000000" w14:paraId="0000148B">
      <w:pPr>
        <w:numPr>
          <w:ilvl w:val="0"/>
          <w:numId w:val="55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Liver stress at high doses</w:t>
        <w:br w:type="textWrapping"/>
      </w:r>
    </w:p>
    <w:p w:rsidR="00000000" w:rsidDel="00000000" w:rsidP="00000000" w:rsidRDefault="00000000" w:rsidRPr="00000000" w14:paraId="0000148C">
      <w:pPr>
        <w:numPr>
          <w:ilvl w:val="0"/>
          <w:numId w:val="55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strongly linked to gut inflammation or microbiome disruption</w:t>
        <w:br w:type="textWrapping"/>
      </w:r>
    </w:p>
    <w:p w:rsidR="00000000" w:rsidDel="00000000" w:rsidP="00000000" w:rsidRDefault="00000000" w:rsidRPr="00000000" w14:paraId="0000148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ub3bqv2gbgwi" w:id="651"/>
      <w:bookmarkEnd w:id="651"/>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48F">
      <w:pPr>
        <w:numPr>
          <w:ilvl w:val="0"/>
          <w:numId w:val="112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Snack foods (chips, crackers, fried snacks)</w:t>
        <w:br w:type="textWrapping"/>
      </w:r>
    </w:p>
    <w:p w:rsidR="00000000" w:rsidDel="00000000" w:rsidP="00000000" w:rsidRDefault="00000000" w:rsidRPr="00000000" w14:paraId="00001490">
      <w:pPr>
        <w:numPr>
          <w:ilvl w:val="0"/>
          <w:numId w:val="112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food and fried foods</w:t>
        <w:br w:type="textWrapping"/>
      </w:r>
    </w:p>
    <w:p w:rsidR="00000000" w:rsidDel="00000000" w:rsidP="00000000" w:rsidRDefault="00000000" w:rsidRPr="00000000" w14:paraId="00001491">
      <w:pPr>
        <w:numPr>
          <w:ilvl w:val="0"/>
          <w:numId w:val="112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Packaged baked goods</w:t>
        <w:br w:type="textWrapping"/>
      </w:r>
    </w:p>
    <w:p w:rsidR="00000000" w:rsidDel="00000000" w:rsidP="00000000" w:rsidRDefault="00000000" w:rsidRPr="00000000" w14:paraId="00001492">
      <w:pPr>
        <w:numPr>
          <w:ilvl w:val="0"/>
          <w:numId w:val="112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processed cooking oils</w:t>
        <w:br w:type="textWrapping"/>
      </w:r>
    </w:p>
    <w:p w:rsidR="00000000" w:rsidDel="00000000" w:rsidP="00000000" w:rsidRDefault="00000000" w:rsidRPr="00000000" w14:paraId="00001493">
      <w:pPr>
        <w:numPr>
          <w:ilvl w:val="0"/>
          <w:numId w:val="112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Margarines and shortening</w:t>
        <w:br w:type="textWrapping"/>
      </w:r>
    </w:p>
    <w:p w:rsidR="00000000" w:rsidDel="00000000" w:rsidP="00000000" w:rsidRDefault="00000000" w:rsidRPr="00000000" w14:paraId="00001494">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495">
      <w:pPr>
        <w:numPr>
          <w:ilvl w:val="0"/>
          <w:numId w:val="76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TBHQ</w:t>
        <w:br w:type="textWrapping"/>
      </w:r>
    </w:p>
    <w:p w:rsidR="00000000" w:rsidDel="00000000" w:rsidP="00000000" w:rsidRDefault="00000000" w:rsidRPr="00000000" w14:paraId="00001496">
      <w:pPr>
        <w:numPr>
          <w:ilvl w:val="0"/>
          <w:numId w:val="76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Tertiary butylhydroquinone</w:t>
        <w:br w:type="textWrapping"/>
      </w:r>
    </w:p>
    <w:p w:rsidR="00000000" w:rsidDel="00000000" w:rsidP="00000000" w:rsidRDefault="00000000" w:rsidRPr="00000000" w14:paraId="00001497">
      <w:pPr>
        <w:numPr>
          <w:ilvl w:val="0"/>
          <w:numId w:val="76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E319</w:t>
      </w:r>
    </w:p>
    <w:p w:rsidR="00000000" w:rsidDel="00000000" w:rsidP="00000000" w:rsidRDefault="00000000" w:rsidRPr="00000000" w14:paraId="00001498">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Propyl gallate</w:t>
      </w:r>
    </w:p>
    <w:p w:rsidR="00000000" w:rsidDel="00000000" w:rsidP="00000000" w:rsidRDefault="00000000" w:rsidRPr="00000000" w14:paraId="0000149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5nm2wgn63d3v" w:id="652"/>
      <w:bookmarkEnd w:id="652"/>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49A">
      <w:pPr>
        <w:numPr>
          <w:ilvl w:val="0"/>
          <w:numId w:val="92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Synthetic chemical → “unnatural” perception</w:t>
        <w:br w:type="textWrapping"/>
      </w:r>
    </w:p>
    <w:p w:rsidR="00000000" w:rsidDel="00000000" w:rsidP="00000000" w:rsidRDefault="00000000" w:rsidRPr="00000000" w14:paraId="0000149B">
      <w:pPr>
        <w:numPr>
          <w:ilvl w:val="0"/>
          <w:numId w:val="92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Concerns about </w:t>
      </w:r>
      <w:r w:rsidDel="00000000" w:rsidR="00000000" w:rsidRPr="00000000">
        <w:rPr>
          <w:rFonts w:ascii="Times New Roman" w:cs="Times New Roman" w:eastAsia="Times New Roman" w:hAnsi="Times New Roman"/>
          <w:b w:val="1"/>
          <w:bCs w:val="1"/>
          <w:rtl w:val="0"/>
        </w:rPr>
        <w:t xml:space="preserve">cancer risk and oxidative stress</w:t>
      </w:r>
      <w:r w:rsidDel="00000000" w:rsidR="00000000" w:rsidRPr="00000000">
        <w:rPr>
          <w:rFonts w:ascii="Times New Roman" w:cs="Times New Roman" w:eastAsia="Times New Roman" w:hAnsi="Times New Roman"/>
          <w:rtl w:val="0"/>
        </w:rPr>
        <w:t xml:space="preserve"> (mainly from animal studies)</w:t>
        <w:br w:type="textWrapping"/>
      </w:r>
    </w:p>
    <w:p w:rsidR="00000000" w:rsidDel="00000000" w:rsidP="00000000" w:rsidRDefault="00000000" w:rsidRPr="00000000" w14:paraId="0000149C">
      <w:pPr>
        <w:numPr>
          <w:ilvl w:val="0"/>
          <w:numId w:val="92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found in </w:t>
      </w:r>
      <w:r w:rsidDel="00000000" w:rsidR="00000000" w:rsidRPr="00000000">
        <w:rPr>
          <w:rFonts w:ascii="Times New Roman" w:cs="Times New Roman" w:eastAsia="Times New Roman" w:hAnsi="Times New Roman"/>
          <w:b w:val="1"/>
          <w:bCs w:val="1"/>
          <w:rtl w:val="0"/>
        </w:rPr>
        <w:t xml:space="preserve">processed oils and packaged foods</w:t>
        <w:br w:type="textWrapping"/>
      </w:r>
    </w:p>
    <w:p w:rsidR="00000000" w:rsidDel="00000000" w:rsidP="00000000" w:rsidRDefault="00000000" w:rsidRPr="00000000" w14:paraId="0000149D">
      <w:pPr>
        <w:numPr>
          <w:ilvl w:val="0"/>
          <w:numId w:val="92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 linked to </w:t>
      </w:r>
      <w:r w:rsidDel="00000000" w:rsidR="00000000" w:rsidRPr="00000000">
        <w:rPr>
          <w:rFonts w:ascii="Times New Roman" w:cs="Times New Roman" w:eastAsia="Times New Roman" w:hAnsi="Times New Roman"/>
          <w:b w:val="1"/>
          <w:bCs w:val="1"/>
          <w:rtl w:val="0"/>
        </w:rPr>
        <w:t xml:space="preserve">allergic reactions or sensitivity</w:t>
      </w:r>
      <w:r w:rsidDel="00000000" w:rsidR="00000000" w:rsidRPr="00000000">
        <w:rPr>
          <w:rFonts w:ascii="Times New Roman" w:cs="Times New Roman" w:eastAsia="Times New Roman" w:hAnsi="Times New Roman"/>
          <w:rtl w:val="0"/>
        </w:rPr>
        <w:t xml:space="preserve"> in rare cases</w:t>
        <w:br w:type="textWrapping"/>
      </w:r>
    </w:p>
    <w:p w:rsidR="00000000" w:rsidDel="00000000" w:rsidP="00000000" w:rsidRDefault="00000000" w:rsidRPr="00000000" w14:paraId="0000149E">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potential long-term toxicity</w:t>
      </w:r>
      <w:r w:rsidDel="00000000" w:rsidR="00000000" w:rsidRPr="00000000">
        <w:rPr>
          <w:rFonts w:ascii="Times New Roman" w:cs="Times New Roman" w:eastAsia="Times New Roman" w:hAnsi="Times New Roman"/>
          <w:rtl w:val="0"/>
        </w:rPr>
        <w:t xml:space="preserve"> and processed food association.</w:t>
      </w:r>
    </w:p>
    <w:p w:rsidR="00000000" w:rsidDel="00000000" w:rsidP="00000000" w:rsidRDefault="00000000" w:rsidRPr="00000000" w14:paraId="0000149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vlvqg8b0jyms" w:id="653"/>
      <w:bookmarkEnd w:id="653"/>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4A1">
      <w:pPr>
        <w:numPr>
          <w:ilvl w:val="0"/>
          <w:numId w:val="78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antioxidant derived from </w:t>
      </w:r>
      <w:r w:rsidDel="00000000" w:rsidR="00000000" w:rsidRPr="00000000">
        <w:rPr>
          <w:rFonts w:ascii="Times New Roman" w:cs="Times New Roman" w:eastAsia="Times New Roman" w:hAnsi="Times New Roman"/>
          <w:b w:val="1"/>
          <w:bCs w:val="1"/>
          <w:rtl w:val="0"/>
        </w:rPr>
        <w:t xml:space="preserve">gallic acid and propanol</w:t>
        <w:br w:type="textWrapping"/>
      </w:r>
    </w:p>
    <w:p w:rsidR="00000000" w:rsidDel="00000000" w:rsidP="00000000" w:rsidRDefault="00000000" w:rsidRPr="00000000" w14:paraId="000014A2">
      <w:pPr>
        <w:numPr>
          <w:ilvl w:val="0"/>
          <w:numId w:val="78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fats and oils from oxidizing</w:t>
        <w:br w:type="textWrapping"/>
      </w:r>
    </w:p>
    <w:p w:rsidR="00000000" w:rsidDel="00000000" w:rsidP="00000000" w:rsidRDefault="00000000" w:rsidRPr="00000000" w14:paraId="000014A3">
      <w:pPr>
        <w:numPr>
          <w:ilvl w:val="0"/>
          <w:numId w:val="78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Heat-stable and effective at very low concentrations</w:t>
        <w:br w:type="textWrapping"/>
      </w:r>
    </w:p>
    <w:p w:rsidR="00000000" w:rsidDel="00000000" w:rsidP="00000000" w:rsidRDefault="00000000" w:rsidRPr="00000000" w14:paraId="000014A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ls35xf9f6bia" w:id="654"/>
      <w:bookmarkEnd w:id="654"/>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4A6">
      <w:pPr>
        <w:numPr>
          <w:ilvl w:val="0"/>
          <w:numId w:val="87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Extends </w:t>
      </w:r>
      <w:r w:rsidDel="00000000" w:rsidR="00000000" w:rsidRPr="00000000">
        <w:rPr>
          <w:rFonts w:ascii="Times New Roman" w:cs="Times New Roman" w:eastAsia="Times New Roman" w:hAnsi="Times New Roman"/>
          <w:b w:val="1"/>
          <w:bCs w:val="1"/>
          <w:rtl w:val="0"/>
        </w:rPr>
        <w:t xml:space="preserve">shelf life of fatty foods</w:t>
        <w:br w:type="textWrapping"/>
      </w:r>
    </w:p>
    <w:p w:rsidR="00000000" w:rsidDel="00000000" w:rsidP="00000000" w:rsidRDefault="00000000" w:rsidRPr="00000000" w14:paraId="000014A7">
      <w:pPr>
        <w:numPr>
          <w:ilvl w:val="0"/>
          <w:numId w:val="87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w:t>
      </w:r>
      <w:r w:rsidDel="00000000" w:rsidR="00000000" w:rsidRPr="00000000">
        <w:rPr>
          <w:rFonts w:ascii="Times New Roman" w:cs="Times New Roman" w:eastAsia="Times New Roman" w:hAnsi="Times New Roman"/>
          <w:b w:val="1"/>
          <w:bCs w:val="1"/>
          <w:rtl w:val="0"/>
        </w:rPr>
        <w:t xml:space="preserve">rancidity, color changes, and off-flavors</w:t>
        <w:br w:type="textWrapping"/>
      </w:r>
    </w:p>
    <w:p w:rsidR="00000000" w:rsidDel="00000000" w:rsidP="00000000" w:rsidRDefault="00000000" w:rsidRPr="00000000" w14:paraId="000014A8">
      <w:pPr>
        <w:numPr>
          <w:ilvl w:val="0"/>
          <w:numId w:val="87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used in combination with BHA or BHT for synergistic effects</w:t>
        <w:br w:type="textWrapping"/>
      </w:r>
    </w:p>
    <w:p w:rsidR="00000000" w:rsidDel="00000000" w:rsidP="00000000" w:rsidRDefault="00000000" w:rsidRPr="00000000" w14:paraId="000014A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ojqx7qxzpvb1" w:id="655"/>
      <w:bookmarkEnd w:id="655"/>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4AB">
      <w:pPr>
        <w:numPr>
          <w:ilvl w:val="0"/>
          <w:numId w:val="8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 in </w:t>
      </w:r>
      <w:r w:rsidDel="00000000" w:rsidR="00000000" w:rsidRPr="00000000">
        <w:rPr>
          <w:rFonts w:ascii="Times New Roman" w:cs="Times New Roman" w:eastAsia="Times New Roman" w:hAnsi="Times New Roman"/>
          <w:b w:val="1"/>
          <w:bCs w:val="1"/>
          <w:rtl w:val="0"/>
        </w:rPr>
        <w:t xml:space="preserve">ultra-processed foods</w:t>
      </w:r>
      <w:r w:rsidDel="00000000" w:rsidR="00000000" w:rsidRPr="00000000">
        <w:rPr>
          <w:rFonts w:ascii="Cardo" w:cs="Cardo" w:eastAsia="Cardo" w:hAnsi="Cardo"/>
          <w:rtl w:val="0"/>
        </w:rPr>
        <w:t xml:space="preserve"> → marker of low-nutrient diets</w:t>
        <w:br w:type="textWrapping"/>
      </w:r>
    </w:p>
    <w:p w:rsidR="00000000" w:rsidDel="00000000" w:rsidP="00000000" w:rsidRDefault="00000000" w:rsidRPr="00000000" w14:paraId="000014AC">
      <w:pPr>
        <w:numPr>
          <w:ilvl w:val="0"/>
          <w:numId w:val="8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Animal studies suggest </w:t>
      </w:r>
      <w:r w:rsidDel="00000000" w:rsidR="00000000" w:rsidRPr="00000000">
        <w:rPr>
          <w:rFonts w:ascii="Times New Roman" w:cs="Times New Roman" w:eastAsia="Times New Roman" w:hAnsi="Times New Roman"/>
          <w:b w:val="1"/>
          <w:bCs w:val="1"/>
          <w:rtl w:val="0"/>
        </w:rPr>
        <w:t xml:space="preserve">potential carcinogenicity</w:t>
      </w:r>
      <w:r w:rsidDel="00000000" w:rsidR="00000000" w:rsidRPr="00000000">
        <w:rPr>
          <w:rFonts w:ascii="Times New Roman" w:cs="Times New Roman" w:eastAsia="Times New Roman" w:hAnsi="Times New Roman"/>
          <w:rtl w:val="0"/>
        </w:rPr>
        <w:t xml:space="preserve"> at high doses</w:t>
        <w:br w:type="textWrapping"/>
      </w:r>
    </w:p>
    <w:p w:rsidR="00000000" w:rsidDel="00000000" w:rsidP="00000000" w:rsidRDefault="00000000" w:rsidRPr="00000000" w14:paraId="000014AD">
      <w:pPr>
        <w:numPr>
          <w:ilvl w:val="0"/>
          <w:numId w:val="8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 in patients:</w:t>
        <w:br w:type="textWrapping"/>
      </w:r>
    </w:p>
    <w:p w:rsidR="00000000" w:rsidDel="00000000" w:rsidP="00000000" w:rsidRDefault="00000000" w:rsidRPr="00000000" w14:paraId="000014AE">
      <w:pPr>
        <w:numPr>
          <w:ilvl w:val="1"/>
          <w:numId w:val="80"/>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cancer risk concerns</w:t>
        <w:br w:type="textWrapping"/>
      </w:r>
    </w:p>
    <w:p w:rsidR="00000000" w:rsidDel="00000000" w:rsidP="00000000" w:rsidRDefault="00000000" w:rsidRPr="00000000" w14:paraId="000014AF">
      <w:pPr>
        <w:numPr>
          <w:ilvl w:val="1"/>
          <w:numId w:val="80"/>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anti-inflammatory or detox-supportive diets</w:t>
        <w:br w:type="textWrapping"/>
      </w:r>
    </w:p>
    <w:p w:rsidR="00000000" w:rsidDel="00000000" w:rsidP="00000000" w:rsidRDefault="00000000" w:rsidRPr="00000000" w14:paraId="000014B0">
      <w:pPr>
        <w:numPr>
          <w:ilvl w:val="1"/>
          <w:numId w:val="80"/>
        </w:numPr>
        <w:spacing w:after="24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Children or highly sensitive individuals</w:t>
        <w:br w:type="textWrapping"/>
      </w:r>
    </w:p>
    <w:p w:rsidR="00000000" w:rsidDel="00000000" w:rsidP="00000000" w:rsidRDefault="00000000" w:rsidRPr="00000000" w14:paraId="000014B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4bhhyu3u8rvw" w:id="656"/>
      <w:bookmarkEnd w:id="656"/>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4B3">
      <w:pPr>
        <w:numPr>
          <w:ilvl w:val="0"/>
          <w:numId w:val="67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Metabolized by the liver</w:t>
        <w:br w:type="textWrapping"/>
      </w:r>
    </w:p>
    <w:p w:rsidR="00000000" w:rsidDel="00000000" w:rsidP="00000000" w:rsidRDefault="00000000" w:rsidRPr="00000000" w14:paraId="000014B4">
      <w:pPr>
        <w:numPr>
          <w:ilvl w:val="0"/>
          <w:numId w:val="67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Animal studies show:</w:t>
        <w:br w:type="textWrapping"/>
      </w:r>
    </w:p>
    <w:p w:rsidR="00000000" w:rsidDel="00000000" w:rsidP="00000000" w:rsidRDefault="00000000" w:rsidRPr="00000000" w14:paraId="000014B5">
      <w:pPr>
        <w:numPr>
          <w:ilvl w:val="1"/>
          <w:numId w:val="670"/>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Tumor formation with chronic high doses</w:t>
        <w:br w:type="textWrapping"/>
      </w:r>
    </w:p>
    <w:p w:rsidR="00000000" w:rsidDel="00000000" w:rsidP="00000000" w:rsidRDefault="00000000" w:rsidRPr="00000000" w14:paraId="000014B6">
      <w:pPr>
        <w:numPr>
          <w:ilvl w:val="1"/>
          <w:numId w:val="670"/>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Oxidative stress in tissues</w:t>
        <w:br w:type="textWrapping"/>
      </w:r>
    </w:p>
    <w:p w:rsidR="00000000" w:rsidDel="00000000" w:rsidP="00000000" w:rsidRDefault="00000000" w:rsidRPr="00000000" w14:paraId="000014B7">
      <w:pPr>
        <w:numPr>
          <w:ilvl w:val="0"/>
          <w:numId w:val="67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data limited; normal dietary levels are considered low risk</w:t>
        <w:br w:type="textWrapping"/>
      </w:r>
    </w:p>
    <w:p w:rsidR="00000000" w:rsidDel="00000000" w:rsidP="00000000" w:rsidRDefault="00000000" w:rsidRPr="00000000" w14:paraId="000014B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g7evo25zo050" w:id="657"/>
      <w:bookmarkEnd w:id="657"/>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4BA">
      <w:pPr>
        <w:numPr>
          <w:ilvl w:val="0"/>
          <w:numId w:val="84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w:t>
      </w:r>
      <w:r w:rsidDel="00000000" w:rsidR="00000000" w:rsidRPr="00000000">
        <w:rPr>
          <w:rFonts w:ascii="Times New Roman" w:cs="Times New Roman" w:eastAsia="Times New Roman" w:hAnsi="Times New Roman"/>
          <w:b w:val="1"/>
          <w:bCs w:val="1"/>
          <w:rtl w:val="0"/>
        </w:rPr>
        <w:t xml:space="preserve">cancer risk</w:t>
      </w:r>
      <w:r w:rsidDel="00000000" w:rsidR="00000000" w:rsidRPr="00000000">
        <w:rPr>
          <w:rFonts w:ascii="Times New Roman" w:cs="Times New Roman" w:eastAsia="Times New Roman" w:hAnsi="Times New Roman"/>
          <w:rtl w:val="0"/>
        </w:rPr>
        <w:t xml:space="preserve"> in long-term, high-dose animal studies</w:t>
        <w:br w:type="textWrapping"/>
      </w:r>
    </w:p>
    <w:p w:rsidR="00000000" w:rsidDel="00000000" w:rsidP="00000000" w:rsidRDefault="00000000" w:rsidRPr="00000000" w14:paraId="000014BB">
      <w:pPr>
        <w:numPr>
          <w:ilvl w:val="0"/>
          <w:numId w:val="84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oxidative stress with chronic consumption</w:t>
        <w:br w:type="textWrapping"/>
      </w:r>
    </w:p>
    <w:p w:rsidR="00000000" w:rsidDel="00000000" w:rsidP="00000000" w:rsidRDefault="00000000" w:rsidRPr="00000000" w14:paraId="000014BC">
      <w:pPr>
        <w:numPr>
          <w:ilvl w:val="0"/>
          <w:numId w:val="84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strong links to gut inflammation or microbiome disruption</w:t>
        <w:br w:type="textWrapping"/>
      </w:r>
    </w:p>
    <w:p w:rsidR="00000000" w:rsidDel="00000000" w:rsidP="00000000" w:rsidRDefault="00000000" w:rsidRPr="00000000" w14:paraId="000014B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loegbpuvtzip" w:id="658"/>
      <w:bookmarkEnd w:id="658"/>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4BF">
      <w:pPr>
        <w:numPr>
          <w:ilvl w:val="0"/>
          <w:numId w:val="25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Packaged oils, fats, and shortening</w:t>
        <w:br w:type="textWrapping"/>
      </w:r>
    </w:p>
    <w:p w:rsidR="00000000" w:rsidDel="00000000" w:rsidP="00000000" w:rsidRDefault="00000000" w:rsidRPr="00000000" w14:paraId="000014C0">
      <w:pPr>
        <w:numPr>
          <w:ilvl w:val="0"/>
          <w:numId w:val="25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Snack foods (chips, crackers)</w:t>
        <w:br w:type="textWrapping"/>
      </w:r>
    </w:p>
    <w:p w:rsidR="00000000" w:rsidDel="00000000" w:rsidP="00000000" w:rsidRDefault="00000000" w:rsidRPr="00000000" w14:paraId="000014C1">
      <w:pPr>
        <w:numPr>
          <w:ilvl w:val="0"/>
          <w:numId w:val="25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Processed baked goods</w:t>
        <w:br w:type="textWrapping"/>
      </w:r>
    </w:p>
    <w:p w:rsidR="00000000" w:rsidDel="00000000" w:rsidP="00000000" w:rsidRDefault="00000000" w:rsidRPr="00000000" w14:paraId="000014C2">
      <w:pPr>
        <w:numPr>
          <w:ilvl w:val="0"/>
          <w:numId w:val="25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be combined with BHA/BHT in fortified foods</w:t>
        <w:br w:type="textWrapping"/>
      </w:r>
    </w:p>
    <w:p w:rsidR="00000000" w:rsidDel="00000000" w:rsidP="00000000" w:rsidRDefault="00000000" w:rsidRPr="00000000" w14:paraId="000014C3">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4C4">
      <w:pPr>
        <w:numPr>
          <w:ilvl w:val="0"/>
          <w:numId w:val="62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Propyl gallate</w:t>
        <w:br w:type="textWrapping"/>
      </w:r>
    </w:p>
    <w:p w:rsidR="00000000" w:rsidDel="00000000" w:rsidP="00000000" w:rsidRDefault="00000000" w:rsidRPr="00000000" w14:paraId="000014C5">
      <w:pPr>
        <w:numPr>
          <w:ilvl w:val="0"/>
          <w:numId w:val="62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E310</w:t>
      </w:r>
    </w:p>
    <w:p w:rsidR="00000000" w:rsidDel="00000000" w:rsidP="00000000" w:rsidRDefault="00000000" w:rsidRPr="00000000" w14:paraId="000014C6">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Sulfur dioxide</w:t>
      </w:r>
    </w:p>
    <w:p w:rsidR="00000000" w:rsidDel="00000000" w:rsidP="00000000" w:rsidRDefault="00000000" w:rsidRPr="00000000" w14:paraId="000014C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legsovxfdqj0" w:id="659"/>
      <w:bookmarkEnd w:id="659"/>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4C8">
      <w:pPr>
        <w:numPr>
          <w:ilvl w:val="0"/>
          <w:numId w:val="113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w:t>
      </w:r>
      <w:r w:rsidDel="00000000" w:rsidR="00000000" w:rsidRPr="00000000">
        <w:rPr>
          <w:rFonts w:ascii="Times New Roman" w:cs="Times New Roman" w:eastAsia="Times New Roman" w:hAnsi="Times New Roman"/>
          <w:b w:val="1"/>
          <w:bCs w:val="1"/>
          <w:rtl w:val="0"/>
        </w:rPr>
        <w:t xml:space="preserve">allergic reactions, asthma, or respiratory distress</w:t>
      </w:r>
      <w:r w:rsidDel="00000000" w:rsidR="00000000" w:rsidRPr="00000000">
        <w:rPr>
          <w:rFonts w:ascii="Times New Roman" w:cs="Times New Roman" w:eastAsia="Times New Roman" w:hAnsi="Times New Roman"/>
          <w:rtl w:val="0"/>
        </w:rPr>
        <w:t xml:space="preserve"> in sensitive individuals</w:t>
        <w:br w:type="textWrapping"/>
      </w:r>
    </w:p>
    <w:p w:rsidR="00000000" w:rsidDel="00000000" w:rsidP="00000000" w:rsidRDefault="00000000" w:rsidRPr="00000000" w14:paraId="000014C9">
      <w:pPr>
        <w:numPr>
          <w:ilvl w:val="0"/>
          <w:numId w:val="113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a </w:t>
      </w:r>
      <w:r w:rsidDel="00000000" w:rsidR="00000000" w:rsidRPr="00000000">
        <w:rPr>
          <w:rFonts w:ascii="Times New Roman" w:cs="Times New Roman" w:eastAsia="Times New Roman" w:hAnsi="Times New Roman"/>
          <w:b w:val="1"/>
          <w:bCs w:val="1"/>
          <w:rtl w:val="0"/>
        </w:rPr>
        <w:t xml:space="preserve">strong chemical reputation</w:t>
        <w:br w:type="textWrapping"/>
      </w:r>
    </w:p>
    <w:p w:rsidR="00000000" w:rsidDel="00000000" w:rsidP="00000000" w:rsidRDefault="00000000" w:rsidRPr="00000000" w14:paraId="000014CA">
      <w:pPr>
        <w:numPr>
          <w:ilvl w:val="0"/>
          <w:numId w:val="113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associated with </w:t>
      </w:r>
      <w:r w:rsidDel="00000000" w:rsidR="00000000" w:rsidRPr="00000000">
        <w:rPr>
          <w:rFonts w:ascii="Times New Roman" w:cs="Times New Roman" w:eastAsia="Times New Roman" w:hAnsi="Times New Roman"/>
          <w:b w:val="1"/>
          <w:bCs w:val="1"/>
          <w:rtl w:val="0"/>
        </w:rPr>
        <w:t xml:space="preserve">processed dried fruits and wines</w:t>
        <w:br w:type="textWrapping"/>
      </w:r>
    </w:p>
    <w:p w:rsidR="00000000" w:rsidDel="00000000" w:rsidP="00000000" w:rsidRDefault="00000000" w:rsidRPr="00000000" w14:paraId="000014CB">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allergy/asthma risk</w:t>
      </w:r>
      <w:r w:rsidDel="00000000" w:rsidR="00000000" w:rsidRPr="00000000">
        <w:rPr>
          <w:rFonts w:ascii="Times New Roman" w:cs="Times New Roman" w:eastAsia="Times New Roman" w:hAnsi="Times New Roman"/>
          <w:rtl w:val="0"/>
        </w:rPr>
        <w:t xml:space="preserve">, not metabolic effects.</w:t>
      </w:r>
    </w:p>
    <w:p w:rsidR="00000000" w:rsidDel="00000000" w:rsidP="00000000" w:rsidRDefault="00000000" w:rsidRPr="00000000" w14:paraId="000014C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dqpaa6cincqk" w:id="660"/>
      <w:bookmarkEnd w:id="660"/>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4CE">
      <w:pPr>
        <w:numPr>
          <w:ilvl w:val="0"/>
          <w:numId w:val="97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gas used as a </w:t>
      </w:r>
      <w:r w:rsidDel="00000000" w:rsidR="00000000" w:rsidRPr="00000000">
        <w:rPr>
          <w:rFonts w:ascii="Times New Roman" w:cs="Times New Roman" w:eastAsia="Times New Roman" w:hAnsi="Times New Roman"/>
          <w:b w:val="1"/>
          <w:bCs w:val="1"/>
          <w:rtl w:val="0"/>
        </w:rPr>
        <w:t xml:space="preserve">preservative and antioxidant</w:t>
        <w:br w:type="textWrapping"/>
      </w:r>
    </w:p>
    <w:p w:rsidR="00000000" w:rsidDel="00000000" w:rsidP="00000000" w:rsidRDefault="00000000" w:rsidRPr="00000000" w14:paraId="000014CF">
      <w:pPr>
        <w:numPr>
          <w:ilvl w:val="0"/>
          <w:numId w:val="97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w:t>
      </w:r>
      <w:r w:rsidDel="00000000" w:rsidR="00000000" w:rsidRPr="00000000">
        <w:rPr>
          <w:rFonts w:ascii="Times New Roman" w:cs="Times New Roman" w:eastAsia="Times New Roman" w:hAnsi="Times New Roman"/>
          <w:b w:val="1"/>
          <w:bCs w:val="1"/>
          <w:rtl w:val="0"/>
        </w:rPr>
        <w:t xml:space="preserve">microbial growth, browning, and spoilage</w:t>
        <w:br w:type="textWrapping"/>
      </w:r>
    </w:p>
    <w:p w:rsidR="00000000" w:rsidDel="00000000" w:rsidP="00000000" w:rsidRDefault="00000000" w:rsidRPr="00000000" w14:paraId="000014D0">
      <w:pPr>
        <w:numPr>
          <w:ilvl w:val="0"/>
          <w:numId w:val="97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used in </w:t>
      </w:r>
      <w:r w:rsidDel="00000000" w:rsidR="00000000" w:rsidRPr="00000000">
        <w:rPr>
          <w:rFonts w:ascii="Times New Roman" w:cs="Times New Roman" w:eastAsia="Times New Roman" w:hAnsi="Times New Roman"/>
          <w:b w:val="1"/>
          <w:bCs w:val="1"/>
          <w:rtl w:val="0"/>
        </w:rPr>
        <w:t xml:space="preserve">dried fruits, wines, and some beverages</w:t>
        <w:br w:type="textWrapping"/>
      </w:r>
    </w:p>
    <w:p w:rsidR="00000000" w:rsidDel="00000000" w:rsidP="00000000" w:rsidRDefault="00000000" w:rsidRPr="00000000" w14:paraId="000014D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f73vlsd8go8b" w:id="661"/>
      <w:bookmarkEnd w:id="661"/>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4D3">
      <w:pPr>
        <w:numPr>
          <w:ilvl w:val="0"/>
          <w:numId w:val="103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Maintains </w:t>
      </w:r>
      <w:r w:rsidDel="00000000" w:rsidR="00000000" w:rsidRPr="00000000">
        <w:rPr>
          <w:rFonts w:ascii="Times New Roman" w:cs="Times New Roman" w:eastAsia="Times New Roman" w:hAnsi="Times New Roman"/>
          <w:b w:val="1"/>
          <w:bCs w:val="1"/>
          <w:rtl w:val="0"/>
        </w:rPr>
        <w:t xml:space="preserve">color and freshness</w:t>
      </w:r>
      <w:r w:rsidDel="00000000" w:rsidR="00000000" w:rsidRPr="00000000">
        <w:rPr>
          <w:rFonts w:ascii="Times New Roman" w:cs="Times New Roman" w:eastAsia="Times New Roman" w:hAnsi="Times New Roman"/>
          <w:rtl w:val="0"/>
        </w:rPr>
        <w:t xml:space="preserve"> in dried fruits (prevents browning)</w:t>
        <w:br w:type="textWrapping"/>
      </w:r>
    </w:p>
    <w:p w:rsidR="00000000" w:rsidDel="00000000" w:rsidP="00000000" w:rsidRDefault="00000000" w:rsidRPr="00000000" w14:paraId="000014D4">
      <w:pPr>
        <w:numPr>
          <w:ilvl w:val="0"/>
          <w:numId w:val="103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Preserves </w:t>
      </w:r>
      <w:r w:rsidDel="00000000" w:rsidR="00000000" w:rsidRPr="00000000">
        <w:rPr>
          <w:rFonts w:ascii="Times New Roman" w:cs="Times New Roman" w:eastAsia="Times New Roman" w:hAnsi="Times New Roman"/>
          <w:b w:val="1"/>
          <w:bCs w:val="1"/>
          <w:rtl w:val="0"/>
        </w:rPr>
        <w:t xml:space="preserve">wine and beer stability</w:t>
        <w:br w:type="textWrapping"/>
      </w:r>
    </w:p>
    <w:p w:rsidR="00000000" w:rsidDel="00000000" w:rsidP="00000000" w:rsidRDefault="00000000" w:rsidRPr="00000000" w14:paraId="000014D5">
      <w:pPr>
        <w:numPr>
          <w:ilvl w:val="0"/>
          <w:numId w:val="103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Inhibits microbial growth</w:t>
        <w:br w:type="textWrapping"/>
      </w:r>
    </w:p>
    <w:p w:rsidR="00000000" w:rsidDel="00000000" w:rsidP="00000000" w:rsidRDefault="00000000" w:rsidRPr="00000000" w14:paraId="000014D6">
      <w:pPr>
        <w:numPr>
          <w:ilvl w:val="0"/>
          <w:numId w:val="103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Inexpensive and highly effective</w:t>
        <w:br w:type="textWrapping"/>
      </w:r>
    </w:p>
    <w:p w:rsidR="00000000" w:rsidDel="00000000" w:rsidP="00000000" w:rsidRDefault="00000000" w:rsidRPr="00000000" w14:paraId="000014D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gzzn9m3hzcvv" w:id="662"/>
      <w:bookmarkEnd w:id="662"/>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4D9">
      <w:pPr>
        <w:numPr>
          <w:ilvl w:val="0"/>
          <w:numId w:val="28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w:t>
      </w:r>
      <w:r w:rsidDel="00000000" w:rsidR="00000000" w:rsidRPr="00000000">
        <w:rPr>
          <w:rFonts w:ascii="Times New Roman" w:cs="Times New Roman" w:eastAsia="Times New Roman" w:hAnsi="Times New Roman"/>
          <w:b w:val="1"/>
          <w:bCs w:val="1"/>
          <w:rtl w:val="0"/>
        </w:rPr>
        <w:t xml:space="preserve">allergen/trigger for asthma</w:t>
        <w:br w:type="textWrapping"/>
      </w:r>
    </w:p>
    <w:p w:rsidR="00000000" w:rsidDel="00000000" w:rsidP="00000000" w:rsidRDefault="00000000" w:rsidRPr="00000000" w14:paraId="000014DA">
      <w:pPr>
        <w:numPr>
          <w:ilvl w:val="0"/>
          <w:numId w:val="28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w:t>
        <w:br w:type="textWrapping"/>
      </w:r>
    </w:p>
    <w:p w:rsidR="00000000" w:rsidDel="00000000" w:rsidP="00000000" w:rsidRDefault="00000000" w:rsidRPr="00000000" w14:paraId="000014DB">
      <w:pPr>
        <w:numPr>
          <w:ilvl w:val="1"/>
          <w:numId w:val="288"/>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Headaches</w:t>
        <w:br w:type="textWrapping"/>
      </w:r>
    </w:p>
    <w:p w:rsidR="00000000" w:rsidDel="00000000" w:rsidP="00000000" w:rsidRDefault="00000000" w:rsidRPr="00000000" w14:paraId="000014DC">
      <w:pPr>
        <w:numPr>
          <w:ilvl w:val="1"/>
          <w:numId w:val="288"/>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Skin reactions</w:t>
        <w:br w:type="textWrapping"/>
      </w:r>
    </w:p>
    <w:p w:rsidR="00000000" w:rsidDel="00000000" w:rsidP="00000000" w:rsidRDefault="00000000" w:rsidRPr="00000000" w14:paraId="000014DD">
      <w:pPr>
        <w:numPr>
          <w:ilvl w:val="1"/>
          <w:numId w:val="288"/>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Respiratory issues</w:t>
        <w:br w:type="textWrapping"/>
      </w:r>
    </w:p>
    <w:p w:rsidR="00000000" w:rsidDel="00000000" w:rsidP="00000000" w:rsidRDefault="00000000" w:rsidRPr="00000000" w14:paraId="000014DE">
      <w:pPr>
        <w:numPr>
          <w:ilvl w:val="0"/>
          <w:numId w:val="28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 in patients with </w:t>
      </w:r>
      <w:r w:rsidDel="00000000" w:rsidR="00000000" w:rsidRPr="00000000">
        <w:rPr>
          <w:rFonts w:ascii="Times New Roman" w:cs="Times New Roman" w:eastAsia="Times New Roman" w:hAnsi="Times New Roman"/>
          <w:b w:val="1"/>
          <w:bCs w:val="1"/>
          <w:rtl w:val="0"/>
        </w:rPr>
        <w:t xml:space="preserve">asthma, sulfite sensitivity, or chronic respiratory conditions</w:t>
        <w:br w:type="textWrapping"/>
      </w:r>
    </w:p>
    <w:p w:rsidR="00000000" w:rsidDel="00000000" w:rsidP="00000000" w:rsidRDefault="00000000" w:rsidRPr="00000000" w14:paraId="000014D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59xsb5l2d4ls" w:id="663"/>
      <w:bookmarkEnd w:id="663"/>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4E1">
      <w:pPr>
        <w:numPr>
          <w:ilvl w:val="0"/>
          <w:numId w:val="27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Ingested sulfur dioxide is converted to </w:t>
      </w:r>
      <w:r w:rsidDel="00000000" w:rsidR="00000000" w:rsidRPr="00000000">
        <w:rPr>
          <w:rFonts w:ascii="Times New Roman" w:cs="Times New Roman" w:eastAsia="Times New Roman" w:hAnsi="Times New Roman"/>
          <w:b w:val="1"/>
          <w:bCs w:val="1"/>
          <w:rtl w:val="0"/>
        </w:rPr>
        <w:t xml:space="preserve">sulfites</w:t>
      </w:r>
      <w:r w:rsidDel="00000000" w:rsidR="00000000" w:rsidRPr="00000000">
        <w:rPr>
          <w:rFonts w:ascii="Times New Roman" w:cs="Times New Roman" w:eastAsia="Times New Roman" w:hAnsi="Times New Roman"/>
          <w:rtl w:val="0"/>
        </w:rPr>
        <w:t xml:space="preserve">, mostly excreted in urine</w:t>
        <w:br w:type="textWrapping"/>
      </w:r>
    </w:p>
    <w:p w:rsidR="00000000" w:rsidDel="00000000" w:rsidP="00000000" w:rsidRDefault="00000000" w:rsidRPr="00000000" w14:paraId="000014E2">
      <w:pPr>
        <w:numPr>
          <w:ilvl w:val="0"/>
          <w:numId w:val="27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Can react with histamine → trigger </w:t>
      </w:r>
      <w:r w:rsidDel="00000000" w:rsidR="00000000" w:rsidRPr="00000000">
        <w:rPr>
          <w:rFonts w:ascii="Times New Roman" w:cs="Times New Roman" w:eastAsia="Times New Roman" w:hAnsi="Times New Roman"/>
          <w:b w:val="1"/>
          <w:bCs w:val="1"/>
          <w:rtl w:val="0"/>
        </w:rPr>
        <w:t xml:space="preserve">allergic or asthmatic responses</w:t>
        <w:br w:type="textWrapping"/>
      </w:r>
    </w:p>
    <w:p w:rsidR="00000000" w:rsidDel="00000000" w:rsidP="00000000" w:rsidRDefault="00000000" w:rsidRPr="00000000" w14:paraId="000014E3">
      <w:pPr>
        <w:numPr>
          <w:ilvl w:val="0"/>
          <w:numId w:val="27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w:t>
      </w:r>
      <w:r w:rsidDel="00000000" w:rsidR="00000000" w:rsidRPr="00000000">
        <w:rPr>
          <w:rFonts w:ascii="Times New Roman" w:cs="Times New Roman" w:eastAsia="Times New Roman" w:hAnsi="Times New Roman"/>
          <w:b w:val="1"/>
          <w:bCs w:val="1"/>
          <w:rtl w:val="0"/>
        </w:rPr>
        <w:t xml:space="preserve">not strongly affect metabolism or gut health</w:t>
      </w:r>
      <w:r w:rsidDel="00000000" w:rsidR="00000000" w:rsidRPr="00000000">
        <w:rPr>
          <w:rFonts w:ascii="Times New Roman" w:cs="Times New Roman" w:eastAsia="Times New Roman" w:hAnsi="Times New Roman"/>
          <w:rtl w:val="0"/>
        </w:rPr>
        <w:t xml:space="preserve"> in non-sensitive individuals</w:t>
        <w:br w:type="textWrapping"/>
      </w:r>
    </w:p>
    <w:p w:rsidR="00000000" w:rsidDel="00000000" w:rsidP="00000000" w:rsidRDefault="00000000" w:rsidRPr="00000000" w14:paraId="000014E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hof7tliki2co" w:id="664"/>
      <w:bookmarkEnd w:id="664"/>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4E6">
      <w:pPr>
        <w:numPr>
          <w:ilvl w:val="0"/>
          <w:numId w:val="72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Asthma exacerbation</w:t>
        <w:br w:type="textWrapping"/>
      </w:r>
    </w:p>
    <w:p w:rsidR="00000000" w:rsidDel="00000000" w:rsidP="00000000" w:rsidRDefault="00000000" w:rsidRPr="00000000" w14:paraId="000014E7">
      <w:pPr>
        <w:numPr>
          <w:ilvl w:val="0"/>
          <w:numId w:val="72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 allergic reactions</w:t>
        <w:br w:type="textWrapping"/>
      </w:r>
    </w:p>
    <w:p w:rsidR="00000000" w:rsidDel="00000000" w:rsidP="00000000" w:rsidRDefault="00000000" w:rsidRPr="00000000" w14:paraId="000014E8">
      <w:pPr>
        <w:numPr>
          <w:ilvl w:val="0"/>
          <w:numId w:val="72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linked to cancer or autoimmune disease at normal dietary levels</w:t>
        <w:br w:type="textWrapping"/>
      </w:r>
    </w:p>
    <w:p w:rsidR="00000000" w:rsidDel="00000000" w:rsidP="00000000" w:rsidRDefault="00000000" w:rsidRPr="00000000" w14:paraId="000014E9">
      <w:pPr>
        <w:numPr>
          <w:ilvl w:val="0"/>
          <w:numId w:val="72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anecdotal reports of </w:t>
      </w:r>
      <w:r w:rsidDel="00000000" w:rsidR="00000000" w:rsidRPr="00000000">
        <w:rPr>
          <w:rFonts w:ascii="Times New Roman" w:cs="Times New Roman" w:eastAsia="Times New Roman" w:hAnsi="Times New Roman"/>
          <w:b w:val="1"/>
          <w:bCs w:val="1"/>
          <w:rtl w:val="0"/>
        </w:rPr>
        <w:t xml:space="preserve">gut discomfort in highly sensitive individuals</w:t>
        <w:br w:type="textWrapping"/>
      </w:r>
    </w:p>
    <w:p w:rsidR="00000000" w:rsidDel="00000000" w:rsidP="00000000" w:rsidRDefault="00000000" w:rsidRPr="00000000" w14:paraId="000014E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10hrx4z0hsha" w:id="665"/>
      <w:bookmarkEnd w:id="665"/>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4EC">
      <w:pPr>
        <w:numPr>
          <w:ilvl w:val="0"/>
          <w:numId w:val="17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Dried fruits (apricots, raisins, prunes)</w:t>
        <w:br w:type="textWrapping"/>
      </w:r>
    </w:p>
    <w:p w:rsidR="00000000" w:rsidDel="00000000" w:rsidP="00000000" w:rsidRDefault="00000000" w:rsidRPr="00000000" w14:paraId="000014ED">
      <w:pPr>
        <w:numPr>
          <w:ilvl w:val="0"/>
          <w:numId w:val="17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Wine, beer, and cider</w:t>
        <w:br w:type="textWrapping"/>
      </w:r>
    </w:p>
    <w:p w:rsidR="00000000" w:rsidDel="00000000" w:rsidP="00000000" w:rsidRDefault="00000000" w:rsidRPr="00000000" w14:paraId="000014EE">
      <w:pPr>
        <w:numPr>
          <w:ilvl w:val="0"/>
          <w:numId w:val="17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Fruit juices and soft drinks</w:t>
        <w:br w:type="textWrapping"/>
      </w:r>
    </w:p>
    <w:p w:rsidR="00000000" w:rsidDel="00000000" w:rsidP="00000000" w:rsidRDefault="00000000" w:rsidRPr="00000000" w14:paraId="000014EF">
      <w:pPr>
        <w:numPr>
          <w:ilvl w:val="0"/>
          <w:numId w:val="17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Packaged or canned fruits</w:t>
        <w:br w:type="textWrapping"/>
      </w:r>
    </w:p>
    <w:p w:rsidR="00000000" w:rsidDel="00000000" w:rsidP="00000000" w:rsidRDefault="00000000" w:rsidRPr="00000000" w14:paraId="000014F0">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4F1">
      <w:pPr>
        <w:numPr>
          <w:ilvl w:val="0"/>
          <w:numId w:val="21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Sulfur dioxide</w:t>
        <w:br w:type="textWrapping"/>
      </w:r>
    </w:p>
    <w:p w:rsidR="00000000" w:rsidDel="00000000" w:rsidP="00000000" w:rsidRDefault="00000000" w:rsidRPr="00000000" w14:paraId="000014F2">
      <w:pPr>
        <w:numPr>
          <w:ilvl w:val="0"/>
          <w:numId w:val="21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E220</w:t>
        <w:br w:type="textWrapping"/>
      </w:r>
    </w:p>
    <w:p w:rsidR="00000000" w:rsidDel="00000000" w:rsidP="00000000" w:rsidRDefault="00000000" w:rsidRPr="00000000" w14:paraId="000014F3">
      <w:pPr>
        <w:numPr>
          <w:ilvl w:val="0"/>
          <w:numId w:val="21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Sulfites (general term: E221–E228)</w:t>
      </w:r>
    </w:p>
    <w:p w:rsidR="00000000" w:rsidDel="00000000" w:rsidP="00000000" w:rsidRDefault="00000000" w:rsidRPr="00000000" w14:paraId="000014F4">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F5">
      <w:pPr>
        <w:spacing w:after="200"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Sodium metabisulfite</w:t>
      </w:r>
    </w:p>
    <w:p w:rsidR="00000000" w:rsidDel="00000000" w:rsidP="00000000" w:rsidRDefault="00000000" w:rsidRPr="00000000" w14:paraId="000014F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vrwxfoikmlzf" w:id="666"/>
      <w:bookmarkEnd w:id="666"/>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4F7">
      <w:pPr>
        <w:numPr>
          <w:ilvl w:val="0"/>
          <w:numId w:val="75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trigger </w:t>
      </w:r>
      <w:r w:rsidDel="00000000" w:rsidR="00000000" w:rsidRPr="00000000">
        <w:rPr>
          <w:rFonts w:ascii="Times New Roman" w:cs="Times New Roman" w:eastAsia="Times New Roman" w:hAnsi="Times New Roman"/>
          <w:b w:val="1"/>
          <w:bCs w:val="1"/>
          <w:rtl w:val="0"/>
        </w:rPr>
        <w:t xml:space="preserve">asthma attacks or allergic reactions</w:t>
      </w:r>
      <w:r w:rsidDel="00000000" w:rsidR="00000000" w:rsidRPr="00000000">
        <w:rPr>
          <w:rFonts w:ascii="Times New Roman" w:cs="Times New Roman" w:eastAsia="Times New Roman" w:hAnsi="Times New Roman"/>
          <w:rtl w:val="0"/>
        </w:rPr>
        <w:t xml:space="preserve"> in sensitive individuals</w:t>
        <w:br w:type="textWrapping"/>
      </w:r>
    </w:p>
    <w:p w:rsidR="00000000" w:rsidDel="00000000" w:rsidP="00000000" w:rsidRDefault="00000000" w:rsidRPr="00000000" w14:paraId="000014F8">
      <w:pPr>
        <w:numPr>
          <w:ilvl w:val="0"/>
          <w:numId w:val="75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linked to </w:t>
      </w:r>
      <w:r w:rsidDel="00000000" w:rsidR="00000000" w:rsidRPr="00000000">
        <w:rPr>
          <w:rFonts w:ascii="Times New Roman" w:cs="Times New Roman" w:eastAsia="Times New Roman" w:hAnsi="Times New Roman"/>
          <w:b w:val="1"/>
          <w:bCs w:val="1"/>
          <w:rtl w:val="0"/>
        </w:rPr>
        <w:t xml:space="preserve">processed dried fruits, wine, and packaged foods</w:t>
        <w:br w:type="textWrapping"/>
      </w:r>
    </w:p>
    <w:p w:rsidR="00000000" w:rsidDel="00000000" w:rsidP="00000000" w:rsidRDefault="00000000" w:rsidRPr="00000000" w14:paraId="000014F9">
      <w:pPr>
        <w:numPr>
          <w:ilvl w:val="0"/>
          <w:numId w:val="75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Patients sometimes report </w:t>
      </w:r>
      <w:r w:rsidDel="00000000" w:rsidR="00000000" w:rsidRPr="00000000">
        <w:rPr>
          <w:rFonts w:ascii="Times New Roman" w:cs="Times New Roman" w:eastAsia="Times New Roman" w:hAnsi="Times New Roman"/>
          <w:b w:val="1"/>
          <w:bCs w:val="1"/>
          <w:rtl w:val="0"/>
        </w:rPr>
        <w:t xml:space="preserve">headaches, nausea, or gut discomfort</w:t>
        <w:br w:type="textWrapping"/>
      </w:r>
    </w:p>
    <w:p w:rsidR="00000000" w:rsidDel="00000000" w:rsidP="00000000" w:rsidRDefault="00000000" w:rsidRPr="00000000" w14:paraId="000014FA">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sensitivity and allergy</w:t>
      </w:r>
      <w:r w:rsidDel="00000000" w:rsidR="00000000" w:rsidRPr="00000000">
        <w:rPr>
          <w:rFonts w:ascii="Times New Roman" w:cs="Times New Roman" w:eastAsia="Times New Roman" w:hAnsi="Times New Roman"/>
          <w:rtl w:val="0"/>
        </w:rPr>
        <w:t xml:space="preserve">, not gut disruption.</w:t>
      </w:r>
    </w:p>
    <w:p w:rsidR="00000000" w:rsidDel="00000000" w:rsidP="00000000" w:rsidRDefault="00000000" w:rsidRPr="00000000" w14:paraId="000014FB">
      <w:pPr>
        <w:spacing w:after="20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p9ol1k578why" w:id="667"/>
      <w:bookmarkEnd w:id="667"/>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4FD">
      <w:pPr>
        <w:numPr>
          <w:ilvl w:val="0"/>
          <w:numId w:val="70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Sulfite compound that </w:t>
      </w:r>
      <w:r w:rsidDel="00000000" w:rsidR="00000000" w:rsidRPr="00000000">
        <w:rPr>
          <w:rFonts w:ascii="Times New Roman" w:cs="Times New Roman" w:eastAsia="Times New Roman" w:hAnsi="Times New Roman"/>
          <w:b w:val="1"/>
          <w:bCs w:val="1"/>
          <w:rtl w:val="0"/>
        </w:rPr>
        <w:t xml:space="preserve">releases sulfur dioxide</w:t>
      </w:r>
      <w:r w:rsidDel="00000000" w:rsidR="00000000" w:rsidRPr="00000000">
        <w:rPr>
          <w:rFonts w:ascii="Times New Roman" w:cs="Times New Roman" w:eastAsia="Times New Roman" w:hAnsi="Times New Roman"/>
          <w:rtl w:val="0"/>
        </w:rPr>
        <w:t xml:space="preserve"> when dissolved in water or acidic environments</w:t>
        <w:br w:type="textWrapping"/>
      </w:r>
    </w:p>
    <w:p w:rsidR="00000000" w:rsidDel="00000000" w:rsidP="00000000" w:rsidRDefault="00000000" w:rsidRPr="00000000" w14:paraId="000014FE">
      <w:pPr>
        <w:numPr>
          <w:ilvl w:val="0"/>
          <w:numId w:val="70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w:t>
      </w:r>
      <w:r w:rsidDel="00000000" w:rsidR="00000000" w:rsidRPr="00000000">
        <w:rPr>
          <w:rFonts w:ascii="Times New Roman" w:cs="Times New Roman" w:eastAsia="Times New Roman" w:hAnsi="Times New Roman"/>
          <w:b w:val="1"/>
          <w:bCs w:val="1"/>
          <w:rtl w:val="0"/>
        </w:rPr>
        <w:t xml:space="preserve">browning, oxidation, and microbial growth</w:t>
        <w:br w:type="textWrapping"/>
      </w:r>
    </w:p>
    <w:p w:rsidR="00000000" w:rsidDel="00000000" w:rsidP="00000000" w:rsidRDefault="00000000" w:rsidRPr="00000000" w14:paraId="000014FF">
      <w:pPr>
        <w:numPr>
          <w:ilvl w:val="0"/>
          <w:numId w:val="70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widely as a preservative in acidic foods</w:t>
        <w:br w:type="textWrapping"/>
      </w:r>
    </w:p>
    <w:p w:rsidR="00000000" w:rsidDel="00000000" w:rsidP="00000000" w:rsidRDefault="00000000" w:rsidRPr="00000000" w14:paraId="00001500">
      <w:pPr>
        <w:spacing w:after="20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873vrzc6y0uz" w:id="668"/>
      <w:bookmarkEnd w:id="668"/>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502">
      <w:pPr>
        <w:numPr>
          <w:ilvl w:val="0"/>
          <w:numId w:val="41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Maintains </w:t>
      </w:r>
      <w:r w:rsidDel="00000000" w:rsidR="00000000" w:rsidRPr="00000000">
        <w:rPr>
          <w:rFonts w:ascii="Times New Roman" w:cs="Times New Roman" w:eastAsia="Times New Roman" w:hAnsi="Times New Roman"/>
          <w:b w:val="1"/>
          <w:bCs w:val="1"/>
          <w:rtl w:val="0"/>
        </w:rPr>
        <w:t xml:space="preserve">color in dried fruits and vegetables</w:t>
        <w:br w:type="textWrapping"/>
      </w:r>
    </w:p>
    <w:p w:rsidR="00000000" w:rsidDel="00000000" w:rsidP="00000000" w:rsidRDefault="00000000" w:rsidRPr="00000000" w14:paraId="00001503">
      <w:pPr>
        <w:numPr>
          <w:ilvl w:val="0"/>
          <w:numId w:val="41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Preserves </w:t>
      </w:r>
      <w:r w:rsidDel="00000000" w:rsidR="00000000" w:rsidRPr="00000000">
        <w:rPr>
          <w:rFonts w:ascii="Times New Roman" w:cs="Times New Roman" w:eastAsia="Times New Roman" w:hAnsi="Times New Roman"/>
          <w:b w:val="1"/>
          <w:bCs w:val="1"/>
          <w:rtl w:val="0"/>
        </w:rPr>
        <w:t xml:space="preserve">wine, beer, and juices</w:t>
        <w:br w:type="textWrapping"/>
      </w:r>
    </w:p>
    <w:p w:rsidR="00000000" w:rsidDel="00000000" w:rsidP="00000000" w:rsidRDefault="00000000" w:rsidRPr="00000000" w14:paraId="00001504">
      <w:pPr>
        <w:numPr>
          <w:ilvl w:val="0"/>
          <w:numId w:val="41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Inhibits </w:t>
      </w:r>
      <w:r w:rsidDel="00000000" w:rsidR="00000000" w:rsidRPr="00000000">
        <w:rPr>
          <w:rFonts w:ascii="Times New Roman" w:cs="Times New Roman" w:eastAsia="Times New Roman" w:hAnsi="Times New Roman"/>
          <w:b w:val="1"/>
          <w:bCs w:val="1"/>
          <w:rtl w:val="0"/>
        </w:rPr>
        <w:t xml:space="preserve">yeast, mold, and bacteria</w:t>
        <w:br w:type="textWrapping"/>
      </w:r>
    </w:p>
    <w:p w:rsidR="00000000" w:rsidDel="00000000" w:rsidP="00000000" w:rsidRDefault="00000000" w:rsidRPr="00000000" w14:paraId="00001505">
      <w:pPr>
        <w:numPr>
          <w:ilvl w:val="0"/>
          <w:numId w:val="41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Cheap, stable, and highly effective</w:t>
        <w:br w:type="textWrapping"/>
      </w:r>
    </w:p>
    <w:p w:rsidR="00000000" w:rsidDel="00000000" w:rsidP="00000000" w:rsidRDefault="00000000" w:rsidRPr="00000000" w14:paraId="00001506">
      <w:pPr>
        <w:spacing w:after="20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tihe1bnh8msl" w:id="669"/>
      <w:bookmarkEnd w:id="669"/>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508">
      <w:pPr>
        <w:numPr>
          <w:ilvl w:val="0"/>
          <w:numId w:val="60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w:t>
      </w:r>
      <w:r w:rsidDel="00000000" w:rsidR="00000000" w:rsidRPr="00000000">
        <w:rPr>
          <w:rFonts w:ascii="Times New Roman" w:cs="Times New Roman" w:eastAsia="Times New Roman" w:hAnsi="Times New Roman"/>
          <w:b w:val="1"/>
          <w:bCs w:val="1"/>
          <w:rtl w:val="0"/>
        </w:rPr>
        <w:t xml:space="preserve">allergen for asthmatic or sulfite-sensitive patients</w:t>
        <w:br w:type="textWrapping"/>
      </w:r>
    </w:p>
    <w:p w:rsidR="00000000" w:rsidDel="00000000" w:rsidP="00000000" w:rsidRDefault="00000000" w:rsidRPr="00000000" w14:paraId="00001509">
      <w:pPr>
        <w:numPr>
          <w:ilvl w:val="0"/>
          <w:numId w:val="60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w:t>
        <w:br w:type="textWrapping"/>
      </w:r>
    </w:p>
    <w:p w:rsidR="00000000" w:rsidDel="00000000" w:rsidP="00000000" w:rsidRDefault="00000000" w:rsidRPr="00000000" w14:paraId="0000150A">
      <w:pPr>
        <w:numPr>
          <w:ilvl w:val="1"/>
          <w:numId w:val="608"/>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Respiratory distress</w:t>
        <w:br w:type="textWrapping"/>
      </w:r>
    </w:p>
    <w:p w:rsidR="00000000" w:rsidDel="00000000" w:rsidP="00000000" w:rsidRDefault="00000000" w:rsidRPr="00000000" w14:paraId="0000150B">
      <w:pPr>
        <w:numPr>
          <w:ilvl w:val="1"/>
          <w:numId w:val="608"/>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Headaches or nausea</w:t>
        <w:br w:type="textWrapping"/>
      </w:r>
    </w:p>
    <w:p w:rsidR="00000000" w:rsidDel="00000000" w:rsidP="00000000" w:rsidRDefault="00000000" w:rsidRPr="00000000" w14:paraId="0000150C">
      <w:pPr>
        <w:numPr>
          <w:ilvl w:val="1"/>
          <w:numId w:val="608"/>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Occasional digestive upset</w:t>
        <w:br w:type="textWrapping"/>
      </w:r>
    </w:p>
    <w:p w:rsidR="00000000" w:rsidDel="00000000" w:rsidP="00000000" w:rsidRDefault="00000000" w:rsidRPr="00000000" w14:paraId="0000150D">
      <w:pPr>
        <w:numPr>
          <w:ilvl w:val="0"/>
          <w:numId w:val="60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 in patients with </w:t>
      </w:r>
      <w:r w:rsidDel="00000000" w:rsidR="00000000" w:rsidRPr="00000000">
        <w:rPr>
          <w:rFonts w:ascii="Times New Roman" w:cs="Times New Roman" w:eastAsia="Times New Roman" w:hAnsi="Times New Roman"/>
          <w:b w:val="1"/>
          <w:bCs w:val="1"/>
          <w:rtl w:val="0"/>
        </w:rPr>
        <w:t xml:space="preserve">chronic asthma, COPD, or sulfite sensitivity</w:t>
        <w:br w:type="textWrapping"/>
      </w:r>
    </w:p>
    <w:p w:rsidR="00000000" w:rsidDel="00000000" w:rsidP="00000000" w:rsidRDefault="00000000" w:rsidRPr="00000000" w14:paraId="0000150E">
      <w:pPr>
        <w:spacing w:after="20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kyk2m5boeovv" w:id="670"/>
      <w:bookmarkEnd w:id="670"/>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510">
      <w:pPr>
        <w:numPr>
          <w:ilvl w:val="0"/>
          <w:numId w:val="87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Converts to </w:t>
      </w:r>
      <w:r w:rsidDel="00000000" w:rsidR="00000000" w:rsidRPr="00000000">
        <w:rPr>
          <w:rFonts w:ascii="Times New Roman" w:cs="Times New Roman" w:eastAsia="Times New Roman" w:hAnsi="Times New Roman"/>
          <w:b w:val="1"/>
          <w:bCs w:val="1"/>
          <w:rtl w:val="0"/>
        </w:rPr>
        <w:t xml:space="preserve">sulfite</w:t>
      </w:r>
      <w:r w:rsidDel="00000000" w:rsidR="00000000" w:rsidRPr="00000000">
        <w:rPr>
          <w:rFonts w:ascii="Times New Roman" w:cs="Times New Roman" w:eastAsia="Times New Roman" w:hAnsi="Times New Roman"/>
          <w:rtl w:val="0"/>
        </w:rPr>
        <w:t xml:space="preserve"> in the stomach</w:t>
        <w:br w:type="textWrapping"/>
      </w:r>
    </w:p>
    <w:p w:rsidR="00000000" w:rsidDel="00000000" w:rsidP="00000000" w:rsidRDefault="00000000" w:rsidRPr="00000000" w14:paraId="00001511">
      <w:pPr>
        <w:numPr>
          <w:ilvl w:val="0"/>
          <w:numId w:val="87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Mostly metabolized by </w:t>
      </w:r>
      <w:r w:rsidDel="00000000" w:rsidR="00000000" w:rsidRPr="00000000">
        <w:rPr>
          <w:rFonts w:ascii="Times New Roman" w:cs="Times New Roman" w:eastAsia="Times New Roman" w:hAnsi="Times New Roman"/>
          <w:b w:val="1"/>
          <w:bCs w:val="1"/>
          <w:rtl w:val="0"/>
        </w:rPr>
        <w:t xml:space="preserve">sulfite oxidase</w:t>
      </w:r>
      <w:r w:rsidDel="00000000" w:rsidR="00000000" w:rsidRPr="00000000">
        <w:rPr>
          <w:rFonts w:ascii="Times New Roman" w:cs="Times New Roman" w:eastAsia="Times New Roman" w:hAnsi="Times New Roman"/>
          <w:rtl w:val="0"/>
        </w:rPr>
        <w:t xml:space="preserve"> and excreted in urine</w:t>
        <w:br w:type="textWrapping"/>
      </w:r>
    </w:p>
    <w:p w:rsidR="00000000" w:rsidDel="00000000" w:rsidP="00000000" w:rsidRDefault="00000000" w:rsidRPr="00000000" w14:paraId="00001512">
      <w:pPr>
        <w:numPr>
          <w:ilvl w:val="0"/>
          <w:numId w:val="87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trigger </w:t>
      </w:r>
      <w:r w:rsidDel="00000000" w:rsidR="00000000" w:rsidRPr="00000000">
        <w:rPr>
          <w:rFonts w:ascii="Times New Roman" w:cs="Times New Roman" w:eastAsia="Times New Roman" w:hAnsi="Times New Roman"/>
          <w:b w:val="1"/>
          <w:bCs w:val="1"/>
          <w:rtl w:val="0"/>
        </w:rPr>
        <w:t xml:space="preserve">histamine-like reactions</w:t>
      </w:r>
      <w:r w:rsidDel="00000000" w:rsidR="00000000" w:rsidRPr="00000000">
        <w:rPr>
          <w:rFonts w:ascii="Times New Roman" w:cs="Times New Roman" w:eastAsia="Times New Roman" w:hAnsi="Times New Roman"/>
          <w:rtl w:val="0"/>
        </w:rPr>
        <w:t xml:space="preserve"> in sensitive individuals</w:t>
        <w:br w:type="textWrapping"/>
      </w:r>
    </w:p>
    <w:p w:rsidR="00000000" w:rsidDel="00000000" w:rsidP="00000000" w:rsidRDefault="00000000" w:rsidRPr="00000000" w14:paraId="00001513">
      <w:pPr>
        <w:numPr>
          <w:ilvl w:val="0"/>
          <w:numId w:val="87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impact on metabolism or gut microbiome for non-sensitive people</w:t>
        <w:br w:type="textWrapping"/>
      </w:r>
    </w:p>
    <w:p w:rsidR="00000000" w:rsidDel="00000000" w:rsidP="00000000" w:rsidRDefault="00000000" w:rsidRPr="00000000" w14:paraId="00001514">
      <w:pPr>
        <w:spacing w:after="20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rplizd6wcvna" w:id="671"/>
      <w:bookmarkEnd w:id="671"/>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516">
      <w:pPr>
        <w:numPr>
          <w:ilvl w:val="0"/>
          <w:numId w:val="110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Asthma exacerbation</w:t>
        <w:br w:type="textWrapping"/>
      </w:r>
    </w:p>
    <w:p w:rsidR="00000000" w:rsidDel="00000000" w:rsidP="00000000" w:rsidRDefault="00000000" w:rsidRPr="00000000" w14:paraId="00001517">
      <w:pPr>
        <w:numPr>
          <w:ilvl w:val="0"/>
          <w:numId w:val="110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 allergic reactions</w:t>
        <w:br w:type="textWrapping"/>
      </w:r>
    </w:p>
    <w:p w:rsidR="00000000" w:rsidDel="00000000" w:rsidP="00000000" w:rsidRDefault="00000000" w:rsidRPr="00000000" w14:paraId="00001518">
      <w:pPr>
        <w:numPr>
          <w:ilvl w:val="0"/>
          <w:numId w:val="110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linked to cancer or autoimmune disease</w:t>
        <w:br w:type="textWrapping"/>
      </w:r>
    </w:p>
    <w:p w:rsidR="00000000" w:rsidDel="00000000" w:rsidP="00000000" w:rsidRDefault="00000000" w:rsidRPr="00000000" w14:paraId="00001519">
      <w:pPr>
        <w:numPr>
          <w:ilvl w:val="0"/>
          <w:numId w:val="110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relevant for </w:t>
      </w:r>
      <w:r w:rsidDel="00000000" w:rsidR="00000000" w:rsidRPr="00000000">
        <w:rPr>
          <w:rFonts w:ascii="Times New Roman" w:cs="Times New Roman" w:eastAsia="Times New Roman" w:hAnsi="Times New Roman"/>
          <w:b w:val="1"/>
          <w:bCs w:val="1"/>
          <w:rtl w:val="0"/>
        </w:rPr>
        <w:t xml:space="preserve">sensitive individuals</w:t>
        <w:br w:type="textWrapping"/>
      </w:r>
    </w:p>
    <w:p w:rsidR="00000000" w:rsidDel="00000000" w:rsidP="00000000" w:rsidRDefault="00000000" w:rsidRPr="00000000" w14:paraId="0000151A">
      <w:pPr>
        <w:spacing w:after="20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9o7ipdkel1h7" w:id="672"/>
      <w:bookmarkEnd w:id="672"/>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51C">
      <w:pPr>
        <w:numPr>
          <w:ilvl w:val="0"/>
          <w:numId w:val="29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Dried fruits (raisins, apricots, prunes)</w:t>
        <w:br w:type="textWrapping"/>
      </w:r>
    </w:p>
    <w:p w:rsidR="00000000" w:rsidDel="00000000" w:rsidP="00000000" w:rsidRDefault="00000000" w:rsidRPr="00000000" w14:paraId="0000151D">
      <w:pPr>
        <w:numPr>
          <w:ilvl w:val="0"/>
          <w:numId w:val="29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Wine, beer, and cider</w:t>
        <w:br w:type="textWrapping"/>
      </w:r>
    </w:p>
    <w:p w:rsidR="00000000" w:rsidDel="00000000" w:rsidP="00000000" w:rsidRDefault="00000000" w:rsidRPr="00000000" w14:paraId="0000151E">
      <w:pPr>
        <w:numPr>
          <w:ilvl w:val="0"/>
          <w:numId w:val="29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Packaged fruit juices</w:t>
        <w:br w:type="textWrapping"/>
      </w:r>
    </w:p>
    <w:p w:rsidR="00000000" w:rsidDel="00000000" w:rsidP="00000000" w:rsidRDefault="00000000" w:rsidRPr="00000000" w14:paraId="0000151F">
      <w:pPr>
        <w:numPr>
          <w:ilvl w:val="0"/>
          <w:numId w:val="29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pickled vegetables and condiments</w:t>
        <w:br w:type="textWrapping"/>
      </w:r>
    </w:p>
    <w:p w:rsidR="00000000" w:rsidDel="00000000" w:rsidP="00000000" w:rsidRDefault="00000000" w:rsidRPr="00000000" w14:paraId="00001520">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521">
      <w:pPr>
        <w:numPr>
          <w:ilvl w:val="0"/>
          <w:numId w:val="70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Sodium metabisulfite</w:t>
        <w:br w:type="textWrapping"/>
      </w:r>
    </w:p>
    <w:p w:rsidR="00000000" w:rsidDel="00000000" w:rsidP="00000000" w:rsidRDefault="00000000" w:rsidRPr="00000000" w14:paraId="00001522">
      <w:pPr>
        <w:numPr>
          <w:ilvl w:val="0"/>
          <w:numId w:val="70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E223</w:t>
        <w:br w:type="textWrapping"/>
      </w:r>
    </w:p>
    <w:p w:rsidR="00000000" w:rsidDel="00000000" w:rsidP="00000000" w:rsidRDefault="00000000" w:rsidRPr="00000000" w14:paraId="00001523">
      <w:pPr>
        <w:numPr>
          <w:ilvl w:val="0"/>
          <w:numId w:val="70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“Sulfites” (general category)</w:t>
        <w:br w:type="textWrapping"/>
      </w:r>
      <w:r w:rsidDel="00000000" w:rsidR="00000000" w:rsidRPr="00000000">
        <w:rPr>
          <w:rtl w:val="0"/>
        </w:rPr>
      </w:r>
    </w:p>
    <w:p w:rsidR="00000000" w:rsidDel="00000000" w:rsidP="00000000" w:rsidRDefault="00000000" w:rsidRPr="00000000" w14:paraId="00001524">
      <w:pPr>
        <w:pStyle w:val="Heading2"/>
        <w:keepNext w:val="0"/>
        <w:keepLines w:val="0"/>
        <w:spacing w:after="0" w:before="200" w:line="211.05847058823528" w:lineRule="auto"/>
        <w:rPr>
          <w:rFonts w:ascii="Calibri" w:cs="Calibri" w:eastAsia="Calibri" w:hAnsi="Calibri"/>
          <w:b w:val="1"/>
          <w:bCs w:val="1"/>
          <w:color w:val="0000ff"/>
          <w:sz w:val="40"/>
          <w:szCs w:val="40"/>
          <w:u w:val="single"/>
        </w:rPr>
      </w:pPr>
      <w:bookmarkStart w:colFirst="0" w:colLast="0" w:name="_jrpa1eeexz7n" w:id="673"/>
      <w:bookmarkEnd w:id="673"/>
      <w:r w:rsidDel="00000000" w:rsidR="00000000" w:rsidRPr="00000000">
        <w:rPr>
          <w:rFonts w:ascii="Calibri" w:cs="Calibri" w:eastAsia="Calibri" w:hAnsi="Calibri"/>
          <w:b w:val="1"/>
          <w:bCs w:val="1"/>
          <w:color w:val="0000ff"/>
          <w:sz w:val="40"/>
          <w:szCs w:val="40"/>
          <w:u w:val="single"/>
          <w:rtl w:val="0"/>
        </w:rPr>
        <w:t xml:space="preserve">Artificial Flavors &amp; Colors</w:t>
      </w:r>
    </w:p>
    <w:p w:rsidR="00000000" w:rsidDel="00000000" w:rsidP="00000000" w:rsidRDefault="00000000" w:rsidRPr="00000000" w14:paraId="00001525">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Artificial flavors</w:t>
      </w:r>
    </w:p>
    <w:p w:rsidR="00000000" w:rsidDel="00000000" w:rsidP="00000000" w:rsidRDefault="00000000" w:rsidRPr="00000000" w14:paraId="0000152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3fkfjch379fa" w:id="674"/>
      <w:bookmarkEnd w:id="674"/>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527">
      <w:pPr>
        <w:numPr>
          <w:ilvl w:val="0"/>
          <w:numId w:val="35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Synthetic chemicals</w:t>
      </w:r>
      <w:r w:rsidDel="00000000" w:rsidR="00000000" w:rsidRPr="00000000">
        <w:rPr>
          <w:rFonts w:ascii="Cardo" w:cs="Cardo" w:eastAsia="Cardo" w:hAnsi="Cardo"/>
          <w:rtl w:val="0"/>
        </w:rPr>
        <w:t xml:space="preserve"> → “unnatural” perception</w:t>
        <w:br w:type="textWrapping"/>
      </w:r>
    </w:p>
    <w:p w:rsidR="00000000" w:rsidDel="00000000" w:rsidP="00000000" w:rsidRDefault="00000000" w:rsidRPr="00000000" w14:paraId="00001528">
      <w:pPr>
        <w:numPr>
          <w:ilvl w:val="0"/>
          <w:numId w:val="35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contain </w:t>
      </w:r>
      <w:r w:rsidDel="00000000" w:rsidR="00000000" w:rsidRPr="00000000">
        <w:rPr>
          <w:rFonts w:ascii="Times New Roman" w:cs="Times New Roman" w:eastAsia="Times New Roman" w:hAnsi="Times New Roman"/>
          <w:b w:val="1"/>
          <w:bCs w:val="1"/>
          <w:rtl w:val="0"/>
        </w:rPr>
        <w:t xml:space="preserve">potential allergens or chemical residues</w:t>
        <w:br w:type="textWrapping"/>
      </w:r>
    </w:p>
    <w:p w:rsidR="00000000" w:rsidDel="00000000" w:rsidP="00000000" w:rsidRDefault="00000000" w:rsidRPr="00000000" w14:paraId="00001529">
      <w:pPr>
        <w:numPr>
          <w:ilvl w:val="0"/>
          <w:numId w:val="35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associated with </w:t>
      </w:r>
      <w:r w:rsidDel="00000000" w:rsidR="00000000" w:rsidRPr="00000000">
        <w:rPr>
          <w:rFonts w:ascii="Times New Roman" w:cs="Times New Roman" w:eastAsia="Times New Roman" w:hAnsi="Times New Roman"/>
          <w:b w:val="1"/>
          <w:bCs w:val="1"/>
          <w:rtl w:val="0"/>
        </w:rPr>
        <w:t xml:space="preserve">ultra-processed foods</w:t>
        <w:br w:type="textWrapping"/>
      </w:r>
    </w:p>
    <w:p w:rsidR="00000000" w:rsidDel="00000000" w:rsidP="00000000" w:rsidRDefault="00000000" w:rsidRPr="00000000" w14:paraId="0000152A">
      <w:pPr>
        <w:numPr>
          <w:ilvl w:val="0"/>
          <w:numId w:val="35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long-term human safety data</w:t>
        <w:br w:type="textWrapping"/>
      </w:r>
    </w:p>
    <w:p w:rsidR="00000000" w:rsidDel="00000000" w:rsidP="00000000" w:rsidRDefault="00000000" w:rsidRPr="00000000" w14:paraId="0000152B">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chemical exposure and processed food concerns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52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dw0cd5h76ad3" w:id="675"/>
      <w:bookmarkEnd w:id="675"/>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52E">
      <w:pPr>
        <w:numPr>
          <w:ilvl w:val="0"/>
          <w:numId w:val="3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mixture of </w:t>
      </w:r>
      <w:r w:rsidDel="00000000" w:rsidR="00000000" w:rsidRPr="00000000">
        <w:rPr>
          <w:rFonts w:ascii="Times New Roman" w:cs="Times New Roman" w:eastAsia="Times New Roman" w:hAnsi="Times New Roman"/>
          <w:b w:val="1"/>
          <w:bCs w:val="1"/>
          <w:rtl w:val="0"/>
        </w:rPr>
        <w:t xml:space="preserve">synthetic chemicals designed to mimic taste and smell of natural foods</w:t>
        <w:br w:type="textWrapping"/>
      </w:r>
    </w:p>
    <w:p w:rsidR="00000000" w:rsidDel="00000000" w:rsidP="00000000" w:rsidRDefault="00000000" w:rsidRPr="00000000" w14:paraId="0000152F">
      <w:pPr>
        <w:numPr>
          <w:ilvl w:val="0"/>
          <w:numId w:val="3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replicate fruit, vanilla, chocolate, smoke, and many other flavors</w:t>
        <w:br w:type="textWrapping"/>
      </w:r>
    </w:p>
    <w:p w:rsidR="00000000" w:rsidDel="00000000" w:rsidP="00000000" w:rsidRDefault="00000000" w:rsidRPr="00000000" w14:paraId="00001530">
      <w:pPr>
        <w:numPr>
          <w:ilvl w:val="0"/>
          <w:numId w:val="3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w:t>
      </w:r>
      <w:r w:rsidDel="00000000" w:rsidR="00000000" w:rsidRPr="00000000">
        <w:rPr>
          <w:rFonts w:ascii="Times New Roman" w:cs="Times New Roman" w:eastAsia="Times New Roman" w:hAnsi="Times New Roman"/>
          <w:b w:val="1"/>
          <w:bCs w:val="1"/>
          <w:rtl w:val="0"/>
        </w:rPr>
        <w:t xml:space="preserve">consistent flavor without using actual natural ingredients</w:t>
        <w:br w:type="textWrapping"/>
      </w:r>
    </w:p>
    <w:p w:rsidR="00000000" w:rsidDel="00000000" w:rsidP="00000000" w:rsidRDefault="00000000" w:rsidRPr="00000000" w14:paraId="0000153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3b7u08sejju9" w:id="676"/>
      <w:bookmarkEnd w:id="676"/>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533">
      <w:pPr>
        <w:numPr>
          <w:ilvl w:val="0"/>
          <w:numId w:val="33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Cost-effective</w:t>
      </w:r>
      <w:r w:rsidDel="00000000" w:rsidR="00000000" w:rsidRPr="00000000">
        <w:rPr>
          <w:rFonts w:ascii="Times New Roman" w:cs="Times New Roman" w:eastAsia="Times New Roman" w:hAnsi="Times New Roman"/>
          <w:rtl w:val="0"/>
        </w:rPr>
        <w:t xml:space="preserve"> compared to natural flavors</w:t>
        <w:br w:type="textWrapping"/>
      </w:r>
    </w:p>
    <w:p w:rsidR="00000000" w:rsidDel="00000000" w:rsidP="00000000" w:rsidRDefault="00000000" w:rsidRPr="00000000" w14:paraId="00001534">
      <w:pPr>
        <w:numPr>
          <w:ilvl w:val="0"/>
          <w:numId w:val="33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w:t>
      </w:r>
      <w:r w:rsidDel="00000000" w:rsidR="00000000" w:rsidRPr="00000000">
        <w:rPr>
          <w:rFonts w:ascii="Times New Roman" w:cs="Times New Roman" w:eastAsia="Times New Roman" w:hAnsi="Times New Roman"/>
          <w:b w:val="1"/>
          <w:bCs w:val="1"/>
          <w:rtl w:val="0"/>
        </w:rPr>
        <w:t xml:space="preserve">uniform taste across batches</w:t>
        <w:br w:type="textWrapping"/>
      </w:r>
    </w:p>
    <w:p w:rsidR="00000000" w:rsidDel="00000000" w:rsidP="00000000" w:rsidRDefault="00000000" w:rsidRPr="00000000" w14:paraId="00001535">
      <w:pPr>
        <w:numPr>
          <w:ilvl w:val="0"/>
          <w:numId w:val="33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Extends shelf life of flavor in packaged foods</w:t>
        <w:br w:type="textWrapping"/>
      </w:r>
    </w:p>
    <w:p w:rsidR="00000000" w:rsidDel="00000000" w:rsidP="00000000" w:rsidRDefault="00000000" w:rsidRPr="00000000" w14:paraId="00001536">
      <w:pPr>
        <w:numPr>
          <w:ilvl w:val="0"/>
          <w:numId w:val="33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reliance on seasonal or expensive natural ingredients</w:t>
        <w:br w:type="textWrapping"/>
      </w:r>
    </w:p>
    <w:p w:rsidR="00000000" w:rsidDel="00000000" w:rsidP="00000000" w:rsidRDefault="00000000" w:rsidRPr="00000000" w14:paraId="0000153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5ducixrxnn57" w:id="677"/>
      <w:bookmarkEnd w:id="677"/>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539">
      <w:pPr>
        <w:numPr>
          <w:ilvl w:val="0"/>
          <w:numId w:val="86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Non-essential additive → no nutritional benefit</w:t>
        <w:br w:type="textWrapping"/>
      </w:r>
    </w:p>
    <w:p w:rsidR="00000000" w:rsidDel="00000000" w:rsidP="00000000" w:rsidRDefault="00000000" w:rsidRPr="00000000" w14:paraId="0000153A">
      <w:pPr>
        <w:numPr>
          <w:ilvl w:val="0"/>
          <w:numId w:val="86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of </w:t>
      </w:r>
      <w:r w:rsidDel="00000000" w:rsidR="00000000" w:rsidRPr="00000000">
        <w:rPr>
          <w:rFonts w:ascii="Times New Roman" w:cs="Times New Roman" w:eastAsia="Times New Roman" w:hAnsi="Times New Roman"/>
          <w:b w:val="1"/>
          <w:bCs w:val="1"/>
          <w:rtl w:val="0"/>
        </w:rPr>
        <w:t xml:space="preserve">highly processed, low-nutrient foods</w:t>
        <w:br w:type="textWrapping"/>
      </w:r>
    </w:p>
    <w:p w:rsidR="00000000" w:rsidDel="00000000" w:rsidP="00000000" w:rsidRDefault="00000000" w:rsidRPr="00000000" w14:paraId="0000153B">
      <w:pPr>
        <w:numPr>
          <w:ilvl w:val="0"/>
          <w:numId w:val="86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w:t>
      </w:r>
      <w:r w:rsidDel="00000000" w:rsidR="00000000" w:rsidRPr="00000000">
        <w:rPr>
          <w:rFonts w:ascii="Times New Roman" w:cs="Times New Roman" w:eastAsia="Times New Roman" w:hAnsi="Times New Roman"/>
          <w:b w:val="1"/>
          <w:bCs w:val="1"/>
          <w:rtl w:val="0"/>
        </w:rPr>
        <w:t xml:space="preserve">chemical exposure</w:t>
      </w:r>
      <w:r w:rsidDel="00000000" w:rsidR="00000000" w:rsidRPr="00000000">
        <w:rPr>
          <w:rFonts w:ascii="Cardo" w:cs="Cardo" w:eastAsia="Cardo" w:hAnsi="Cardo"/>
          <w:rtl w:val="0"/>
        </w:rPr>
        <w:t xml:space="preserve"> → consider for patients with allergies, sensitivities, or detox-focused diets</w:t>
        <w:br w:type="textWrapping"/>
      </w:r>
    </w:p>
    <w:p w:rsidR="00000000" w:rsidDel="00000000" w:rsidP="00000000" w:rsidRDefault="00000000" w:rsidRPr="00000000" w14:paraId="0000153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nq31ptisbszf" w:id="678"/>
      <w:bookmarkEnd w:id="678"/>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53E">
      <w:pPr>
        <w:numPr>
          <w:ilvl w:val="0"/>
          <w:numId w:val="10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Metabolized in the liver</w:t>
        <w:br w:type="textWrapping"/>
      </w:r>
    </w:p>
    <w:p w:rsidR="00000000" w:rsidDel="00000000" w:rsidP="00000000" w:rsidRDefault="00000000" w:rsidRPr="00000000" w14:paraId="0000153F">
      <w:pPr>
        <w:numPr>
          <w:ilvl w:val="0"/>
          <w:numId w:val="10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Generally </w:t>
      </w:r>
      <w:r w:rsidDel="00000000" w:rsidR="00000000" w:rsidRPr="00000000">
        <w:rPr>
          <w:rFonts w:ascii="Times New Roman" w:cs="Times New Roman" w:eastAsia="Times New Roman" w:hAnsi="Times New Roman"/>
          <w:b w:val="1"/>
          <w:bCs w:val="1"/>
          <w:rtl w:val="0"/>
        </w:rPr>
        <w:t xml:space="preserve">non-toxic at approved levels</w:t>
        <w:br w:type="textWrapping"/>
      </w:r>
    </w:p>
    <w:p w:rsidR="00000000" w:rsidDel="00000000" w:rsidP="00000000" w:rsidRDefault="00000000" w:rsidRPr="00000000" w14:paraId="00001540">
      <w:pPr>
        <w:numPr>
          <w:ilvl w:val="0"/>
          <w:numId w:val="10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sensitive individuals may experience </w:t>
      </w:r>
      <w:r w:rsidDel="00000000" w:rsidR="00000000" w:rsidRPr="00000000">
        <w:rPr>
          <w:rFonts w:ascii="Times New Roman" w:cs="Times New Roman" w:eastAsia="Times New Roman" w:hAnsi="Times New Roman"/>
          <w:b w:val="1"/>
          <w:bCs w:val="1"/>
          <w:rtl w:val="0"/>
        </w:rPr>
        <w:t xml:space="preserve">allergic reactions, headaches, or GI upset</w:t>
        <w:br w:type="textWrapping"/>
      </w:r>
    </w:p>
    <w:p w:rsidR="00000000" w:rsidDel="00000000" w:rsidP="00000000" w:rsidRDefault="00000000" w:rsidRPr="00000000" w14:paraId="00001541">
      <w:pPr>
        <w:numPr>
          <w:ilvl w:val="0"/>
          <w:numId w:val="10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impact on gut microbiome for most people</w:t>
        <w:br w:type="textWrapping"/>
      </w:r>
    </w:p>
    <w:p w:rsidR="00000000" w:rsidDel="00000000" w:rsidP="00000000" w:rsidRDefault="00000000" w:rsidRPr="00000000" w14:paraId="0000154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pqdlhd199c1y" w:id="679"/>
      <w:bookmarkEnd w:id="679"/>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544">
      <w:pPr>
        <w:numPr>
          <w:ilvl w:val="0"/>
          <w:numId w:val="74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strong direct link to chronic disease at normal dietary levels</w:t>
        <w:br w:type="textWrapping"/>
      </w:r>
    </w:p>
    <w:p w:rsidR="00000000" w:rsidDel="00000000" w:rsidP="00000000" w:rsidRDefault="00000000" w:rsidRPr="00000000" w14:paraId="00001545">
      <w:pPr>
        <w:numPr>
          <w:ilvl w:val="0"/>
          <w:numId w:val="74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Indirect link via </w:t>
      </w:r>
      <w:r w:rsidDel="00000000" w:rsidR="00000000" w:rsidRPr="00000000">
        <w:rPr>
          <w:rFonts w:ascii="Times New Roman" w:cs="Times New Roman" w:eastAsia="Times New Roman" w:hAnsi="Times New Roman"/>
          <w:b w:val="1"/>
          <w:bCs w:val="1"/>
          <w:rtl w:val="0"/>
        </w:rPr>
        <w:t xml:space="preserve">processed food consumption patterns</w:t>
      </w:r>
      <w:r w:rsidDel="00000000" w:rsidR="00000000" w:rsidRPr="00000000">
        <w:rPr>
          <w:rFonts w:ascii="Cardo" w:cs="Cardo" w:eastAsia="Cardo" w:hAnsi="Cardo"/>
          <w:rtl w:val="0"/>
        </w:rPr>
        <w:t xml:space="preserve"> → obesity, metabolic syndrome, inflammation</w:t>
        <w:br w:type="textWrapping"/>
      </w:r>
    </w:p>
    <w:p w:rsidR="00000000" w:rsidDel="00000000" w:rsidP="00000000" w:rsidRDefault="00000000" w:rsidRPr="00000000" w14:paraId="0000154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jd77a7ytr31u" w:id="680"/>
      <w:bookmarkEnd w:id="680"/>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548">
      <w:pPr>
        <w:numPr>
          <w:ilvl w:val="0"/>
          <w:numId w:val="2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Beverages, sodas, and flavored waters</w:t>
        <w:br w:type="textWrapping"/>
      </w:r>
    </w:p>
    <w:p w:rsidR="00000000" w:rsidDel="00000000" w:rsidP="00000000" w:rsidRDefault="00000000" w:rsidRPr="00000000" w14:paraId="00001549">
      <w:pPr>
        <w:numPr>
          <w:ilvl w:val="0"/>
          <w:numId w:val="2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Candy, chocolate, and baked goods</w:t>
        <w:br w:type="textWrapping"/>
      </w:r>
    </w:p>
    <w:p w:rsidR="00000000" w:rsidDel="00000000" w:rsidP="00000000" w:rsidRDefault="00000000" w:rsidRPr="00000000" w14:paraId="0000154A">
      <w:pPr>
        <w:numPr>
          <w:ilvl w:val="0"/>
          <w:numId w:val="2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Snack foods and cereals</w:t>
        <w:br w:type="textWrapping"/>
      </w:r>
    </w:p>
    <w:p w:rsidR="00000000" w:rsidDel="00000000" w:rsidP="00000000" w:rsidRDefault="00000000" w:rsidRPr="00000000" w14:paraId="0000154B">
      <w:pPr>
        <w:numPr>
          <w:ilvl w:val="0"/>
          <w:numId w:val="2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Sauces, condiments, and meal replacements</w:t>
        <w:br w:type="textWrapping"/>
      </w:r>
    </w:p>
    <w:p w:rsidR="00000000" w:rsidDel="00000000" w:rsidP="00000000" w:rsidRDefault="00000000" w:rsidRPr="00000000" w14:paraId="0000154C">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54D">
      <w:pPr>
        <w:numPr>
          <w:ilvl w:val="0"/>
          <w:numId w:val="21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flavor</w:t>
        <w:br w:type="textWrapping"/>
      </w:r>
    </w:p>
    <w:p w:rsidR="00000000" w:rsidDel="00000000" w:rsidP="00000000" w:rsidRDefault="00000000" w:rsidRPr="00000000" w14:paraId="0000154E">
      <w:pPr>
        <w:numPr>
          <w:ilvl w:val="0"/>
          <w:numId w:val="21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flavor</w:t>
        <w:br w:type="textWrapping"/>
      </w:r>
    </w:p>
    <w:p w:rsidR="00000000" w:rsidDel="00000000" w:rsidP="00000000" w:rsidRDefault="00000000" w:rsidRPr="00000000" w14:paraId="0000154F">
      <w:pPr>
        <w:numPr>
          <w:ilvl w:val="0"/>
          <w:numId w:val="21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Natural-identical flavor (sometimes still synthetic)</w:t>
      </w:r>
    </w:p>
    <w:p w:rsidR="00000000" w:rsidDel="00000000" w:rsidP="00000000" w:rsidRDefault="00000000" w:rsidRPr="00000000" w14:paraId="00001550">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51">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Natural flavors</w:t>
      </w:r>
    </w:p>
    <w:p w:rsidR="00000000" w:rsidDel="00000000" w:rsidP="00000000" w:rsidRDefault="00000000" w:rsidRPr="00000000" w14:paraId="0000155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k0q4u6psq465" w:id="681"/>
      <w:bookmarkEnd w:id="681"/>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553">
      <w:pPr>
        <w:numPr>
          <w:ilvl w:val="0"/>
          <w:numId w:val="50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Technically “natural” but </w:t>
      </w:r>
      <w:r w:rsidDel="00000000" w:rsidR="00000000" w:rsidRPr="00000000">
        <w:rPr>
          <w:rFonts w:ascii="Times New Roman" w:cs="Times New Roman" w:eastAsia="Times New Roman" w:hAnsi="Times New Roman"/>
          <w:b w:val="1"/>
          <w:bCs w:val="1"/>
          <w:rtl w:val="0"/>
        </w:rPr>
        <w:t xml:space="preserve">highly processed</w:t>
      </w:r>
      <w:r w:rsidDel="00000000" w:rsidR="00000000" w:rsidRPr="00000000">
        <w:rPr>
          <w:rFonts w:ascii="Cardo" w:cs="Cardo" w:eastAsia="Cardo" w:hAnsi="Cardo"/>
          <w:rtl w:val="0"/>
        </w:rPr>
        <w:t xml:space="preserve"> → chemical extraction, solvents, or additives often used</w:t>
        <w:br w:type="textWrapping"/>
      </w:r>
    </w:p>
    <w:p w:rsidR="00000000" w:rsidDel="00000000" w:rsidP="00000000" w:rsidRDefault="00000000" w:rsidRPr="00000000" w14:paraId="00001554">
      <w:pPr>
        <w:numPr>
          <w:ilvl w:val="0"/>
          <w:numId w:val="50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contains </w:t>
      </w:r>
      <w:r w:rsidDel="00000000" w:rsidR="00000000" w:rsidRPr="00000000">
        <w:rPr>
          <w:rFonts w:ascii="Times New Roman" w:cs="Times New Roman" w:eastAsia="Times New Roman" w:hAnsi="Times New Roman"/>
          <w:b w:val="1"/>
          <w:bCs w:val="1"/>
          <w:rtl w:val="0"/>
        </w:rPr>
        <w:t xml:space="preserve">allergens or hidden animal products</w:t>
        <w:br w:type="textWrapping"/>
      </w:r>
    </w:p>
    <w:p w:rsidR="00000000" w:rsidDel="00000000" w:rsidP="00000000" w:rsidRDefault="00000000" w:rsidRPr="00000000" w14:paraId="00001555">
      <w:pPr>
        <w:numPr>
          <w:ilvl w:val="0"/>
          <w:numId w:val="50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include </w:t>
      </w:r>
      <w:r w:rsidDel="00000000" w:rsidR="00000000" w:rsidRPr="00000000">
        <w:rPr>
          <w:rFonts w:ascii="Times New Roman" w:cs="Times New Roman" w:eastAsia="Times New Roman" w:hAnsi="Times New Roman"/>
          <w:b w:val="1"/>
          <w:bCs w:val="1"/>
          <w:rtl w:val="0"/>
        </w:rPr>
        <w:t xml:space="preserve">GMO-derived ingredients</w:t>
      </w:r>
      <w:r w:rsidDel="00000000" w:rsidR="00000000" w:rsidRPr="00000000">
        <w:rPr>
          <w:rFonts w:ascii="Times New Roman" w:cs="Times New Roman" w:eastAsia="Times New Roman" w:hAnsi="Times New Roman"/>
          <w:rtl w:val="0"/>
        </w:rPr>
        <w:t xml:space="preserve"> depending on source</w:t>
        <w:br w:type="textWrapping"/>
      </w:r>
    </w:p>
    <w:p w:rsidR="00000000" w:rsidDel="00000000" w:rsidP="00000000" w:rsidRDefault="00000000" w:rsidRPr="00000000" w14:paraId="00001556">
      <w:pPr>
        <w:numPr>
          <w:ilvl w:val="0"/>
          <w:numId w:val="50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mainly for </w:t>
      </w:r>
      <w:r w:rsidDel="00000000" w:rsidR="00000000" w:rsidRPr="00000000">
        <w:rPr>
          <w:rFonts w:ascii="Times New Roman" w:cs="Times New Roman" w:eastAsia="Times New Roman" w:hAnsi="Times New Roman"/>
          <w:b w:val="1"/>
          <w:bCs w:val="1"/>
          <w:rtl w:val="0"/>
        </w:rPr>
        <w:t xml:space="preserve">processing, allergen risk, and transparency</w:t>
        <w:br w:type="textWrapping"/>
      </w:r>
    </w:p>
    <w:p w:rsidR="00000000" w:rsidDel="00000000" w:rsidP="00000000" w:rsidRDefault="00000000" w:rsidRPr="00000000" w14:paraId="0000155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r20jgdzc1hd3" w:id="682"/>
      <w:bookmarkEnd w:id="682"/>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559">
      <w:pPr>
        <w:numPr>
          <w:ilvl w:val="0"/>
          <w:numId w:val="94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Flavor compounds </w:t>
      </w:r>
      <w:r w:rsidDel="00000000" w:rsidR="00000000" w:rsidRPr="00000000">
        <w:rPr>
          <w:rFonts w:ascii="Times New Roman" w:cs="Times New Roman" w:eastAsia="Times New Roman" w:hAnsi="Times New Roman"/>
          <w:b w:val="1"/>
          <w:bCs w:val="1"/>
          <w:rtl w:val="0"/>
        </w:rPr>
        <w:t xml:space="preserve">extracted from natural sources</w:t>
      </w:r>
      <w:r w:rsidDel="00000000" w:rsidR="00000000" w:rsidRPr="00000000">
        <w:rPr>
          <w:rFonts w:ascii="Times New Roman" w:cs="Times New Roman" w:eastAsia="Times New Roman" w:hAnsi="Times New Roman"/>
          <w:rtl w:val="0"/>
        </w:rPr>
        <w:t xml:space="preserve"> (plants, fruits, vegetables, or sometimes animals)</w:t>
        <w:br w:type="textWrapping"/>
      </w:r>
    </w:p>
    <w:p w:rsidR="00000000" w:rsidDel="00000000" w:rsidP="00000000" w:rsidRDefault="00000000" w:rsidRPr="00000000" w14:paraId="0000155A">
      <w:pPr>
        <w:numPr>
          <w:ilvl w:val="0"/>
          <w:numId w:val="94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Processed using </w:t>
      </w:r>
      <w:r w:rsidDel="00000000" w:rsidR="00000000" w:rsidRPr="00000000">
        <w:rPr>
          <w:rFonts w:ascii="Times New Roman" w:cs="Times New Roman" w:eastAsia="Times New Roman" w:hAnsi="Times New Roman"/>
          <w:b w:val="1"/>
          <w:bCs w:val="1"/>
          <w:rtl w:val="0"/>
        </w:rPr>
        <w:t xml:space="preserve">solvents, distillation, or chemical methods</w:t>
        <w:br w:type="textWrapping"/>
      </w:r>
    </w:p>
    <w:p w:rsidR="00000000" w:rsidDel="00000000" w:rsidP="00000000" w:rsidRDefault="00000000" w:rsidRPr="00000000" w14:paraId="0000155B">
      <w:pPr>
        <w:numPr>
          <w:ilvl w:val="0"/>
          <w:numId w:val="94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w:t>
      </w:r>
      <w:r w:rsidDel="00000000" w:rsidR="00000000" w:rsidRPr="00000000">
        <w:rPr>
          <w:rFonts w:ascii="Times New Roman" w:cs="Times New Roman" w:eastAsia="Times New Roman" w:hAnsi="Times New Roman"/>
          <w:b w:val="1"/>
          <w:bCs w:val="1"/>
          <w:rtl w:val="0"/>
        </w:rPr>
        <w:t xml:space="preserve">intense flavor without using large amounts of whole food</w:t>
        <w:br w:type="textWrapping"/>
      </w:r>
    </w:p>
    <w:p w:rsidR="00000000" w:rsidDel="00000000" w:rsidP="00000000" w:rsidRDefault="00000000" w:rsidRPr="00000000" w14:paraId="0000155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4r7xz5ymvkkr" w:id="683"/>
      <w:bookmarkEnd w:id="683"/>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55E">
      <w:pPr>
        <w:numPr>
          <w:ilvl w:val="0"/>
          <w:numId w:val="51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strong, consistent flavor</w:t>
      </w:r>
      <w:r w:rsidDel="00000000" w:rsidR="00000000" w:rsidRPr="00000000">
        <w:rPr>
          <w:rFonts w:ascii="Times New Roman" w:cs="Times New Roman" w:eastAsia="Times New Roman" w:hAnsi="Times New Roman"/>
          <w:rtl w:val="0"/>
        </w:rPr>
        <w:t xml:space="preserve"> without using whole ingredients</w:t>
        <w:br w:type="textWrapping"/>
      </w:r>
    </w:p>
    <w:p w:rsidR="00000000" w:rsidDel="00000000" w:rsidP="00000000" w:rsidRDefault="00000000" w:rsidRPr="00000000" w14:paraId="0000155F">
      <w:pPr>
        <w:numPr>
          <w:ilvl w:val="0"/>
          <w:numId w:val="51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Cost-effective and </w:t>
      </w:r>
      <w:r w:rsidDel="00000000" w:rsidR="00000000" w:rsidRPr="00000000">
        <w:rPr>
          <w:rFonts w:ascii="Times New Roman" w:cs="Times New Roman" w:eastAsia="Times New Roman" w:hAnsi="Times New Roman"/>
          <w:b w:val="1"/>
          <w:bCs w:val="1"/>
          <w:rtl w:val="0"/>
        </w:rPr>
        <w:t xml:space="preserve">long shelf-life</w:t>
        <w:br w:type="textWrapping"/>
      </w:r>
    </w:p>
    <w:p w:rsidR="00000000" w:rsidDel="00000000" w:rsidP="00000000" w:rsidRDefault="00000000" w:rsidRPr="00000000" w14:paraId="00001560">
      <w:pPr>
        <w:numPr>
          <w:ilvl w:val="0"/>
          <w:numId w:val="51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“natural” labeling even when </w:t>
      </w:r>
      <w:r w:rsidDel="00000000" w:rsidR="00000000" w:rsidRPr="00000000">
        <w:rPr>
          <w:rFonts w:ascii="Times New Roman" w:cs="Times New Roman" w:eastAsia="Times New Roman" w:hAnsi="Times New Roman"/>
          <w:b w:val="1"/>
          <w:bCs w:val="1"/>
          <w:rtl w:val="0"/>
        </w:rPr>
        <w:t xml:space="preserve">minimal real food</w:t>
      </w:r>
      <w:r w:rsidDel="00000000" w:rsidR="00000000" w:rsidRPr="00000000">
        <w:rPr>
          <w:rFonts w:ascii="Times New Roman" w:cs="Times New Roman" w:eastAsia="Times New Roman" w:hAnsi="Times New Roman"/>
          <w:rtl w:val="0"/>
        </w:rPr>
        <w:t xml:space="preserve"> is used</w:t>
        <w:br w:type="textWrapping"/>
      </w:r>
    </w:p>
    <w:p w:rsidR="00000000" w:rsidDel="00000000" w:rsidP="00000000" w:rsidRDefault="00000000" w:rsidRPr="00000000" w14:paraId="0000156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6v4shmh0ce6c" w:id="684"/>
      <w:bookmarkEnd w:id="684"/>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563">
      <w:pPr>
        <w:numPr>
          <w:ilvl w:val="0"/>
          <w:numId w:val="57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a </w:t>
      </w:r>
      <w:r w:rsidDel="00000000" w:rsidR="00000000" w:rsidRPr="00000000">
        <w:rPr>
          <w:rFonts w:ascii="Times New Roman" w:cs="Times New Roman" w:eastAsia="Times New Roman" w:hAnsi="Times New Roman"/>
          <w:b w:val="1"/>
          <w:bCs w:val="1"/>
          <w:rtl w:val="0"/>
        </w:rPr>
        <w:t xml:space="preserve">marker for processed foods</w:t>
        <w:br w:type="textWrapping"/>
      </w:r>
    </w:p>
    <w:p w:rsidR="00000000" w:rsidDel="00000000" w:rsidP="00000000" w:rsidRDefault="00000000" w:rsidRPr="00000000" w14:paraId="00001564">
      <w:pPr>
        <w:numPr>
          <w:ilvl w:val="0"/>
          <w:numId w:val="57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contain </w:t>
      </w:r>
      <w:r w:rsidDel="00000000" w:rsidR="00000000" w:rsidRPr="00000000">
        <w:rPr>
          <w:rFonts w:ascii="Times New Roman" w:cs="Times New Roman" w:eastAsia="Times New Roman" w:hAnsi="Times New Roman"/>
          <w:b w:val="1"/>
          <w:bCs w:val="1"/>
          <w:rtl w:val="0"/>
        </w:rPr>
        <w:t xml:space="preserve">solvents, preservatives, or allergens</w:t>
        <w:br w:type="textWrapping"/>
      </w:r>
    </w:p>
    <w:p w:rsidR="00000000" w:rsidDel="00000000" w:rsidP="00000000" w:rsidRDefault="00000000" w:rsidRPr="00000000" w14:paraId="00001565">
      <w:pPr>
        <w:numPr>
          <w:ilvl w:val="0"/>
          <w:numId w:val="57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Nutritionally irrelevant → provides </w:t>
      </w:r>
      <w:r w:rsidDel="00000000" w:rsidR="00000000" w:rsidRPr="00000000">
        <w:rPr>
          <w:rFonts w:ascii="Times New Roman" w:cs="Times New Roman" w:eastAsia="Times New Roman" w:hAnsi="Times New Roman"/>
          <w:b w:val="1"/>
          <w:bCs w:val="1"/>
          <w:rtl w:val="0"/>
        </w:rPr>
        <w:t xml:space="preserve">flavor only, no benefit</w:t>
        <w:br w:type="textWrapping"/>
      </w:r>
    </w:p>
    <w:p w:rsidR="00000000" w:rsidDel="00000000" w:rsidP="00000000" w:rsidRDefault="00000000" w:rsidRPr="00000000" w14:paraId="0000156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dw71o364yv68" w:id="685"/>
      <w:bookmarkEnd w:id="685"/>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568">
      <w:pPr>
        <w:numPr>
          <w:ilvl w:val="0"/>
          <w:numId w:val="110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Metabolized by the liver like other flavor compounds</w:t>
        <w:br w:type="textWrapping"/>
      </w:r>
    </w:p>
    <w:p w:rsidR="00000000" w:rsidDel="00000000" w:rsidP="00000000" w:rsidRDefault="00000000" w:rsidRPr="00000000" w14:paraId="00001569">
      <w:pPr>
        <w:numPr>
          <w:ilvl w:val="0"/>
          <w:numId w:val="110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gut or metabolic impact for most people</w:t>
        <w:br w:type="textWrapping"/>
      </w:r>
    </w:p>
    <w:p w:rsidR="00000000" w:rsidDel="00000000" w:rsidP="00000000" w:rsidRDefault="00000000" w:rsidRPr="00000000" w14:paraId="0000156A">
      <w:pPr>
        <w:numPr>
          <w:ilvl w:val="0"/>
          <w:numId w:val="110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Rarely, sensitive individuals may experience </w:t>
      </w:r>
      <w:r w:rsidDel="00000000" w:rsidR="00000000" w:rsidRPr="00000000">
        <w:rPr>
          <w:rFonts w:ascii="Times New Roman" w:cs="Times New Roman" w:eastAsia="Times New Roman" w:hAnsi="Times New Roman"/>
          <w:b w:val="1"/>
          <w:bCs w:val="1"/>
          <w:rtl w:val="0"/>
        </w:rPr>
        <w:t xml:space="preserve">allergic reactions, headaches, or GI upset</w:t>
        <w:br w:type="textWrapping"/>
      </w:r>
    </w:p>
    <w:p w:rsidR="00000000" w:rsidDel="00000000" w:rsidP="00000000" w:rsidRDefault="00000000" w:rsidRPr="00000000" w14:paraId="0000156B">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haytfvl6glu2" w:id="686"/>
      <w:bookmarkEnd w:id="686"/>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56D">
      <w:pPr>
        <w:numPr>
          <w:ilvl w:val="0"/>
          <w:numId w:val="90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direct evidence of harm at normal dietary levels</w:t>
        <w:br w:type="textWrapping"/>
      </w:r>
    </w:p>
    <w:p w:rsidR="00000000" w:rsidDel="00000000" w:rsidP="00000000" w:rsidRDefault="00000000" w:rsidRPr="00000000" w14:paraId="0000156E">
      <w:pPr>
        <w:numPr>
          <w:ilvl w:val="0"/>
          <w:numId w:val="90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Indirect link via </w:t>
      </w:r>
      <w:r w:rsidDel="00000000" w:rsidR="00000000" w:rsidRPr="00000000">
        <w:rPr>
          <w:rFonts w:ascii="Times New Roman" w:cs="Times New Roman" w:eastAsia="Times New Roman" w:hAnsi="Times New Roman"/>
          <w:b w:val="1"/>
          <w:bCs w:val="1"/>
          <w:rtl w:val="0"/>
        </w:rPr>
        <w:t xml:space="preserve">highly processed food consumption</w:t>
      </w:r>
      <w:r w:rsidDel="00000000" w:rsidR="00000000" w:rsidRPr="00000000">
        <w:rPr>
          <w:rFonts w:ascii="Cardo" w:cs="Cardo" w:eastAsia="Cardo" w:hAnsi="Cardo"/>
          <w:rtl w:val="0"/>
        </w:rPr>
        <w:t xml:space="preserve"> → obesity, metabolic syndrome, inflammation</w:t>
        <w:br w:type="textWrapping"/>
      </w:r>
    </w:p>
    <w:p w:rsidR="00000000" w:rsidDel="00000000" w:rsidP="00000000" w:rsidRDefault="00000000" w:rsidRPr="00000000" w14:paraId="0000156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7hv2crfv917m" w:id="687"/>
      <w:bookmarkEnd w:id="687"/>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571">
      <w:pPr>
        <w:numPr>
          <w:ilvl w:val="0"/>
          <w:numId w:val="63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Beverages, sodas, flavored waters</w:t>
        <w:br w:type="textWrapping"/>
      </w:r>
    </w:p>
    <w:p w:rsidR="00000000" w:rsidDel="00000000" w:rsidP="00000000" w:rsidRDefault="00000000" w:rsidRPr="00000000" w14:paraId="00001572">
      <w:pPr>
        <w:numPr>
          <w:ilvl w:val="0"/>
          <w:numId w:val="63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Candy, chocolate, and baked goods</w:t>
        <w:br w:type="textWrapping"/>
      </w:r>
    </w:p>
    <w:p w:rsidR="00000000" w:rsidDel="00000000" w:rsidP="00000000" w:rsidRDefault="00000000" w:rsidRPr="00000000" w14:paraId="00001573">
      <w:pPr>
        <w:numPr>
          <w:ilvl w:val="0"/>
          <w:numId w:val="63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Snack foods, cereals, meal replacements</w:t>
        <w:br w:type="textWrapping"/>
      </w:r>
    </w:p>
    <w:p w:rsidR="00000000" w:rsidDel="00000000" w:rsidP="00000000" w:rsidRDefault="00000000" w:rsidRPr="00000000" w14:paraId="00001574">
      <w:pPr>
        <w:numPr>
          <w:ilvl w:val="0"/>
          <w:numId w:val="63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Condiments, sauces, and supplements</w:t>
        <w:br w:type="textWrapping"/>
      </w:r>
    </w:p>
    <w:p w:rsidR="00000000" w:rsidDel="00000000" w:rsidP="00000000" w:rsidRDefault="00000000" w:rsidRPr="00000000" w14:paraId="00001575">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576">
      <w:pPr>
        <w:numPr>
          <w:ilvl w:val="0"/>
          <w:numId w:val="20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flavor</w:t>
        <w:br w:type="textWrapping"/>
      </w:r>
    </w:p>
    <w:p w:rsidR="00000000" w:rsidDel="00000000" w:rsidP="00000000" w:rsidRDefault="00000000" w:rsidRPr="00000000" w14:paraId="00001577">
      <w:pPr>
        <w:numPr>
          <w:ilvl w:val="0"/>
          <w:numId w:val="20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flavoring</w:t>
        <w:br w:type="textWrapping"/>
      </w:r>
    </w:p>
    <w:p w:rsidR="00000000" w:rsidDel="00000000" w:rsidP="00000000" w:rsidRDefault="00000000" w:rsidRPr="00000000" w14:paraId="00001578">
      <w:pPr>
        <w:numPr>
          <w:ilvl w:val="0"/>
          <w:numId w:val="20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Flavor extract (plant or animal-derived)</w:t>
        <w:br w:type="textWrapping"/>
      </w:r>
    </w:p>
    <w:p w:rsidR="00000000" w:rsidDel="00000000" w:rsidP="00000000" w:rsidRDefault="00000000" w:rsidRPr="00000000" w14:paraId="00001579">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Artificial vanilla / vanillin</w:t>
      </w:r>
    </w:p>
    <w:p w:rsidR="00000000" w:rsidDel="00000000" w:rsidP="00000000" w:rsidRDefault="00000000" w:rsidRPr="00000000" w14:paraId="0000157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uh5b086rr34l" w:id="688"/>
      <w:bookmarkEnd w:id="688"/>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57B">
      <w:pPr>
        <w:numPr>
          <w:ilvl w:val="0"/>
          <w:numId w:val="21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chemical, </w:t>
      </w:r>
      <w:r w:rsidDel="00000000" w:rsidR="00000000" w:rsidRPr="00000000">
        <w:rPr>
          <w:rFonts w:ascii="Times New Roman" w:cs="Times New Roman" w:eastAsia="Times New Roman" w:hAnsi="Times New Roman"/>
          <w:b w:val="1"/>
          <w:bCs w:val="1"/>
          <w:rtl w:val="0"/>
        </w:rPr>
        <w:t xml:space="preserve">not derived from vanilla beans</w:t>
        <w:br w:type="textWrapping"/>
      </w:r>
    </w:p>
    <w:p w:rsidR="00000000" w:rsidDel="00000000" w:rsidP="00000000" w:rsidRDefault="00000000" w:rsidRPr="00000000" w14:paraId="0000157C">
      <w:pPr>
        <w:numPr>
          <w:ilvl w:val="0"/>
          <w:numId w:val="21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found in </w:t>
      </w:r>
      <w:r w:rsidDel="00000000" w:rsidR="00000000" w:rsidRPr="00000000">
        <w:rPr>
          <w:rFonts w:ascii="Times New Roman" w:cs="Times New Roman" w:eastAsia="Times New Roman" w:hAnsi="Times New Roman"/>
          <w:b w:val="1"/>
          <w:bCs w:val="1"/>
          <w:rtl w:val="0"/>
        </w:rPr>
        <w:t xml:space="preserve">highly processed foods</w:t>
        <w:br w:type="textWrapping"/>
      </w:r>
    </w:p>
    <w:p w:rsidR="00000000" w:rsidDel="00000000" w:rsidP="00000000" w:rsidRDefault="00000000" w:rsidRPr="00000000" w14:paraId="0000157D">
      <w:pPr>
        <w:numPr>
          <w:ilvl w:val="0"/>
          <w:numId w:val="21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contain </w:t>
      </w:r>
      <w:r w:rsidDel="00000000" w:rsidR="00000000" w:rsidRPr="00000000">
        <w:rPr>
          <w:rFonts w:ascii="Times New Roman" w:cs="Times New Roman" w:eastAsia="Times New Roman" w:hAnsi="Times New Roman"/>
          <w:b w:val="1"/>
          <w:bCs w:val="1"/>
          <w:rtl w:val="0"/>
        </w:rPr>
        <w:t xml:space="preserve">trace chemical residues from production</w:t>
        <w:br w:type="textWrapping"/>
      </w:r>
    </w:p>
    <w:p w:rsidR="00000000" w:rsidDel="00000000" w:rsidP="00000000" w:rsidRDefault="00000000" w:rsidRPr="00000000" w14:paraId="0000157E">
      <w:pPr>
        <w:numPr>
          <w:ilvl w:val="0"/>
          <w:numId w:val="21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mainly for </w:t>
      </w:r>
      <w:r w:rsidDel="00000000" w:rsidR="00000000" w:rsidRPr="00000000">
        <w:rPr>
          <w:rFonts w:ascii="Times New Roman" w:cs="Times New Roman" w:eastAsia="Times New Roman" w:hAnsi="Times New Roman"/>
          <w:b w:val="1"/>
          <w:bCs w:val="1"/>
          <w:rtl w:val="0"/>
        </w:rPr>
        <w:t xml:space="preserve">processed/chemical perception</w:t>
        <w:br w:type="textWrapping"/>
      </w:r>
    </w:p>
    <w:p w:rsidR="00000000" w:rsidDel="00000000" w:rsidP="00000000" w:rsidRDefault="00000000" w:rsidRPr="00000000" w14:paraId="0000157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jucncsn3pxjq" w:id="689"/>
      <w:bookmarkEnd w:id="689"/>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581">
      <w:pPr>
        <w:numPr>
          <w:ilvl w:val="0"/>
          <w:numId w:val="113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Chemically synthesized </w:t>
      </w:r>
      <w:r w:rsidDel="00000000" w:rsidR="00000000" w:rsidRPr="00000000">
        <w:rPr>
          <w:rFonts w:ascii="Times New Roman" w:cs="Times New Roman" w:eastAsia="Times New Roman" w:hAnsi="Times New Roman"/>
          <w:b w:val="1"/>
          <w:bCs w:val="1"/>
          <w:rtl w:val="0"/>
        </w:rPr>
        <w:t xml:space="preserve">vanillin (C₈H₈O₃)</w:t>
        <w:br w:type="textWrapping"/>
      </w:r>
    </w:p>
    <w:p w:rsidR="00000000" w:rsidDel="00000000" w:rsidP="00000000" w:rsidRDefault="00000000" w:rsidRPr="00000000" w14:paraId="00001582">
      <w:pPr>
        <w:numPr>
          <w:ilvl w:val="0"/>
          <w:numId w:val="113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the </w:t>
      </w:r>
      <w:r w:rsidDel="00000000" w:rsidR="00000000" w:rsidRPr="00000000">
        <w:rPr>
          <w:rFonts w:ascii="Times New Roman" w:cs="Times New Roman" w:eastAsia="Times New Roman" w:hAnsi="Times New Roman"/>
          <w:b w:val="1"/>
          <w:bCs w:val="1"/>
          <w:rtl w:val="0"/>
        </w:rPr>
        <w:t xml:space="preserve">vanilla flavor</w:t>
      </w:r>
      <w:r w:rsidDel="00000000" w:rsidR="00000000" w:rsidRPr="00000000">
        <w:rPr>
          <w:rFonts w:ascii="Times New Roman" w:cs="Times New Roman" w:eastAsia="Times New Roman" w:hAnsi="Times New Roman"/>
          <w:rtl w:val="0"/>
        </w:rPr>
        <w:t xml:space="preserve"> without using expensive natural vanilla extract</w:t>
        <w:br w:type="textWrapping"/>
      </w:r>
    </w:p>
    <w:p w:rsidR="00000000" w:rsidDel="00000000" w:rsidP="00000000" w:rsidRDefault="00000000" w:rsidRPr="00000000" w14:paraId="00001583">
      <w:pPr>
        <w:numPr>
          <w:ilvl w:val="0"/>
          <w:numId w:val="113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 derived from </w:t>
      </w:r>
      <w:r w:rsidDel="00000000" w:rsidR="00000000" w:rsidRPr="00000000">
        <w:rPr>
          <w:rFonts w:ascii="Times New Roman" w:cs="Times New Roman" w:eastAsia="Times New Roman" w:hAnsi="Times New Roman"/>
          <w:b w:val="1"/>
          <w:bCs w:val="1"/>
          <w:rtl w:val="0"/>
        </w:rPr>
        <w:t xml:space="preserve">lignin (wood byproduct)</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guaiacol</w:t>
        <w:br w:type="textWrapping"/>
      </w:r>
    </w:p>
    <w:p w:rsidR="00000000" w:rsidDel="00000000" w:rsidP="00000000" w:rsidRDefault="00000000" w:rsidRPr="00000000" w14:paraId="0000158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r58bu5mb49oa" w:id="690"/>
      <w:bookmarkEnd w:id="690"/>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586">
      <w:pPr>
        <w:numPr>
          <w:ilvl w:val="0"/>
          <w:numId w:val="47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Cost-effective</w:t>
      </w:r>
      <w:r w:rsidDel="00000000" w:rsidR="00000000" w:rsidRPr="00000000">
        <w:rPr>
          <w:rFonts w:ascii="Cardo" w:cs="Cardo" w:eastAsia="Cardo" w:hAnsi="Cardo"/>
          <w:rtl w:val="0"/>
        </w:rPr>
        <w:t xml:space="preserve"> → much cheaper than natural vanilla</w:t>
        <w:br w:type="textWrapping"/>
      </w:r>
    </w:p>
    <w:p w:rsidR="00000000" w:rsidDel="00000000" w:rsidP="00000000" w:rsidRDefault="00000000" w:rsidRPr="00000000" w14:paraId="00001587">
      <w:pPr>
        <w:numPr>
          <w:ilvl w:val="0"/>
          <w:numId w:val="47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w:t>
      </w:r>
      <w:r w:rsidDel="00000000" w:rsidR="00000000" w:rsidRPr="00000000">
        <w:rPr>
          <w:rFonts w:ascii="Times New Roman" w:cs="Times New Roman" w:eastAsia="Times New Roman" w:hAnsi="Times New Roman"/>
          <w:b w:val="1"/>
          <w:bCs w:val="1"/>
          <w:rtl w:val="0"/>
        </w:rPr>
        <w:t xml:space="preserve">consistent flavor and color</w:t>
        <w:br w:type="textWrapping"/>
      </w:r>
    </w:p>
    <w:p w:rsidR="00000000" w:rsidDel="00000000" w:rsidP="00000000" w:rsidRDefault="00000000" w:rsidRPr="00000000" w14:paraId="00001588">
      <w:pPr>
        <w:numPr>
          <w:ilvl w:val="0"/>
          <w:numId w:val="47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Longer shelf life and easier to blend in processed foods</w:t>
        <w:br w:type="textWrapping"/>
      </w:r>
    </w:p>
    <w:p w:rsidR="00000000" w:rsidDel="00000000" w:rsidP="00000000" w:rsidRDefault="00000000" w:rsidRPr="00000000" w14:paraId="0000158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ps2fq664xy9f" w:id="691"/>
      <w:bookmarkEnd w:id="691"/>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58B">
      <w:pPr>
        <w:numPr>
          <w:ilvl w:val="0"/>
          <w:numId w:val="67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Non-essential additive → no nutritional value</w:t>
        <w:br w:type="textWrapping"/>
      </w:r>
    </w:p>
    <w:p w:rsidR="00000000" w:rsidDel="00000000" w:rsidP="00000000" w:rsidRDefault="00000000" w:rsidRPr="00000000" w14:paraId="0000158C">
      <w:pPr>
        <w:numPr>
          <w:ilvl w:val="0"/>
          <w:numId w:val="67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indicates </w:t>
      </w:r>
      <w:r w:rsidDel="00000000" w:rsidR="00000000" w:rsidRPr="00000000">
        <w:rPr>
          <w:rFonts w:ascii="Times New Roman" w:cs="Times New Roman" w:eastAsia="Times New Roman" w:hAnsi="Times New Roman"/>
          <w:b w:val="1"/>
          <w:bCs w:val="1"/>
          <w:rtl w:val="0"/>
        </w:rPr>
        <w:t xml:space="preserve">ultra-processed food</w:t>
        <w:br w:type="textWrapping"/>
      </w:r>
    </w:p>
    <w:p w:rsidR="00000000" w:rsidDel="00000000" w:rsidP="00000000" w:rsidRDefault="00000000" w:rsidRPr="00000000" w14:paraId="0000158D">
      <w:pPr>
        <w:numPr>
          <w:ilvl w:val="0"/>
          <w:numId w:val="67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Rarely, sensitive individuals may have </w:t>
      </w:r>
      <w:r w:rsidDel="00000000" w:rsidR="00000000" w:rsidRPr="00000000">
        <w:rPr>
          <w:rFonts w:ascii="Times New Roman" w:cs="Times New Roman" w:eastAsia="Times New Roman" w:hAnsi="Times New Roman"/>
          <w:b w:val="1"/>
          <w:bCs w:val="1"/>
          <w:rtl w:val="0"/>
        </w:rPr>
        <w:t xml:space="preserve">allergic or chemical sensitivity</w:t>
        <w:br w:type="textWrapping"/>
      </w:r>
    </w:p>
    <w:p w:rsidR="00000000" w:rsidDel="00000000" w:rsidP="00000000" w:rsidRDefault="00000000" w:rsidRPr="00000000" w14:paraId="0000158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j6xirbakbbjn" w:id="692"/>
      <w:bookmarkEnd w:id="692"/>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590">
      <w:pPr>
        <w:numPr>
          <w:ilvl w:val="0"/>
          <w:numId w:val="93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Metabolized normally in the liver</w:t>
        <w:br w:type="textWrapping"/>
      </w:r>
    </w:p>
    <w:p w:rsidR="00000000" w:rsidDel="00000000" w:rsidP="00000000" w:rsidRDefault="00000000" w:rsidRPr="00000000" w14:paraId="00001591">
      <w:pPr>
        <w:numPr>
          <w:ilvl w:val="0"/>
          <w:numId w:val="93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gut or metabolic impact at culinary levels</w:t>
        <w:br w:type="textWrapping"/>
      </w:r>
    </w:p>
    <w:p w:rsidR="00000000" w:rsidDel="00000000" w:rsidP="00000000" w:rsidRDefault="00000000" w:rsidRPr="00000000" w14:paraId="00001592">
      <w:pPr>
        <w:numPr>
          <w:ilvl w:val="0"/>
          <w:numId w:val="93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significant toxic effects at standard food concentrations</w:t>
        <w:br w:type="textWrapping"/>
      </w:r>
    </w:p>
    <w:p w:rsidR="00000000" w:rsidDel="00000000" w:rsidP="00000000" w:rsidRDefault="00000000" w:rsidRPr="00000000" w14:paraId="0000159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zb3ca6keykgm" w:id="693"/>
      <w:bookmarkEnd w:id="693"/>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595">
      <w:pPr>
        <w:numPr>
          <w:ilvl w:val="0"/>
          <w:numId w:val="50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direct evidence linking artificial vanillin to chronic disease</w:t>
        <w:br w:type="textWrapping"/>
      </w:r>
    </w:p>
    <w:p w:rsidR="00000000" w:rsidDel="00000000" w:rsidP="00000000" w:rsidRDefault="00000000" w:rsidRPr="00000000" w14:paraId="00001596">
      <w:pPr>
        <w:numPr>
          <w:ilvl w:val="0"/>
          <w:numId w:val="50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Indirect link via consumption of </w:t>
      </w:r>
      <w:r w:rsidDel="00000000" w:rsidR="00000000" w:rsidRPr="00000000">
        <w:rPr>
          <w:rFonts w:ascii="Times New Roman" w:cs="Times New Roman" w:eastAsia="Times New Roman" w:hAnsi="Times New Roman"/>
          <w:b w:val="1"/>
          <w:bCs w:val="1"/>
          <w:rtl w:val="0"/>
        </w:rPr>
        <w:t xml:space="preserve">processed foods high in sugar or refined carbs</w:t>
        <w:br w:type="textWrapping"/>
      </w:r>
    </w:p>
    <w:p w:rsidR="00000000" w:rsidDel="00000000" w:rsidP="00000000" w:rsidRDefault="00000000" w:rsidRPr="00000000" w14:paraId="0000159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s6aztqwwfn63" w:id="694"/>
      <w:bookmarkEnd w:id="694"/>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599">
      <w:pPr>
        <w:numPr>
          <w:ilvl w:val="0"/>
          <w:numId w:val="64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Baked goods (cookies, cakes, pastries)</w:t>
        <w:br w:type="textWrapping"/>
      </w:r>
    </w:p>
    <w:p w:rsidR="00000000" w:rsidDel="00000000" w:rsidP="00000000" w:rsidRDefault="00000000" w:rsidRPr="00000000" w14:paraId="0000159A">
      <w:pPr>
        <w:numPr>
          <w:ilvl w:val="0"/>
          <w:numId w:val="64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Ice creams and dairy desserts</w:t>
        <w:br w:type="textWrapping"/>
      </w:r>
    </w:p>
    <w:p w:rsidR="00000000" w:rsidDel="00000000" w:rsidP="00000000" w:rsidRDefault="00000000" w:rsidRPr="00000000" w14:paraId="0000159B">
      <w:pPr>
        <w:numPr>
          <w:ilvl w:val="0"/>
          <w:numId w:val="64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Chocolates and candies</w:t>
        <w:br w:type="textWrapping"/>
      </w:r>
    </w:p>
    <w:p w:rsidR="00000000" w:rsidDel="00000000" w:rsidP="00000000" w:rsidRDefault="00000000" w:rsidRPr="00000000" w14:paraId="0000159C">
      <w:pPr>
        <w:numPr>
          <w:ilvl w:val="0"/>
          <w:numId w:val="64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Flavoring for beverages and syrups</w:t>
        <w:br w:type="textWrapping"/>
      </w:r>
    </w:p>
    <w:p w:rsidR="00000000" w:rsidDel="00000000" w:rsidP="00000000" w:rsidRDefault="00000000" w:rsidRPr="00000000" w14:paraId="0000159D">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59E">
      <w:pPr>
        <w:numPr>
          <w:ilvl w:val="0"/>
          <w:numId w:val="62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vanilla</w:t>
        <w:br w:type="textWrapping"/>
      </w:r>
    </w:p>
    <w:p w:rsidR="00000000" w:rsidDel="00000000" w:rsidP="00000000" w:rsidRDefault="00000000" w:rsidRPr="00000000" w14:paraId="0000159F">
      <w:pPr>
        <w:numPr>
          <w:ilvl w:val="0"/>
          <w:numId w:val="62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Vanillin</w:t>
        <w:br w:type="textWrapping"/>
      </w:r>
    </w:p>
    <w:p w:rsidR="00000000" w:rsidDel="00000000" w:rsidP="00000000" w:rsidRDefault="00000000" w:rsidRPr="00000000" w14:paraId="000015A0">
      <w:pPr>
        <w:numPr>
          <w:ilvl w:val="0"/>
          <w:numId w:val="62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vanilla flavor</w:t>
        <w:br w:type="textWrapping"/>
      </w:r>
    </w:p>
    <w:p w:rsidR="00000000" w:rsidDel="00000000" w:rsidP="00000000" w:rsidRDefault="00000000" w:rsidRPr="00000000" w14:paraId="000015A1">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Caramel color</w:t>
      </w:r>
    </w:p>
    <w:p w:rsidR="00000000" w:rsidDel="00000000" w:rsidP="00000000" w:rsidRDefault="00000000" w:rsidRPr="00000000" w14:paraId="000015A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oh35qotub6lp" w:id="695"/>
      <w:bookmarkEnd w:id="695"/>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5A3">
      <w:pPr>
        <w:numPr>
          <w:ilvl w:val="0"/>
          <w:numId w:val="116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Highly processed → made by </w:t>
      </w:r>
      <w:r w:rsidDel="00000000" w:rsidR="00000000" w:rsidRPr="00000000">
        <w:rPr>
          <w:rFonts w:ascii="Times New Roman" w:cs="Times New Roman" w:eastAsia="Times New Roman" w:hAnsi="Times New Roman"/>
          <w:b w:val="1"/>
          <w:bCs w:val="1"/>
          <w:rtl w:val="0"/>
        </w:rPr>
        <w:t xml:space="preserve">heating sugars with acids or alkalis</w:t>
        <w:br w:type="textWrapping"/>
      </w:r>
    </w:p>
    <w:p w:rsidR="00000000" w:rsidDel="00000000" w:rsidP="00000000" w:rsidRDefault="00000000" w:rsidRPr="00000000" w14:paraId="000015A4">
      <w:pPr>
        <w:numPr>
          <w:ilvl w:val="0"/>
          <w:numId w:val="116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production methods produce </w:t>
      </w:r>
      <w:r w:rsidDel="00000000" w:rsidR="00000000" w:rsidRPr="00000000">
        <w:rPr>
          <w:rFonts w:ascii="Times New Roman" w:cs="Times New Roman" w:eastAsia="Times New Roman" w:hAnsi="Times New Roman"/>
          <w:b w:val="1"/>
          <w:bCs w:val="1"/>
          <w:rtl w:val="0"/>
        </w:rPr>
        <w:t xml:space="preserve">4-MEI (4-methylimidazole)</w:t>
      </w:r>
      <w:r w:rsidDel="00000000" w:rsidR="00000000" w:rsidRPr="00000000">
        <w:rPr>
          <w:rFonts w:ascii="Times New Roman" w:cs="Times New Roman" w:eastAsia="Times New Roman" w:hAnsi="Times New Roman"/>
          <w:rtl w:val="0"/>
        </w:rPr>
        <w:t xml:space="preserve">, a potential carcinogen</w:t>
        <w:br w:type="textWrapping"/>
      </w:r>
    </w:p>
    <w:p w:rsidR="00000000" w:rsidDel="00000000" w:rsidP="00000000" w:rsidRDefault="00000000" w:rsidRPr="00000000" w14:paraId="000015A5">
      <w:pPr>
        <w:numPr>
          <w:ilvl w:val="0"/>
          <w:numId w:val="116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 in </w:t>
      </w:r>
      <w:r w:rsidDel="00000000" w:rsidR="00000000" w:rsidRPr="00000000">
        <w:rPr>
          <w:rFonts w:ascii="Times New Roman" w:cs="Times New Roman" w:eastAsia="Times New Roman" w:hAnsi="Times New Roman"/>
          <w:b w:val="1"/>
          <w:bCs w:val="1"/>
          <w:rtl w:val="0"/>
        </w:rPr>
        <w:t xml:space="preserve">soft drinks, sauces, and snack foods</w:t>
        <w:br w:type="textWrapping"/>
      </w:r>
    </w:p>
    <w:p w:rsidR="00000000" w:rsidDel="00000000" w:rsidP="00000000" w:rsidRDefault="00000000" w:rsidRPr="00000000" w14:paraId="000015A6">
      <w:pPr>
        <w:numPr>
          <w:ilvl w:val="0"/>
          <w:numId w:val="116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processing and potential chemical exposure</w:t>
        <w:br w:type="textWrapping"/>
      </w:r>
    </w:p>
    <w:p w:rsidR="00000000" w:rsidDel="00000000" w:rsidP="00000000" w:rsidRDefault="00000000" w:rsidRPr="00000000" w14:paraId="000015A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raf62fi1wuf" w:id="696"/>
      <w:bookmarkEnd w:id="696"/>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5A9">
      <w:pPr>
        <w:numPr>
          <w:ilvl w:val="0"/>
          <w:numId w:val="26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Colorant produced by </w:t>
      </w:r>
      <w:r w:rsidDel="00000000" w:rsidR="00000000" w:rsidRPr="00000000">
        <w:rPr>
          <w:rFonts w:ascii="Times New Roman" w:cs="Times New Roman" w:eastAsia="Times New Roman" w:hAnsi="Times New Roman"/>
          <w:b w:val="1"/>
          <w:bCs w:val="1"/>
          <w:rtl w:val="0"/>
        </w:rPr>
        <w:t xml:space="preserve">heating carbohydrates (usually corn, cane, or beet sugar)</w:t>
        <w:br w:type="textWrapping"/>
      </w:r>
    </w:p>
    <w:p w:rsidR="00000000" w:rsidDel="00000000" w:rsidP="00000000" w:rsidRDefault="00000000" w:rsidRPr="00000000" w14:paraId="000015AA">
      <w:pPr>
        <w:numPr>
          <w:ilvl w:val="0"/>
          <w:numId w:val="26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Reaction with </w:t>
      </w:r>
      <w:r w:rsidDel="00000000" w:rsidR="00000000" w:rsidRPr="00000000">
        <w:rPr>
          <w:rFonts w:ascii="Times New Roman" w:cs="Times New Roman" w:eastAsia="Times New Roman" w:hAnsi="Times New Roman"/>
          <w:b w:val="1"/>
          <w:bCs w:val="1"/>
          <w:rtl w:val="0"/>
        </w:rPr>
        <w:t xml:space="preserve">ammonia, acids, or salts</w:t>
      </w:r>
      <w:r w:rsidDel="00000000" w:rsidR="00000000" w:rsidRPr="00000000">
        <w:rPr>
          <w:rFonts w:ascii="Times New Roman" w:cs="Times New Roman" w:eastAsia="Times New Roman" w:hAnsi="Times New Roman"/>
          <w:rtl w:val="0"/>
        </w:rPr>
        <w:t xml:space="preserve"> creates a dark brown color</w:t>
        <w:br w:type="textWrapping"/>
      </w:r>
    </w:p>
    <w:p w:rsidR="00000000" w:rsidDel="00000000" w:rsidP="00000000" w:rsidRDefault="00000000" w:rsidRPr="00000000" w14:paraId="000015AB">
      <w:pPr>
        <w:numPr>
          <w:ilvl w:val="0"/>
          <w:numId w:val="26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w:t>
      </w:r>
      <w:r w:rsidDel="00000000" w:rsidR="00000000" w:rsidRPr="00000000">
        <w:rPr>
          <w:rFonts w:ascii="Times New Roman" w:cs="Times New Roman" w:eastAsia="Times New Roman" w:hAnsi="Times New Roman"/>
          <w:b w:val="1"/>
          <w:bCs w:val="1"/>
          <w:rtl w:val="0"/>
        </w:rPr>
        <w:t xml:space="preserve">uniform brown color</w:t>
      </w:r>
      <w:r w:rsidDel="00000000" w:rsidR="00000000" w:rsidRPr="00000000">
        <w:rPr>
          <w:rFonts w:ascii="Times New Roman" w:cs="Times New Roman" w:eastAsia="Times New Roman" w:hAnsi="Times New Roman"/>
          <w:rtl w:val="0"/>
        </w:rPr>
        <w:t xml:space="preserve"> without adding flavor</w:t>
        <w:br w:type="textWrapping"/>
      </w:r>
    </w:p>
    <w:p w:rsidR="00000000" w:rsidDel="00000000" w:rsidP="00000000" w:rsidRDefault="00000000" w:rsidRPr="00000000" w14:paraId="000015A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m692s61ey495" w:id="697"/>
      <w:bookmarkEnd w:id="697"/>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5AE">
      <w:pPr>
        <w:numPr>
          <w:ilvl w:val="0"/>
          <w:numId w:val="60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w:t>
      </w:r>
      <w:r w:rsidDel="00000000" w:rsidR="00000000" w:rsidRPr="00000000">
        <w:rPr>
          <w:rFonts w:ascii="Times New Roman" w:cs="Times New Roman" w:eastAsia="Times New Roman" w:hAnsi="Times New Roman"/>
          <w:b w:val="1"/>
          <w:bCs w:val="1"/>
          <w:rtl w:val="0"/>
        </w:rPr>
        <w:t xml:space="preserve">consistent dark color</w:t>
      </w:r>
      <w:r w:rsidDel="00000000" w:rsidR="00000000" w:rsidRPr="00000000">
        <w:rPr>
          <w:rFonts w:ascii="Times New Roman" w:cs="Times New Roman" w:eastAsia="Times New Roman" w:hAnsi="Times New Roman"/>
          <w:rtl w:val="0"/>
        </w:rPr>
        <w:t xml:space="preserve"> in soft drinks, sauces, baked goods, and beer</w:t>
        <w:br w:type="textWrapping"/>
      </w:r>
    </w:p>
    <w:p w:rsidR="00000000" w:rsidDel="00000000" w:rsidP="00000000" w:rsidRDefault="00000000" w:rsidRPr="00000000" w14:paraId="000015AF">
      <w:pPr>
        <w:numPr>
          <w:ilvl w:val="0"/>
          <w:numId w:val="60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Inexpensive and </w:t>
      </w:r>
      <w:r w:rsidDel="00000000" w:rsidR="00000000" w:rsidRPr="00000000">
        <w:rPr>
          <w:rFonts w:ascii="Times New Roman" w:cs="Times New Roman" w:eastAsia="Times New Roman" w:hAnsi="Times New Roman"/>
          <w:b w:val="1"/>
          <w:bCs w:val="1"/>
          <w:rtl w:val="0"/>
        </w:rPr>
        <w:t xml:space="preserve">stable under heat and light</w:t>
        <w:br w:type="textWrapping"/>
      </w:r>
    </w:p>
    <w:p w:rsidR="00000000" w:rsidDel="00000000" w:rsidP="00000000" w:rsidRDefault="00000000" w:rsidRPr="00000000" w14:paraId="000015B0">
      <w:pPr>
        <w:numPr>
          <w:ilvl w:val="0"/>
          <w:numId w:val="60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visual appeal of processed foods</w:t>
        <w:br w:type="textWrapping"/>
      </w:r>
    </w:p>
    <w:p w:rsidR="00000000" w:rsidDel="00000000" w:rsidP="00000000" w:rsidRDefault="00000000" w:rsidRPr="00000000" w14:paraId="000015B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cnvey3gyz697" w:id="698"/>
      <w:bookmarkEnd w:id="698"/>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5B3">
      <w:pPr>
        <w:numPr>
          <w:ilvl w:val="0"/>
          <w:numId w:val="94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Non-nutritive additive → no health benefit</w:t>
        <w:br w:type="textWrapping"/>
      </w:r>
    </w:p>
    <w:p w:rsidR="00000000" w:rsidDel="00000000" w:rsidP="00000000" w:rsidRDefault="00000000" w:rsidRPr="00000000" w14:paraId="000015B4">
      <w:pPr>
        <w:numPr>
          <w:ilvl w:val="0"/>
          <w:numId w:val="94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types (especially </w:t>
      </w:r>
      <w:r w:rsidDel="00000000" w:rsidR="00000000" w:rsidRPr="00000000">
        <w:rPr>
          <w:rFonts w:ascii="Times New Roman" w:cs="Times New Roman" w:eastAsia="Times New Roman" w:hAnsi="Times New Roman"/>
          <w:b w:val="1"/>
          <w:bCs w:val="1"/>
          <w:rtl w:val="0"/>
        </w:rPr>
        <w:t xml:space="preserve">Class III &amp; IV, ammonia-based</w:t>
      </w:r>
      <w:r w:rsidDel="00000000" w:rsidR="00000000" w:rsidRPr="00000000">
        <w:rPr>
          <w:rFonts w:ascii="Times New Roman" w:cs="Times New Roman" w:eastAsia="Times New Roman" w:hAnsi="Times New Roman"/>
          <w:rtl w:val="0"/>
        </w:rPr>
        <w:t xml:space="preserve">) can contain trace </w:t>
      </w:r>
      <w:r w:rsidDel="00000000" w:rsidR="00000000" w:rsidRPr="00000000">
        <w:rPr>
          <w:rFonts w:ascii="Times New Roman" w:cs="Times New Roman" w:eastAsia="Times New Roman" w:hAnsi="Times New Roman"/>
          <w:b w:val="1"/>
          <w:bCs w:val="1"/>
          <w:rtl w:val="0"/>
        </w:rPr>
        <w:t xml:space="preserve">carcinogens (4-MEI)</w:t>
        <w:br w:type="textWrapping"/>
      </w:r>
    </w:p>
    <w:p w:rsidR="00000000" w:rsidDel="00000000" w:rsidP="00000000" w:rsidRDefault="00000000" w:rsidRPr="00000000" w14:paraId="000015B5">
      <w:pPr>
        <w:numPr>
          <w:ilvl w:val="0"/>
          <w:numId w:val="94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Marker for </w:t>
      </w:r>
      <w:r w:rsidDel="00000000" w:rsidR="00000000" w:rsidRPr="00000000">
        <w:rPr>
          <w:rFonts w:ascii="Times New Roman" w:cs="Times New Roman" w:eastAsia="Times New Roman" w:hAnsi="Times New Roman"/>
          <w:b w:val="1"/>
          <w:bCs w:val="1"/>
          <w:rtl w:val="0"/>
        </w:rPr>
        <w:t xml:space="preserve">ultra-processed foods</w:t>
        <w:br w:type="textWrapping"/>
      </w:r>
    </w:p>
    <w:p w:rsidR="00000000" w:rsidDel="00000000" w:rsidP="00000000" w:rsidRDefault="00000000" w:rsidRPr="00000000" w14:paraId="000015B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709a4xejp75m" w:id="699"/>
      <w:bookmarkEnd w:id="699"/>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5B8">
      <w:pPr>
        <w:numPr>
          <w:ilvl w:val="0"/>
          <w:numId w:val="58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Mostly </w:t>
      </w:r>
      <w:r w:rsidDel="00000000" w:rsidR="00000000" w:rsidRPr="00000000">
        <w:rPr>
          <w:rFonts w:ascii="Times New Roman" w:cs="Times New Roman" w:eastAsia="Times New Roman" w:hAnsi="Times New Roman"/>
          <w:b w:val="1"/>
          <w:bCs w:val="1"/>
          <w:rtl w:val="0"/>
        </w:rPr>
        <w:t xml:space="preserve">inert and excreted</w:t>
        <w:br w:type="textWrapping"/>
      </w:r>
    </w:p>
    <w:p w:rsidR="00000000" w:rsidDel="00000000" w:rsidP="00000000" w:rsidRDefault="00000000" w:rsidRPr="00000000" w14:paraId="000015B9">
      <w:pPr>
        <w:numPr>
          <w:ilvl w:val="0"/>
          <w:numId w:val="58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Trace 4-MEI may be </w:t>
      </w:r>
      <w:r w:rsidDel="00000000" w:rsidR="00000000" w:rsidRPr="00000000">
        <w:rPr>
          <w:rFonts w:ascii="Times New Roman" w:cs="Times New Roman" w:eastAsia="Times New Roman" w:hAnsi="Times New Roman"/>
          <w:b w:val="1"/>
          <w:bCs w:val="1"/>
          <w:rtl w:val="0"/>
        </w:rPr>
        <w:t xml:space="preserve">absorbed and metabolized in the liver</w:t>
        <w:br w:type="textWrapping"/>
      </w:r>
    </w:p>
    <w:p w:rsidR="00000000" w:rsidDel="00000000" w:rsidP="00000000" w:rsidRDefault="00000000" w:rsidRPr="00000000" w14:paraId="000015BA">
      <w:pPr>
        <w:numPr>
          <w:ilvl w:val="0"/>
          <w:numId w:val="58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Typical dietary exposure is considered </w:t>
      </w:r>
      <w:r w:rsidDel="00000000" w:rsidR="00000000" w:rsidRPr="00000000">
        <w:rPr>
          <w:rFonts w:ascii="Times New Roman" w:cs="Times New Roman" w:eastAsia="Times New Roman" w:hAnsi="Times New Roman"/>
          <w:b w:val="1"/>
          <w:bCs w:val="1"/>
          <w:rtl w:val="0"/>
        </w:rPr>
        <w:t xml:space="preserve">low</w:t>
      </w:r>
      <w:r w:rsidDel="00000000" w:rsidR="00000000" w:rsidRPr="00000000">
        <w:rPr>
          <w:rFonts w:ascii="Times New Roman" w:cs="Times New Roman" w:eastAsia="Times New Roman" w:hAnsi="Times New Roman"/>
          <w:rtl w:val="0"/>
        </w:rPr>
        <w:t xml:space="preserve">, but caution advised for heavy consumers (sodas, soft drinks)</w:t>
        <w:br w:type="textWrapping"/>
      </w:r>
    </w:p>
    <w:p w:rsidR="00000000" w:rsidDel="00000000" w:rsidP="00000000" w:rsidRDefault="00000000" w:rsidRPr="00000000" w14:paraId="000015BB">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8pig4c2yu29g" w:id="700"/>
      <w:bookmarkEnd w:id="700"/>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5BD">
      <w:pPr>
        <w:numPr>
          <w:ilvl w:val="0"/>
          <w:numId w:val="13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levels of </w:t>
      </w:r>
      <w:r w:rsidDel="00000000" w:rsidR="00000000" w:rsidRPr="00000000">
        <w:rPr>
          <w:rFonts w:ascii="Times New Roman" w:cs="Times New Roman" w:eastAsia="Times New Roman" w:hAnsi="Times New Roman"/>
          <w:b w:val="1"/>
          <w:bCs w:val="1"/>
          <w:rtl w:val="0"/>
        </w:rPr>
        <w:t xml:space="preserve">4-MEI in animal studies</w:t>
      </w:r>
      <w:r w:rsidDel="00000000" w:rsidR="00000000" w:rsidRPr="00000000">
        <w:rPr>
          <w:rFonts w:ascii="Times New Roman" w:cs="Times New Roman" w:eastAsia="Times New Roman" w:hAnsi="Times New Roman"/>
          <w:rtl w:val="0"/>
        </w:rPr>
        <w:t xml:space="preserve"> linked to cancer risk</w:t>
        <w:br w:type="textWrapping"/>
      </w:r>
    </w:p>
    <w:p w:rsidR="00000000" w:rsidDel="00000000" w:rsidP="00000000" w:rsidRDefault="00000000" w:rsidRPr="00000000" w14:paraId="000015BE">
      <w:pPr>
        <w:numPr>
          <w:ilvl w:val="0"/>
          <w:numId w:val="13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data limited, but risk is </w:t>
      </w:r>
      <w:r w:rsidDel="00000000" w:rsidR="00000000" w:rsidRPr="00000000">
        <w:rPr>
          <w:rFonts w:ascii="Times New Roman" w:cs="Times New Roman" w:eastAsia="Times New Roman" w:hAnsi="Times New Roman"/>
          <w:b w:val="1"/>
          <w:bCs w:val="1"/>
          <w:rtl w:val="0"/>
        </w:rPr>
        <w:t xml:space="preserve">primarily from frequent soft drink consumption</w:t>
        <w:br w:type="textWrapping"/>
      </w:r>
    </w:p>
    <w:p w:rsidR="00000000" w:rsidDel="00000000" w:rsidP="00000000" w:rsidRDefault="00000000" w:rsidRPr="00000000" w14:paraId="000015BF">
      <w:pPr>
        <w:numPr>
          <w:ilvl w:val="0"/>
          <w:numId w:val="13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effect on gut microbiome or metabolism at typical culinary levels</w:t>
        <w:br w:type="textWrapping"/>
      </w:r>
    </w:p>
    <w:p w:rsidR="00000000" w:rsidDel="00000000" w:rsidP="00000000" w:rsidRDefault="00000000" w:rsidRPr="00000000" w14:paraId="000015C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33ruc0a8ce8o" w:id="701"/>
      <w:bookmarkEnd w:id="701"/>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5C2">
      <w:pPr>
        <w:numPr>
          <w:ilvl w:val="0"/>
          <w:numId w:val="74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 drinks (colas, root beer)</w:t>
        <w:br w:type="textWrapping"/>
      </w:r>
    </w:p>
    <w:p w:rsidR="00000000" w:rsidDel="00000000" w:rsidP="00000000" w:rsidRDefault="00000000" w:rsidRPr="00000000" w14:paraId="000015C3">
      <w:pPr>
        <w:numPr>
          <w:ilvl w:val="0"/>
          <w:numId w:val="74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Soy sauce, Worcestershire sauce</w:t>
        <w:br w:type="textWrapping"/>
      </w:r>
    </w:p>
    <w:p w:rsidR="00000000" w:rsidDel="00000000" w:rsidP="00000000" w:rsidRDefault="00000000" w:rsidRPr="00000000" w14:paraId="000015C4">
      <w:pPr>
        <w:numPr>
          <w:ilvl w:val="0"/>
          <w:numId w:val="74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Baked goods, cookies, and caramel candies</w:t>
        <w:br w:type="textWrapping"/>
      </w:r>
    </w:p>
    <w:p w:rsidR="00000000" w:rsidDel="00000000" w:rsidP="00000000" w:rsidRDefault="00000000" w:rsidRPr="00000000" w14:paraId="000015C5">
      <w:pPr>
        <w:numPr>
          <w:ilvl w:val="0"/>
          <w:numId w:val="74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Beer, malt beverages</w:t>
        <w:br w:type="textWrapping"/>
      </w:r>
    </w:p>
    <w:p w:rsidR="00000000" w:rsidDel="00000000" w:rsidP="00000000" w:rsidRDefault="00000000" w:rsidRPr="00000000" w14:paraId="000015C6">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5C7">
      <w:pPr>
        <w:numPr>
          <w:ilvl w:val="0"/>
          <w:numId w:val="12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Caramel color</w:t>
        <w:br w:type="textWrapping"/>
      </w:r>
    </w:p>
    <w:p w:rsidR="00000000" w:rsidDel="00000000" w:rsidP="00000000" w:rsidRDefault="00000000" w:rsidRPr="00000000" w14:paraId="000015C8">
      <w:pPr>
        <w:numPr>
          <w:ilvl w:val="0"/>
          <w:numId w:val="12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Caramel coloring</w:t>
        <w:br w:type="textWrapping"/>
      </w:r>
    </w:p>
    <w:p w:rsidR="00000000" w:rsidDel="00000000" w:rsidP="00000000" w:rsidRDefault="00000000" w:rsidRPr="00000000" w14:paraId="000015C9">
      <w:pPr>
        <w:numPr>
          <w:ilvl w:val="0"/>
          <w:numId w:val="12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E150a, E150b, E150c, E150d (depending on processing method)</w:t>
        <w:br w:type="textWrapping"/>
      </w:r>
    </w:p>
    <w:p w:rsidR="00000000" w:rsidDel="00000000" w:rsidP="00000000" w:rsidRDefault="00000000" w:rsidRPr="00000000" w14:paraId="000015CA">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Red 40</w:t>
      </w:r>
    </w:p>
    <w:p w:rsidR="00000000" w:rsidDel="00000000" w:rsidP="00000000" w:rsidRDefault="00000000" w:rsidRPr="00000000" w14:paraId="000015C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jxu1sl1gnuj3" w:id="702"/>
      <w:bookmarkEnd w:id="702"/>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5CC">
      <w:pPr>
        <w:numPr>
          <w:ilvl w:val="0"/>
          <w:numId w:val="7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Artificial chemical</w:t>
      </w:r>
      <w:r w:rsidDel="00000000" w:rsidR="00000000" w:rsidRPr="00000000">
        <w:rPr>
          <w:rFonts w:ascii="Cardo" w:cs="Cardo" w:eastAsia="Cardo" w:hAnsi="Cardo"/>
          <w:rtl w:val="0"/>
        </w:rPr>
        <w:t xml:space="preserve"> → concerns about hyperactivity in children and behavioral effects</w:t>
        <w:br w:type="textWrapping"/>
      </w:r>
    </w:p>
    <w:p w:rsidR="00000000" w:rsidDel="00000000" w:rsidP="00000000" w:rsidRDefault="00000000" w:rsidRPr="00000000" w14:paraId="000015CD">
      <w:pPr>
        <w:numPr>
          <w:ilvl w:val="0"/>
          <w:numId w:val="7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Linked to </w:t>
      </w:r>
      <w:r w:rsidDel="00000000" w:rsidR="00000000" w:rsidRPr="00000000">
        <w:rPr>
          <w:rFonts w:ascii="Times New Roman" w:cs="Times New Roman" w:eastAsia="Times New Roman" w:hAnsi="Times New Roman"/>
          <w:b w:val="1"/>
          <w:bCs w:val="1"/>
          <w:rtl w:val="0"/>
        </w:rPr>
        <w:t xml:space="preserve">allergic reactions</w:t>
      </w:r>
      <w:r w:rsidDel="00000000" w:rsidR="00000000" w:rsidRPr="00000000">
        <w:rPr>
          <w:rFonts w:ascii="Times New Roman" w:cs="Times New Roman" w:eastAsia="Times New Roman" w:hAnsi="Times New Roman"/>
          <w:rtl w:val="0"/>
        </w:rPr>
        <w:t xml:space="preserve"> in sensitive individuals (especially those with </w:t>
      </w:r>
      <w:r w:rsidDel="00000000" w:rsidR="00000000" w:rsidRPr="00000000">
        <w:rPr>
          <w:rFonts w:ascii="Times New Roman" w:cs="Times New Roman" w:eastAsia="Times New Roman" w:hAnsi="Times New Roman"/>
          <w:b w:val="1"/>
          <w:bCs w:val="1"/>
          <w:rtl w:val="0"/>
        </w:rPr>
        <w:t xml:space="preserve">aspirin sensitivity</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15CE">
      <w:pPr>
        <w:numPr>
          <w:ilvl w:val="0"/>
          <w:numId w:val="7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found in </w:t>
      </w:r>
      <w:r w:rsidDel="00000000" w:rsidR="00000000" w:rsidRPr="00000000">
        <w:rPr>
          <w:rFonts w:ascii="Times New Roman" w:cs="Times New Roman" w:eastAsia="Times New Roman" w:hAnsi="Times New Roman"/>
          <w:b w:val="1"/>
          <w:bCs w:val="1"/>
          <w:rtl w:val="0"/>
        </w:rPr>
        <w:t xml:space="preserve">processed foods, candies, beverages, and snacks</w:t>
        <w:br w:type="textWrapping"/>
      </w:r>
    </w:p>
    <w:p w:rsidR="00000000" w:rsidDel="00000000" w:rsidP="00000000" w:rsidRDefault="00000000" w:rsidRPr="00000000" w14:paraId="000015CF">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behavioral, allergy, and chemical exposure concerns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5D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z8iwf496o4ib" w:id="703"/>
      <w:bookmarkEnd w:id="703"/>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5D2">
      <w:pPr>
        <w:numPr>
          <w:ilvl w:val="0"/>
          <w:numId w:val="62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Water-soluble synthetic dye</w:t>
      </w:r>
      <w:r w:rsidDel="00000000" w:rsidR="00000000" w:rsidRPr="00000000">
        <w:rPr>
          <w:rFonts w:ascii="Times New Roman" w:cs="Times New Roman" w:eastAsia="Times New Roman" w:hAnsi="Times New Roman"/>
          <w:rtl w:val="0"/>
        </w:rPr>
        <w:t xml:space="preserve"> derived from petroleum</w:t>
        <w:br w:type="textWrapping"/>
      </w:r>
    </w:p>
    <w:p w:rsidR="00000000" w:rsidDel="00000000" w:rsidP="00000000" w:rsidRDefault="00000000" w:rsidRPr="00000000" w14:paraId="000015D3">
      <w:pPr>
        <w:numPr>
          <w:ilvl w:val="0"/>
          <w:numId w:val="62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 </w:t>
      </w:r>
      <w:r w:rsidDel="00000000" w:rsidR="00000000" w:rsidRPr="00000000">
        <w:rPr>
          <w:rFonts w:ascii="Times New Roman" w:cs="Times New Roman" w:eastAsia="Times New Roman" w:hAnsi="Times New Roman"/>
          <w:b w:val="1"/>
          <w:bCs w:val="1"/>
          <w:rtl w:val="0"/>
        </w:rPr>
        <w:t xml:space="preserve">bright red color</w:t>
      </w:r>
      <w:r w:rsidDel="00000000" w:rsidR="00000000" w:rsidRPr="00000000">
        <w:rPr>
          <w:rFonts w:ascii="Times New Roman" w:cs="Times New Roman" w:eastAsia="Times New Roman" w:hAnsi="Times New Roman"/>
          <w:rtl w:val="0"/>
        </w:rPr>
        <w:t xml:space="preserve"> to foods and beverages</w:t>
        <w:br w:type="textWrapping"/>
      </w:r>
    </w:p>
    <w:p w:rsidR="00000000" w:rsidDel="00000000" w:rsidP="00000000" w:rsidRDefault="00000000" w:rsidRPr="00000000" w14:paraId="000015D4">
      <w:pPr>
        <w:numPr>
          <w:ilvl w:val="0"/>
          <w:numId w:val="62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by FDA for use in food, drugs, and cosmetics</w:t>
        <w:br w:type="textWrapping"/>
      </w:r>
    </w:p>
    <w:p w:rsidR="00000000" w:rsidDel="00000000" w:rsidP="00000000" w:rsidRDefault="00000000" w:rsidRPr="00000000" w14:paraId="000015D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8mpyn3i7eevv" w:id="704"/>
      <w:bookmarkEnd w:id="704"/>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5D7">
      <w:pPr>
        <w:numPr>
          <w:ilvl w:val="0"/>
          <w:numId w:val="87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consistent, vibrant red color</w:t>
        <w:br w:type="textWrapping"/>
      </w:r>
    </w:p>
    <w:p w:rsidR="00000000" w:rsidDel="00000000" w:rsidP="00000000" w:rsidRDefault="00000000" w:rsidRPr="00000000" w14:paraId="000015D8">
      <w:pPr>
        <w:numPr>
          <w:ilvl w:val="0"/>
          <w:numId w:val="87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in processing and storage</w:t>
        <w:br w:type="textWrapping"/>
      </w:r>
    </w:p>
    <w:p w:rsidR="00000000" w:rsidDel="00000000" w:rsidP="00000000" w:rsidRDefault="00000000" w:rsidRPr="00000000" w14:paraId="000015D9">
      <w:pPr>
        <w:numPr>
          <w:ilvl w:val="0"/>
          <w:numId w:val="87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Inexpensive compared to natural red colorants</w:t>
        <w:br w:type="textWrapping"/>
      </w:r>
    </w:p>
    <w:p w:rsidR="00000000" w:rsidDel="00000000" w:rsidP="00000000" w:rsidRDefault="00000000" w:rsidRPr="00000000" w14:paraId="000015D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6oqlh31dmpkb" w:id="705"/>
      <w:bookmarkEnd w:id="705"/>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5DC">
      <w:pPr>
        <w:numPr>
          <w:ilvl w:val="0"/>
          <w:numId w:val="43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trigger </w:t>
      </w:r>
      <w:r w:rsidDel="00000000" w:rsidR="00000000" w:rsidRPr="00000000">
        <w:rPr>
          <w:rFonts w:ascii="Times New Roman" w:cs="Times New Roman" w:eastAsia="Times New Roman" w:hAnsi="Times New Roman"/>
          <w:b w:val="1"/>
          <w:bCs w:val="1"/>
          <w:rtl w:val="0"/>
        </w:rPr>
        <w:t xml:space="preserve">hyperactivity or behavioral changes in sensitive children</w:t>
        <w:br w:type="textWrapping"/>
      </w:r>
    </w:p>
    <w:p w:rsidR="00000000" w:rsidDel="00000000" w:rsidP="00000000" w:rsidRDefault="00000000" w:rsidRPr="00000000" w14:paraId="000015DD">
      <w:pPr>
        <w:numPr>
          <w:ilvl w:val="0"/>
          <w:numId w:val="43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w:t>
      </w:r>
      <w:r w:rsidDel="00000000" w:rsidR="00000000" w:rsidRPr="00000000">
        <w:rPr>
          <w:rFonts w:ascii="Times New Roman" w:cs="Times New Roman" w:eastAsia="Times New Roman" w:hAnsi="Times New Roman"/>
          <w:b w:val="1"/>
          <w:bCs w:val="1"/>
          <w:rtl w:val="0"/>
        </w:rPr>
        <w:t xml:space="preserve">allergic reactions or intolerance</w:t>
        <w:br w:type="textWrapping"/>
      </w:r>
    </w:p>
    <w:p w:rsidR="00000000" w:rsidDel="00000000" w:rsidP="00000000" w:rsidRDefault="00000000" w:rsidRPr="00000000" w14:paraId="000015DE">
      <w:pPr>
        <w:numPr>
          <w:ilvl w:val="0"/>
          <w:numId w:val="43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Non-nutritive additive → no health benefit</w:t>
        <w:br w:type="textWrapping"/>
      </w:r>
    </w:p>
    <w:p w:rsidR="00000000" w:rsidDel="00000000" w:rsidP="00000000" w:rsidRDefault="00000000" w:rsidRPr="00000000" w14:paraId="000015D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gqqj7pjhjlq0" w:id="706"/>
      <w:bookmarkEnd w:id="706"/>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5E1">
      <w:pPr>
        <w:numPr>
          <w:ilvl w:val="0"/>
          <w:numId w:val="49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Mostly </w:t>
      </w:r>
      <w:r w:rsidDel="00000000" w:rsidR="00000000" w:rsidRPr="00000000">
        <w:rPr>
          <w:rFonts w:ascii="Times New Roman" w:cs="Times New Roman" w:eastAsia="Times New Roman" w:hAnsi="Times New Roman"/>
          <w:b w:val="1"/>
          <w:bCs w:val="1"/>
          <w:rtl w:val="0"/>
        </w:rPr>
        <w:t xml:space="preserve">excreted in urine</w:t>
        <w:br w:type="textWrapping"/>
      </w:r>
    </w:p>
    <w:p w:rsidR="00000000" w:rsidDel="00000000" w:rsidP="00000000" w:rsidRDefault="00000000" w:rsidRPr="00000000" w14:paraId="000015E2">
      <w:pPr>
        <w:numPr>
          <w:ilvl w:val="0"/>
          <w:numId w:val="49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may be metabolized by gut bacteria</w:t>
        <w:br w:type="textWrapping"/>
      </w:r>
    </w:p>
    <w:p w:rsidR="00000000" w:rsidDel="00000000" w:rsidP="00000000" w:rsidRDefault="00000000" w:rsidRPr="00000000" w14:paraId="000015E3">
      <w:pPr>
        <w:numPr>
          <w:ilvl w:val="0"/>
          <w:numId w:val="49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consumption may exacerbate </w:t>
      </w:r>
      <w:r w:rsidDel="00000000" w:rsidR="00000000" w:rsidRPr="00000000">
        <w:rPr>
          <w:rFonts w:ascii="Times New Roman" w:cs="Times New Roman" w:eastAsia="Times New Roman" w:hAnsi="Times New Roman"/>
          <w:b w:val="1"/>
          <w:bCs w:val="1"/>
          <w:rtl w:val="0"/>
        </w:rPr>
        <w:t xml:space="preserve">behavioral issues in sensitive individuals</w:t>
        <w:br w:type="textWrapping"/>
      </w:r>
    </w:p>
    <w:p w:rsidR="00000000" w:rsidDel="00000000" w:rsidP="00000000" w:rsidRDefault="00000000" w:rsidRPr="00000000" w14:paraId="000015E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r0h3cylweg0a" w:id="707"/>
      <w:bookmarkEnd w:id="707"/>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5E6">
      <w:pPr>
        <w:numPr>
          <w:ilvl w:val="0"/>
          <w:numId w:val="21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Behavioral/neurological:</w:t>
      </w:r>
      <w:r w:rsidDel="00000000" w:rsidR="00000000" w:rsidRPr="00000000">
        <w:rPr>
          <w:rFonts w:ascii="Times New Roman" w:cs="Times New Roman" w:eastAsia="Times New Roman" w:hAnsi="Times New Roman"/>
          <w:rtl w:val="0"/>
        </w:rPr>
        <w:t xml:space="preserve"> Some studies suggest links to </w:t>
      </w:r>
      <w:r w:rsidDel="00000000" w:rsidR="00000000" w:rsidRPr="00000000">
        <w:rPr>
          <w:rFonts w:ascii="Times New Roman" w:cs="Times New Roman" w:eastAsia="Times New Roman" w:hAnsi="Times New Roman"/>
          <w:b w:val="1"/>
          <w:bCs w:val="1"/>
          <w:rtl w:val="0"/>
        </w:rPr>
        <w:t xml:space="preserve">ADHD-like symptoms</w:t>
      </w:r>
      <w:r w:rsidDel="00000000" w:rsidR="00000000" w:rsidRPr="00000000">
        <w:rPr>
          <w:rFonts w:ascii="Times New Roman" w:cs="Times New Roman" w:eastAsia="Times New Roman" w:hAnsi="Times New Roman"/>
          <w:rtl w:val="0"/>
        </w:rPr>
        <w:t xml:space="preserve"> in susceptible children</w:t>
        <w:br w:type="textWrapping"/>
      </w:r>
    </w:p>
    <w:p w:rsidR="00000000" w:rsidDel="00000000" w:rsidP="00000000" w:rsidRDefault="00000000" w:rsidRPr="00000000" w14:paraId="000015E7">
      <w:pPr>
        <w:numPr>
          <w:ilvl w:val="0"/>
          <w:numId w:val="21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Allergic reactions:</w:t>
      </w:r>
      <w:r w:rsidDel="00000000" w:rsidR="00000000" w:rsidRPr="00000000">
        <w:rPr>
          <w:rFonts w:ascii="Times New Roman" w:cs="Times New Roman" w:eastAsia="Times New Roman" w:hAnsi="Times New Roman"/>
          <w:rtl w:val="0"/>
        </w:rPr>
        <w:t xml:space="preserve"> hives, asthma exacerbation in sensitive individuals</w:t>
        <w:br w:type="textWrapping"/>
      </w:r>
    </w:p>
    <w:p w:rsidR="00000000" w:rsidDel="00000000" w:rsidP="00000000" w:rsidRDefault="00000000" w:rsidRPr="00000000" w14:paraId="000015E8">
      <w:pPr>
        <w:numPr>
          <w:ilvl w:val="0"/>
          <w:numId w:val="21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strong evidence linking Red 40 to cancer at approved levels in the U.S., though some azo dyes are concerning</w:t>
        <w:br w:type="textWrapping"/>
      </w:r>
    </w:p>
    <w:p w:rsidR="00000000" w:rsidDel="00000000" w:rsidP="00000000" w:rsidRDefault="00000000" w:rsidRPr="00000000" w14:paraId="000015E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ykqllf4lrczs" w:id="708"/>
      <w:bookmarkEnd w:id="708"/>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5EB">
      <w:pPr>
        <w:numPr>
          <w:ilvl w:val="0"/>
          <w:numId w:val="50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Candy, gummies, and sweets</w:t>
        <w:br w:type="textWrapping"/>
      </w:r>
    </w:p>
    <w:p w:rsidR="00000000" w:rsidDel="00000000" w:rsidP="00000000" w:rsidRDefault="00000000" w:rsidRPr="00000000" w14:paraId="000015EC">
      <w:pPr>
        <w:numPr>
          <w:ilvl w:val="0"/>
          <w:numId w:val="50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Beverages (soft drinks, flavored drinks)</w:t>
        <w:br w:type="textWrapping"/>
      </w:r>
    </w:p>
    <w:p w:rsidR="00000000" w:rsidDel="00000000" w:rsidP="00000000" w:rsidRDefault="00000000" w:rsidRPr="00000000" w14:paraId="000015ED">
      <w:pPr>
        <w:numPr>
          <w:ilvl w:val="0"/>
          <w:numId w:val="50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Frostings, pastries, and baked goods</w:t>
        <w:br w:type="textWrapping"/>
      </w:r>
    </w:p>
    <w:p w:rsidR="00000000" w:rsidDel="00000000" w:rsidP="00000000" w:rsidRDefault="00000000" w:rsidRPr="00000000" w14:paraId="000015EE">
      <w:pPr>
        <w:numPr>
          <w:ilvl w:val="0"/>
          <w:numId w:val="50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Snack foods, cereals, and gelatin desserts</w:t>
        <w:br w:type="textWrapping"/>
      </w:r>
    </w:p>
    <w:p w:rsidR="00000000" w:rsidDel="00000000" w:rsidP="00000000" w:rsidRDefault="00000000" w:rsidRPr="00000000" w14:paraId="000015EF">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5F0">
      <w:pPr>
        <w:numPr>
          <w:ilvl w:val="0"/>
          <w:numId w:val="107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40</w:t>
        <w:br w:type="textWrapping"/>
      </w:r>
    </w:p>
    <w:p w:rsidR="00000000" w:rsidDel="00000000" w:rsidP="00000000" w:rsidRDefault="00000000" w:rsidRPr="00000000" w14:paraId="000015F1">
      <w:pPr>
        <w:numPr>
          <w:ilvl w:val="0"/>
          <w:numId w:val="107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Allura Red AC</w:t>
        <w:br w:type="textWrapping"/>
      </w:r>
    </w:p>
    <w:p w:rsidR="00000000" w:rsidDel="00000000" w:rsidP="00000000" w:rsidRDefault="00000000" w:rsidRPr="00000000" w14:paraId="000015F2">
      <w:pPr>
        <w:numPr>
          <w:ilvl w:val="0"/>
          <w:numId w:val="107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FD&amp;C Red No. 40</w:t>
      </w:r>
    </w:p>
    <w:p w:rsidR="00000000" w:rsidDel="00000000" w:rsidP="00000000" w:rsidRDefault="00000000" w:rsidRPr="00000000" w14:paraId="000015F3">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F4">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Yellow 5</w:t>
      </w:r>
    </w:p>
    <w:p w:rsidR="00000000" w:rsidDel="00000000" w:rsidP="00000000" w:rsidRDefault="00000000" w:rsidRPr="00000000" w14:paraId="000015F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s345jj129fs" w:id="709"/>
      <w:bookmarkEnd w:id="709"/>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5F6">
      <w:pPr>
        <w:numPr>
          <w:ilvl w:val="0"/>
          <w:numId w:val="104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Artificial chemical</w:t>
      </w:r>
      <w:r w:rsidDel="00000000" w:rsidR="00000000" w:rsidRPr="00000000">
        <w:rPr>
          <w:rFonts w:ascii="Cardo" w:cs="Cardo" w:eastAsia="Cardo" w:hAnsi="Cardo"/>
          <w:rtl w:val="0"/>
        </w:rPr>
        <w:t xml:space="preserve"> → concerns about hyperactivity in children and behavioral effects</w:t>
        <w:br w:type="textWrapping"/>
      </w:r>
    </w:p>
    <w:p w:rsidR="00000000" w:rsidDel="00000000" w:rsidP="00000000" w:rsidRDefault="00000000" w:rsidRPr="00000000" w14:paraId="000015F7">
      <w:pPr>
        <w:numPr>
          <w:ilvl w:val="0"/>
          <w:numId w:val="104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trigger </w:t>
      </w:r>
      <w:r w:rsidDel="00000000" w:rsidR="00000000" w:rsidRPr="00000000">
        <w:rPr>
          <w:rFonts w:ascii="Times New Roman" w:cs="Times New Roman" w:eastAsia="Times New Roman" w:hAnsi="Times New Roman"/>
          <w:b w:val="1"/>
          <w:bCs w:val="1"/>
          <w:rtl w:val="0"/>
        </w:rPr>
        <w:t xml:space="preserve">allergic reactions</w:t>
      </w:r>
      <w:r w:rsidDel="00000000" w:rsidR="00000000" w:rsidRPr="00000000">
        <w:rPr>
          <w:rFonts w:ascii="Times New Roman" w:cs="Times New Roman" w:eastAsia="Times New Roman" w:hAnsi="Times New Roman"/>
          <w:rtl w:val="0"/>
        </w:rPr>
        <w:t xml:space="preserve"> (especially in individuals sensitive to </w:t>
      </w:r>
      <w:r w:rsidDel="00000000" w:rsidR="00000000" w:rsidRPr="00000000">
        <w:rPr>
          <w:rFonts w:ascii="Times New Roman" w:cs="Times New Roman" w:eastAsia="Times New Roman" w:hAnsi="Times New Roman"/>
          <w:b w:val="1"/>
          <w:bCs w:val="1"/>
          <w:rtl w:val="0"/>
        </w:rPr>
        <w:t xml:space="preserve">aspirin or sulfites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15F8">
      <w:pPr>
        <w:numPr>
          <w:ilvl w:val="0"/>
          <w:numId w:val="104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Linked to </w:t>
      </w:r>
      <w:r w:rsidDel="00000000" w:rsidR="00000000" w:rsidRPr="00000000">
        <w:rPr>
          <w:rFonts w:ascii="Times New Roman" w:cs="Times New Roman" w:eastAsia="Times New Roman" w:hAnsi="Times New Roman"/>
          <w:b w:val="1"/>
          <w:bCs w:val="1"/>
          <w:rtl w:val="0"/>
        </w:rPr>
        <w:t xml:space="preserve">urinary or skin reactions</w:t>
      </w:r>
      <w:r w:rsidDel="00000000" w:rsidR="00000000" w:rsidRPr="00000000">
        <w:rPr>
          <w:rFonts w:ascii="Times New Roman" w:cs="Times New Roman" w:eastAsia="Times New Roman" w:hAnsi="Times New Roman"/>
          <w:rtl w:val="0"/>
        </w:rPr>
        <w:t xml:space="preserve"> in sensitive people</w:t>
        <w:br w:type="textWrapping"/>
      </w:r>
    </w:p>
    <w:p w:rsidR="00000000" w:rsidDel="00000000" w:rsidP="00000000" w:rsidRDefault="00000000" w:rsidRPr="00000000" w14:paraId="000015F9">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behavioral, allergy, and chemical exposure concerns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5F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k4jhhd8hhrfk" w:id="710"/>
      <w:bookmarkEnd w:id="710"/>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5FC">
      <w:pPr>
        <w:numPr>
          <w:ilvl w:val="0"/>
          <w:numId w:val="95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Water-soluble synthetic dye</w:t>
      </w:r>
      <w:r w:rsidDel="00000000" w:rsidR="00000000" w:rsidRPr="00000000">
        <w:rPr>
          <w:rFonts w:ascii="Times New Roman" w:cs="Times New Roman" w:eastAsia="Times New Roman" w:hAnsi="Times New Roman"/>
          <w:rtl w:val="0"/>
        </w:rPr>
        <w:t xml:space="preserve"> derived from petroleum</w:t>
        <w:br w:type="textWrapping"/>
      </w:r>
    </w:p>
    <w:p w:rsidR="00000000" w:rsidDel="00000000" w:rsidP="00000000" w:rsidRDefault="00000000" w:rsidRPr="00000000" w14:paraId="000015FD">
      <w:pPr>
        <w:numPr>
          <w:ilvl w:val="0"/>
          <w:numId w:val="95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 </w:t>
      </w:r>
      <w:r w:rsidDel="00000000" w:rsidR="00000000" w:rsidRPr="00000000">
        <w:rPr>
          <w:rFonts w:ascii="Times New Roman" w:cs="Times New Roman" w:eastAsia="Times New Roman" w:hAnsi="Times New Roman"/>
          <w:b w:val="1"/>
          <w:bCs w:val="1"/>
          <w:rtl w:val="0"/>
        </w:rPr>
        <w:t xml:space="preserve">bright yellow color</w:t>
      </w:r>
      <w:r w:rsidDel="00000000" w:rsidR="00000000" w:rsidRPr="00000000">
        <w:rPr>
          <w:rFonts w:ascii="Times New Roman" w:cs="Times New Roman" w:eastAsia="Times New Roman" w:hAnsi="Times New Roman"/>
          <w:rtl w:val="0"/>
        </w:rPr>
        <w:t xml:space="preserve"> to foods and beverages</w:t>
        <w:br w:type="textWrapping"/>
      </w:r>
    </w:p>
    <w:p w:rsidR="00000000" w:rsidDel="00000000" w:rsidP="00000000" w:rsidRDefault="00000000" w:rsidRPr="00000000" w14:paraId="000015FE">
      <w:pPr>
        <w:numPr>
          <w:ilvl w:val="0"/>
          <w:numId w:val="95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FDA-approved for food, drugs, and cosmetics</w:t>
        <w:br w:type="textWrapping"/>
      </w:r>
    </w:p>
    <w:p w:rsidR="00000000" w:rsidDel="00000000" w:rsidP="00000000" w:rsidRDefault="00000000" w:rsidRPr="00000000" w14:paraId="000015F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5qwjjdo4ram9" w:id="711"/>
      <w:bookmarkEnd w:id="711"/>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601">
      <w:pPr>
        <w:numPr>
          <w:ilvl w:val="0"/>
          <w:numId w:val="1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consistent, vibrant yellow color</w:t>
        <w:br w:type="textWrapping"/>
      </w:r>
    </w:p>
    <w:p w:rsidR="00000000" w:rsidDel="00000000" w:rsidP="00000000" w:rsidRDefault="00000000" w:rsidRPr="00000000" w14:paraId="00001602">
      <w:pPr>
        <w:numPr>
          <w:ilvl w:val="0"/>
          <w:numId w:val="1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under heat, light, and pH variations</w:t>
        <w:br w:type="textWrapping"/>
      </w:r>
    </w:p>
    <w:p w:rsidR="00000000" w:rsidDel="00000000" w:rsidP="00000000" w:rsidRDefault="00000000" w:rsidRPr="00000000" w14:paraId="00001603">
      <w:pPr>
        <w:numPr>
          <w:ilvl w:val="0"/>
          <w:numId w:val="1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Inexpensive compared to natural yellow colorants</w:t>
        <w:br w:type="textWrapping"/>
      </w:r>
    </w:p>
    <w:p w:rsidR="00000000" w:rsidDel="00000000" w:rsidP="00000000" w:rsidRDefault="00000000" w:rsidRPr="00000000" w14:paraId="0000160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okybo5c3ye7q" w:id="712"/>
      <w:bookmarkEnd w:id="712"/>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606">
      <w:pPr>
        <w:numPr>
          <w:ilvl w:val="0"/>
          <w:numId w:val="62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exacerbate </w:t>
      </w:r>
      <w:r w:rsidDel="00000000" w:rsidR="00000000" w:rsidRPr="00000000">
        <w:rPr>
          <w:rFonts w:ascii="Times New Roman" w:cs="Times New Roman" w:eastAsia="Times New Roman" w:hAnsi="Times New Roman"/>
          <w:b w:val="1"/>
          <w:bCs w:val="1"/>
          <w:rtl w:val="0"/>
        </w:rPr>
        <w:t xml:space="preserve">hyperactivity or behavioral issues</w:t>
      </w:r>
      <w:r w:rsidDel="00000000" w:rsidR="00000000" w:rsidRPr="00000000">
        <w:rPr>
          <w:rFonts w:ascii="Times New Roman" w:cs="Times New Roman" w:eastAsia="Times New Roman" w:hAnsi="Times New Roman"/>
          <w:rtl w:val="0"/>
        </w:rPr>
        <w:t xml:space="preserve"> in sensitive children</w:t>
        <w:br w:type="textWrapping"/>
      </w:r>
    </w:p>
    <w:p w:rsidR="00000000" w:rsidDel="00000000" w:rsidP="00000000" w:rsidRDefault="00000000" w:rsidRPr="00000000" w14:paraId="00001607">
      <w:pPr>
        <w:numPr>
          <w:ilvl w:val="0"/>
          <w:numId w:val="62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w:t>
      </w:r>
      <w:r w:rsidDel="00000000" w:rsidR="00000000" w:rsidRPr="00000000">
        <w:rPr>
          <w:rFonts w:ascii="Times New Roman" w:cs="Times New Roman" w:eastAsia="Times New Roman" w:hAnsi="Times New Roman"/>
          <w:b w:val="1"/>
          <w:bCs w:val="1"/>
          <w:rtl w:val="0"/>
        </w:rPr>
        <w:t xml:space="preserve">allergic reactions or intolerance</w:t>
        <w:br w:type="textWrapping"/>
      </w:r>
    </w:p>
    <w:p w:rsidR="00000000" w:rsidDel="00000000" w:rsidP="00000000" w:rsidRDefault="00000000" w:rsidRPr="00000000" w14:paraId="00001608">
      <w:pPr>
        <w:numPr>
          <w:ilvl w:val="0"/>
          <w:numId w:val="62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Non-nutritive additive → no health benefit</w:t>
        <w:br w:type="textWrapping"/>
      </w:r>
    </w:p>
    <w:p w:rsidR="00000000" w:rsidDel="00000000" w:rsidP="00000000" w:rsidRDefault="00000000" w:rsidRPr="00000000" w14:paraId="0000160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myn9q25dmjfe" w:id="713"/>
      <w:bookmarkEnd w:id="713"/>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60B">
      <w:pPr>
        <w:numPr>
          <w:ilvl w:val="0"/>
          <w:numId w:val="5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Mostly </w:t>
      </w:r>
      <w:r w:rsidDel="00000000" w:rsidR="00000000" w:rsidRPr="00000000">
        <w:rPr>
          <w:rFonts w:ascii="Times New Roman" w:cs="Times New Roman" w:eastAsia="Times New Roman" w:hAnsi="Times New Roman"/>
          <w:b w:val="1"/>
          <w:bCs w:val="1"/>
          <w:rtl w:val="0"/>
        </w:rPr>
        <w:t xml:space="preserve">excreted in urine</w:t>
        <w:br w:type="textWrapping"/>
      </w:r>
    </w:p>
    <w:p w:rsidR="00000000" w:rsidDel="00000000" w:rsidP="00000000" w:rsidRDefault="00000000" w:rsidRPr="00000000" w14:paraId="0000160C">
      <w:pPr>
        <w:numPr>
          <w:ilvl w:val="0"/>
          <w:numId w:val="5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metabolized by gut bacteria</w:t>
        <w:br w:type="textWrapping"/>
      </w:r>
    </w:p>
    <w:p w:rsidR="00000000" w:rsidDel="00000000" w:rsidP="00000000" w:rsidRDefault="00000000" w:rsidRPr="00000000" w14:paraId="0000160D">
      <w:pPr>
        <w:numPr>
          <w:ilvl w:val="0"/>
          <w:numId w:val="5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intake may </w:t>
      </w:r>
      <w:r w:rsidDel="00000000" w:rsidR="00000000" w:rsidRPr="00000000">
        <w:rPr>
          <w:rFonts w:ascii="Times New Roman" w:cs="Times New Roman" w:eastAsia="Times New Roman" w:hAnsi="Times New Roman"/>
          <w:b w:val="1"/>
          <w:bCs w:val="1"/>
          <w:rtl w:val="0"/>
        </w:rPr>
        <w:t xml:space="preserve">trigger behavioral or allergic reactions</w:t>
      </w:r>
      <w:r w:rsidDel="00000000" w:rsidR="00000000" w:rsidRPr="00000000">
        <w:rPr>
          <w:rFonts w:ascii="Times New Roman" w:cs="Times New Roman" w:eastAsia="Times New Roman" w:hAnsi="Times New Roman"/>
          <w:rtl w:val="0"/>
        </w:rPr>
        <w:t xml:space="preserve"> in sensitive individuals</w:t>
        <w:br w:type="textWrapping"/>
      </w:r>
    </w:p>
    <w:p w:rsidR="00000000" w:rsidDel="00000000" w:rsidP="00000000" w:rsidRDefault="00000000" w:rsidRPr="00000000" w14:paraId="0000160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uwtk5d8s22pp" w:id="714"/>
      <w:bookmarkEnd w:id="714"/>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610">
      <w:pPr>
        <w:numPr>
          <w:ilvl w:val="0"/>
          <w:numId w:val="70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Behavioral/neurological:</w:t>
      </w:r>
      <w:r w:rsidDel="00000000" w:rsidR="00000000" w:rsidRPr="00000000">
        <w:rPr>
          <w:rFonts w:ascii="Times New Roman" w:cs="Times New Roman" w:eastAsia="Times New Roman" w:hAnsi="Times New Roman"/>
          <w:rtl w:val="0"/>
        </w:rPr>
        <w:t xml:space="preserve"> Some studies suggest links to </w:t>
      </w:r>
      <w:r w:rsidDel="00000000" w:rsidR="00000000" w:rsidRPr="00000000">
        <w:rPr>
          <w:rFonts w:ascii="Times New Roman" w:cs="Times New Roman" w:eastAsia="Times New Roman" w:hAnsi="Times New Roman"/>
          <w:b w:val="1"/>
          <w:bCs w:val="1"/>
          <w:rtl w:val="0"/>
        </w:rPr>
        <w:t xml:space="preserve">ADHD-like symptoms</w:t>
      </w:r>
      <w:r w:rsidDel="00000000" w:rsidR="00000000" w:rsidRPr="00000000">
        <w:rPr>
          <w:rFonts w:ascii="Times New Roman" w:cs="Times New Roman" w:eastAsia="Times New Roman" w:hAnsi="Times New Roman"/>
          <w:rtl w:val="0"/>
        </w:rPr>
        <w:t xml:space="preserve"> in sensitive children</w:t>
        <w:br w:type="textWrapping"/>
      </w:r>
    </w:p>
    <w:p w:rsidR="00000000" w:rsidDel="00000000" w:rsidP="00000000" w:rsidRDefault="00000000" w:rsidRPr="00000000" w14:paraId="00001611">
      <w:pPr>
        <w:numPr>
          <w:ilvl w:val="0"/>
          <w:numId w:val="70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Allergic reactions:</w:t>
      </w:r>
      <w:r w:rsidDel="00000000" w:rsidR="00000000" w:rsidRPr="00000000">
        <w:rPr>
          <w:rFonts w:ascii="Times New Roman" w:cs="Times New Roman" w:eastAsia="Times New Roman" w:hAnsi="Times New Roman"/>
          <w:rtl w:val="0"/>
        </w:rPr>
        <w:t xml:space="preserve"> hives, asthma exacerbation, rhinitis in sensitive people</w:t>
        <w:br w:type="textWrapping"/>
      </w:r>
    </w:p>
    <w:p w:rsidR="00000000" w:rsidDel="00000000" w:rsidP="00000000" w:rsidRDefault="00000000" w:rsidRPr="00000000" w14:paraId="00001612">
      <w:pPr>
        <w:numPr>
          <w:ilvl w:val="0"/>
          <w:numId w:val="70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Rarely linked to </w:t>
      </w:r>
      <w:r w:rsidDel="00000000" w:rsidR="00000000" w:rsidRPr="00000000">
        <w:rPr>
          <w:rFonts w:ascii="Times New Roman" w:cs="Times New Roman" w:eastAsia="Times New Roman" w:hAnsi="Times New Roman"/>
          <w:b w:val="1"/>
          <w:bCs w:val="1"/>
          <w:rtl w:val="0"/>
        </w:rPr>
        <w:t xml:space="preserve">chronic inflammation</w:t>
      </w:r>
      <w:r w:rsidDel="00000000" w:rsidR="00000000" w:rsidRPr="00000000">
        <w:rPr>
          <w:rFonts w:ascii="Times New Roman" w:cs="Times New Roman" w:eastAsia="Times New Roman" w:hAnsi="Times New Roman"/>
          <w:rtl w:val="0"/>
        </w:rPr>
        <w:t xml:space="preserve">, mostly indirect via processed food exposure</w:t>
        <w:br w:type="textWrapping"/>
      </w:r>
    </w:p>
    <w:p w:rsidR="00000000" w:rsidDel="00000000" w:rsidP="00000000" w:rsidRDefault="00000000" w:rsidRPr="00000000" w14:paraId="00001613">
      <w:pPr>
        <w:numPr>
          <w:ilvl w:val="0"/>
          <w:numId w:val="70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conclusive cancer link at approved levels</w:t>
        <w:br w:type="textWrapping"/>
      </w:r>
    </w:p>
    <w:p w:rsidR="00000000" w:rsidDel="00000000" w:rsidP="00000000" w:rsidRDefault="00000000" w:rsidRPr="00000000" w14:paraId="0000161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n5zoft6xqehu" w:id="715"/>
      <w:bookmarkEnd w:id="715"/>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616">
      <w:pPr>
        <w:numPr>
          <w:ilvl w:val="0"/>
          <w:numId w:val="109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Candy, gummies, and snacks</w:t>
        <w:br w:type="textWrapping"/>
      </w:r>
    </w:p>
    <w:p w:rsidR="00000000" w:rsidDel="00000000" w:rsidP="00000000" w:rsidRDefault="00000000" w:rsidRPr="00000000" w14:paraId="00001617">
      <w:pPr>
        <w:numPr>
          <w:ilvl w:val="0"/>
          <w:numId w:val="109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 drinks and flavored beverages</w:t>
        <w:br w:type="textWrapping"/>
      </w:r>
    </w:p>
    <w:p w:rsidR="00000000" w:rsidDel="00000000" w:rsidP="00000000" w:rsidRDefault="00000000" w:rsidRPr="00000000" w14:paraId="00001618">
      <w:pPr>
        <w:numPr>
          <w:ilvl w:val="0"/>
          <w:numId w:val="109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Frostings, cookies, and baked goods</w:t>
        <w:br w:type="textWrapping"/>
      </w:r>
    </w:p>
    <w:p w:rsidR="00000000" w:rsidDel="00000000" w:rsidP="00000000" w:rsidRDefault="00000000" w:rsidRPr="00000000" w14:paraId="00001619">
      <w:pPr>
        <w:numPr>
          <w:ilvl w:val="0"/>
          <w:numId w:val="109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Breakfast cereals and gelatin desserts</w:t>
        <w:br w:type="textWrapping"/>
      </w:r>
    </w:p>
    <w:p w:rsidR="00000000" w:rsidDel="00000000" w:rsidP="00000000" w:rsidRDefault="00000000" w:rsidRPr="00000000" w14:paraId="0000161A">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61B">
      <w:pPr>
        <w:numPr>
          <w:ilvl w:val="0"/>
          <w:numId w:val="105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 5</w:t>
        <w:br w:type="textWrapping"/>
      </w:r>
    </w:p>
    <w:p w:rsidR="00000000" w:rsidDel="00000000" w:rsidP="00000000" w:rsidRDefault="00000000" w:rsidRPr="00000000" w14:paraId="0000161C">
      <w:pPr>
        <w:numPr>
          <w:ilvl w:val="0"/>
          <w:numId w:val="105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Tartrazine</w:t>
        <w:br w:type="textWrapping"/>
      </w:r>
    </w:p>
    <w:p w:rsidR="00000000" w:rsidDel="00000000" w:rsidP="00000000" w:rsidRDefault="00000000" w:rsidRPr="00000000" w14:paraId="0000161D">
      <w:pPr>
        <w:numPr>
          <w:ilvl w:val="0"/>
          <w:numId w:val="105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FD&amp;C Yellow No. 5</w:t>
        <w:br w:type="textWrapping"/>
      </w:r>
    </w:p>
    <w:p w:rsidR="00000000" w:rsidDel="00000000" w:rsidP="00000000" w:rsidRDefault="00000000" w:rsidRPr="00000000" w14:paraId="0000161E">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Yellow 6</w:t>
      </w:r>
    </w:p>
    <w:p w:rsidR="00000000" w:rsidDel="00000000" w:rsidP="00000000" w:rsidRDefault="00000000" w:rsidRPr="00000000" w14:paraId="0000161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b58qmspl5v7p" w:id="716"/>
      <w:bookmarkEnd w:id="716"/>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620">
      <w:pPr>
        <w:numPr>
          <w:ilvl w:val="0"/>
          <w:numId w:val="19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Artificial chemical</w:t>
      </w:r>
      <w:r w:rsidDel="00000000" w:rsidR="00000000" w:rsidRPr="00000000">
        <w:rPr>
          <w:rFonts w:ascii="Cardo" w:cs="Cardo" w:eastAsia="Cardo" w:hAnsi="Cardo"/>
          <w:rtl w:val="0"/>
        </w:rPr>
        <w:t xml:space="preserve"> → concerns about hyperactivity in children and behavioral effects</w:t>
        <w:br w:type="textWrapping"/>
      </w:r>
    </w:p>
    <w:p w:rsidR="00000000" w:rsidDel="00000000" w:rsidP="00000000" w:rsidRDefault="00000000" w:rsidRPr="00000000" w14:paraId="00001621">
      <w:pPr>
        <w:numPr>
          <w:ilvl w:val="0"/>
          <w:numId w:val="19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trigger </w:t>
      </w:r>
      <w:r w:rsidDel="00000000" w:rsidR="00000000" w:rsidRPr="00000000">
        <w:rPr>
          <w:rFonts w:ascii="Times New Roman" w:cs="Times New Roman" w:eastAsia="Times New Roman" w:hAnsi="Times New Roman"/>
          <w:b w:val="1"/>
          <w:bCs w:val="1"/>
          <w:rtl w:val="0"/>
        </w:rPr>
        <w:t xml:space="preserve">allergic reactions or intolerance</w:t>
      </w:r>
      <w:r w:rsidDel="00000000" w:rsidR="00000000" w:rsidRPr="00000000">
        <w:rPr>
          <w:rFonts w:ascii="Times New Roman" w:cs="Times New Roman" w:eastAsia="Times New Roman" w:hAnsi="Times New Roman"/>
          <w:rtl w:val="0"/>
        </w:rPr>
        <w:t xml:space="preserve">, especially in </w:t>
      </w:r>
      <w:r w:rsidDel="00000000" w:rsidR="00000000" w:rsidRPr="00000000">
        <w:rPr>
          <w:rFonts w:ascii="Times New Roman" w:cs="Times New Roman" w:eastAsia="Times New Roman" w:hAnsi="Times New Roman"/>
          <w:b w:val="1"/>
          <w:bCs w:val="1"/>
          <w:rtl w:val="0"/>
        </w:rPr>
        <w:t xml:space="preserve">aspirin-sensitive individuals</w:t>
        <w:br w:type="textWrapping"/>
      </w:r>
    </w:p>
    <w:p w:rsidR="00000000" w:rsidDel="00000000" w:rsidP="00000000" w:rsidRDefault="00000000" w:rsidRPr="00000000" w14:paraId="00001622">
      <w:pPr>
        <w:numPr>
          <w:ilvl w:val="0"/>
          <w:numId w:val="19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contain trace </w:t>
      </w:r>
      <w:r w:rsidDel="00000000" w:rsidR="00000000" w:rsidRPr="00000000">
        <w:rPr>
          <w:rFonts w:ascii="Times New Roman" w:cs="Times New Roman" w:eastAsia="Times New Roman" w:hAnsi="Times New Roman"/>
          <w:b w:val="1"/>
          <w:bCs w:val="1"/>
          <w:rtl w:val="0"/>
        </w:rPr>
        <w:t xml:space="preserve">contaminants from azo dye production</w:t>
        <w:br w:type="textWrapping"/>
      </w:r>
    </w:p>
    <w:p w:rsidR="00000000" w:rsidDel="00000000" w:rsidP="00000000" w:rsidRDefault="00000000" w:rsidRPr="00000000" w14:paraId="00001623">
      <w:pPr>
        <w:numPr>
          <w:ilvl w:val="0"/>
          <w:numId w:val="19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found in </w:t>
      </w:r>
      <w:r w:rsidDel="00000000" w:rsidR="00000000" w:rsidRPr="00000000">
        <w:rPr>
          <w:rFonts w:ascii="Times New Roman" w:cs="Times New Roman" w:eastAsia="Times New Roman" w:hAnsi="Times New Roman"/>
          <w:b w:val="1"/>
          <w:bCs w:val="1"/>
          <w:rtl w:val="0"/>
        </w:rPr>
        <w:t xml:space="preserve">processed snacks, beverages, and sweets</w:t>
        <w:br w:type="textWrapping"/>
      </w:r>
    </w:p>
    <w:p w:rsidR="00000000" w:rsidDel="00000000" w:rsidP="00000000" w:rsidRDefault="00000000" w:rsidRPr="00000000" w14:paraId="00001624">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behavioral, allergy, and chemical exposure concerns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62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5zvk0bhgw11" w:id="717"/>
      <w:bookmarkEnd w:id="717"/>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627">
      <w:pPr>
        <w:numPr>
          <w:ilvl w:val="0"/>
          <w:numId w:val="22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Water-soluble synthetic dye</w:t>
      </w:r>
      <w:r w:rsidDel="00000000" w:rsidR="00000000" w:rsidRPr="00000000">
        <w:rPr>
          <w:rFonts w:ascii="Times New Roman" w:cs="Times New Roman" w:eastAsia="Times New Roman" w:hAnsi="Times New Roman"/>
          <w:rtl w:val="0"/>
        </w:rPr>
        <w:t xml:space="preserve"> derived from petroleum</w:t>
        <w:br w:type="textWrapping"/>
      </w:r>
    </w:p>
    <w:p w:rsidR="00000000" w:rsidDel="00000000" w:rsidP="00000000" w:rsidRDefault="00000000" w:rsidRPr="00000000" w14:paraId="00001628">
      <w:pPr>
        <w:numPr>
          <w:ilvl w:val="0"/>
          <w:numId w:val="22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 </w:t>
      </w:r>
      <w:r w:rsidDel="00000000" w:rsidR="00000000" w:rsidRPr="00000000">
        <w:rPr>
          <w:rFonts w:ascii="Times New Roman" w:cs="Times New Roman" w:eastAsia="Times New Roman" w:hAnsi="Times New Roman"/>
          <w:b w:val="1"/>
          <w:bCs w:val="1"/>
          <w:rtl w:val="0"/>
        </w:rPr>
        <w:t xml:space="preserve">vivid orange-yellow color</w:t>
      </w:r>
      <w:r w:rsidDel="00000000" w:rsidR="00000000" w:rsidRPr="00000000">
        <w:rPr>
          <w:rFonts w:ascii="Times New Roman" w:cs="Times New Roman" w:eastAsia="Times New Roman" w:hAnsi="Times New Roman"/>
          <w:rtl w:val="0"/>
        </w:rPr>
        <w:t xml:space="preserve"> to foods</w:t>
        <w:br w:type="textWrapping"/>
      </w:r>
    </w:p>
    <w:p w:rsidR="00000000" w:rsidDel="00000000" w:rsidP="00000000" w:rsidRDefault="00000000" w:rsidRPr="00000000" w14:paraId="00001629">
      <w:pPr>
        <w:numPr>
          <w:ilvl w:val="0"/>
          <w:numId w:val="22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FDA-approved for use in food, drugs, and cosmetics</w:t>
        <w:br w:type="textWrapping"/>
      </w:r>
    </w:p>
    <w:p w:rsidR="00000000" w:rsidDel="00000000" w:rsidP="00000000" w:rsidRDefault="00000000" w:rsidRPr="00000000" w14:paraId="0000162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khlwr27ee51k" w:id="718"/>
      <w:bookmarkEnd w:id="718"/>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62C">
      <w:pPr>
        <w:numPr>
          <w:ilvl w:val="0"/>
          <w:numId w:val="81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bright, consistent orange-yellow color</w:t>
        <w:br w:type="textWrapping"/>
      </w:r>
    </w:p>
    <w:p w:rsidR="00000000" w:rsidDel="00000000" w:rsidP="00000000" w:rsidRDefault="00000000" w:rsidRPr="00000000" w14:paraId="0000162D">
      <w:pPr>
        <w:numPr>
          <w:ilvl w:val="0"/>
          <w:numId w:val="81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under heat, light, and pH variations</w:t>
        <w:br w:type="textWrapping"/>
      </w:r>
    </w:p>
    <w:p w:rsidR="00000000" w:rsidDel="00000000" w:rsidP="00000000" w:rsidRDefault="00000000" w:rsidRPr="00000000" w14:paraId="0000162E">
      <w:pPr>
        <w:numPr>
          <w:ilvl w:val="0"/>
          <w:numId w:val="81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Cost-effective compared to natural colorants</w:t>
        <w:br w:type="textWrapping"/>
      </w:r>
    </w:p>
    <w:p w:rsidR="00000000" w:rsidDel="00000000" w:rsidP="00000000" w:rsidRDefault="00000000" w:rsidRPr="00000000" w14:paraId="0000162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zfdxkngky2ot" w:id="719"/>
      <w:bookmarkEnd w:id="719"/>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631">
      <w:pPr>
        <w:numPr>
          <w:ilvl w:val="0"/>
          <w:numId w:val="26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exacerbate </w:t>
      </w:r>
      <w:r w:rsidDel="00000000" w:rsidR="00000000" w:rsidRPr="00000000">
        <w:rPr>
          <w:rFonts w:ascii="Times New Roman" w:cs="Times New Roman" w:eastAsia="Times New Roman" w:hAnsi="Times New Roman"/>
          <w:b w:val="1"/>
          <w:bCs w:val="1"/>
          <w:rtl w:val="0"/>
        </w:rPr>
        <w:t xml:space="preserve">hyperactivity or behavioral issues</w:t>
      </w:r>
      <w:r w:rsidDel="00000000" w:rsidR="00000000" w:rsidRPr="00000000">
        <w:rPr>
          <w:rFonts w:ascii="Times New Roman" w:cs="Times New Roman" w:eastAsia="Times New Roman" w:hAnsi="Times New Roman"/>
          <w:rtl w:val="0"/>
        </w:rPr>
        <w:t xml:space="preserve"> in sensitive children</w:t>
        <w:br w:type="textWrapping"/>
      </w:r>
    </w:p>
    <w:p w:rsidR="00000000" w:rsidDel="00000000" w:rsidP="00000000" w:rsidRDefault="00000000" w:rsidRPr="00000000" w14:paraId="00001632">
      <w:pPr>
        <w:numPr>
          <w:ilvl w:val="0"/>
          <w:numId w:val="26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w:t>
      </w:r>
      <w:r w:rsidDel="00000000" w:rsidR="00000000" w:rsidRPr="00000000">
        <w:rPr>
          <w:rFonts w:ascii="Times New Roman" w:cs="Times New Roman" w:eastAsia="Times New Roman" w:hAnsi="Times New Roman"/>
          <w:b w:val="1"/>
          <w:bCs w:val="1"/>
          <w:rtl w:val="0"/>
        </w:rPr>
        <w:t xml:space="preserve">allergic reactions or intolerance</w:t>
        <w:br w:type="textWrapping"/>
      </w:r>
    </w:p>
    <w:p w:rsidR="00000000" w:rsidDel="00000000" w:rsidP="00000000" w:rsidRDefault="00000000" w:rsidRPr="00000000" w14:paraId="00001633">
      <w:pPr>
        <w:numPr>
          <w:ilvl w:val="0"/>
          <w:numId w:val="26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Non-nutritive additive → no health benefit</w:t>
        <w:br w:type="textWrapping"/>
      </w:r>
    </w:p>
    <w:p w:rsidR="00000000" w:rsidDel="00000000" w:rsidP="00000000" w:rsidRDefault="00000000" w:rsidRPr="00000000" w14:paraId="0000163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p1lnomh3oz33" w:id="720"/>
      <w:bookmarkEnd w:id="720"/>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636">
      <w:pPr>
        <w:numPr>
          <w:ilvl w:val="0"/>
          <w:numId w:val="115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Mostly </w:t>
      </w:r>
      <w:r w:rsidDel="00000000" w:rsidR="00000000" w:rsidRPr="00000000">
        <w:rPr>
          <w:rFonts w:ascii="Times New Roman" w:cs="Times New Roman" w:eastAsia="Times New Roman" w:hAnsi="Times New Roman"/>
          <w:b w:val="1"/>
          <w:bCs w:val="1"/>
          <w:rtl w:val="0"/>
        </w:rPr>
        <w:t xml:space="preserve">excreted in urine</w:t>
        <w:br w:type="textWrapping"/>
      </w:r>
    </w:p>
    <w:p w:rsidR="00000000" w:rsidDel="00000000" w:rsidP="00000000" w:rsidRDefault="00000000" w:rsidRPr="00000000" w14:paraId="00001637">
      <w:pPr>
        <w:numPr>
          <w:ilvl w:val="0"/>
          <w:numId w:val="115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metabolized by gut bacteria</w:t>
        <w:br w:type="textWrapping"/>
      </w:r>
    </w:p>
    <w:p w:rsidR="00000000" w:rsidDel="00000000" w:rsidP="00000000" w:rsidRDefault="00000000" w:rsidRPr="00000000" w14:paraId="00001638">
      <w:pPr>
        <w:numPr>
          <w:ilvl w:val="0"/>
          <w:numId w:val="115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Rarely, high intake may </w:t>
      </w:r>
      <w:r w:rsidDel="00000000" w:rsidR="00000000" w:rsidRPr="00000000">
        <w:rPr>
          <w:rFonts w:ascii="Times New Roman" w:cs="Times New Roman" w:eastAsia="Times New Roman" w:hAnsi="Times New Roman"/>
          <w:b w:val="1"/>
          <w:bCs w:val="1"/>
          <w:rtl w:val="0"/>
        </w:rPr>
        <w:t xml:space="preserve">trigger behavioral, skin, or GI reactions</w:t>
      </w:r>
      <w:r w:rsidDel="00000000" w:rsidR="00000000" w:rsidRPr="00000000">
        <w:rPr>
          <w:rFonts w:ascii="Times New Roman" w:cs="Times New Roman" w:eastAsia="Times New Roman" w:hAnsi="Times New Roman"/>
          <w:rtl w:val="0"/>
        </w:rPr>
        <w:t xml:space="preserve"> in sensitive individuals</w:t>
        <w:br w:type="textWrapping"/>
      </w:r>
    </w:p>
    <w:p w:rsidR="00000000" w:rsidDel="00000000" w:rsidP="00000000" w:rsidRDefault="00000000" w:rsidRPr="00000000" w14:paraId="0000163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whkjtnc6j75o" w:id="721"/>
      <w:bookmarkEnd w:id="721"/>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63B">
      <w:pPr>
        <w:numPr>
          <w:ilvl w:val="0"/>
          <w:numId w:val="48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Behavioral/neurological:</w:t>
      </w:r>
      <w:r w:rsidDel="00000000" w:rsidR="00000000" w:rsidRPr="00000000">
        <w:rPr>
          <w:rFonts w:ascii="Times New Roman" w:cs="Times New Roman" w:eastAsia="Times New Roman" w:hAnsi="Times New Roman"/>
          <w:rtl w:val="0"/>
        </w:rPr>
        <w:t xml:space="preserve"> Some studies suggest a link to </w:t>
      </w:r>
      <w:r w:rsidDel="00000000" w:rsidR="00000000" w:rsidRPr="00000000">
        <w:rPr>
          <w:rFonts w:ascii="Times New Roman" w:cs="Times New Roman" w:eastAsia="Times New Roman" w:hAnsi="Times New Roman"/>
          <w:b w:val="1"/>
          <w:bCs w:val="1"/>
          <w:rtl w:val="0"/>
        </w:rPr>
        <w:t xml:space="preserve">ADHD-like symptoms</w:t>
      </w:r>
      <w:r w:rsidDel="00000000" w:rsidR="00000000" w:rsidRPr="00000000">
        <w:rPr>
          <w:rFonts w:ascii="Times New Roman" w:cs="Times New Roman" w:eastAsia="Times New Roman" w:hAnsi="Times New Roman"/>
          <w:rtl w:val="0"/>
        </w:rPr>
        <w:t xml:space="preserve"> in children</w:t>
        <w:br w:type="textWrapping"/>
      </w:r>
    </w:p>
    <w:p w:rsidR="00000000" w:rsidDel="00000000" w:rsidP="00000000" w:rsidRDefault="00000000" w:rsidRPr="00000000" w14:paraId="0000163C">
      <w:pPr>
        <w:numPr>
          <w:ilvl w:val="0"/>
          <w:numId w:val="48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Allergic reactions:</w:t>
      </w:r>
      <w:r w:rsidDel="00000000" w:rsidR="00000000" w:rsidRPr="00000000">
        <w:rPr>
          <w:rFonts w:ascii="Times New Roman" w:cs="Times New Roman" w:eastAsia="Times New Roman" w:hAnsi="Times New Roman"/>
          <w:rtl w:val="0"/>
        </w:rPr>
        <w:t xml:space="preserve"> hives, asthma, rhinitis in sensitive individuals</w:t>
        <w:br w:type="textWrapping"/>
      </w:r>
    </w:p>
    <w:p w:rsidR="00000000" w:rsidDel="00000000" w:rsidP="00000000" w:rsidRDefault="00000000" w:rsidRPr="00000000" w14:paraId="0000163D">
      <w:pPr>
        <w:numPr>
          <w:ilvl w:val="0"/>
          <w:numId w:val="48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strong evidence linking Yellow 6 to cancer at approved levels, though some azo dyes have raised concerns</w:t>
        <w:br w:type="textWrapping"/>
      </w:r>
    </w:p>
    <w:p w:rsidR="00000000" w:rsidDel="00000000" w:rsidP="00000000" w:rsidRDefault="00000000" w:rsidRPr="00000000" w14:paraId="0000163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fi0dly1p4v6k" w:id="722"/>
      <w:bookmarkEnd w:id="722"/>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640">
      <w:pPr>
        <w:numPr>
          <w:ilvl w:val="0"/>
          <w:numId w:val="36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Candy, gummies, and snack foods</w:t>
        <w:br w:type="textWrapping"/>
      </w:r>
    </w:p>
    <w:p w:rsidR="00000000" w:rsidDel="00000000" w:rsidP="00000000" w:rsidRDefault="00000000" w:rsidRPr="00000000" w14:paraId="00001641">
      <w:pPr>
        <w:numPr>
          <w:ilvl w:val="0"/>
          <w:numId w:val="36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 drinks and flavored beverages</w:t>
        <w:br w:type="textWrapping"/>
      </w:r>
    </w:p>
    <w:p w:rsidR="00000000" w:rsidDel="00000000" w:rsidP="00000000" w:rsidRDefault="00000000" w:rsidRPr="00000000" w14:paraId="00001642">
      <w:pPr>
        <w:numPr>
          <w:ilvl w:val="0"/>
          <w:numId w:val="36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Baked goods, cookies, and frosting</w:t>
        <w:br w:type="textWrapping"/>
      </w:r>
    </w:p>
    <w:p w:rsidR="00000000" w:rsidDel="00000000" w:rsidP="00000000" w:rsidRDefault="00000000" w:rsidRPr="00000000" w14:paraId="00001643">
      <w:pPr>
        <w:numPr>
          <w:ilvl w:val="0"/>
          <w:numId w:val="36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Gelatin desserts and sauces</w:t>
        <w:br w:type="textWrapping"/>
      </w:r>
    </w:p>
    <w:p w:rsidR="00000000" w:rsidDel="00000000" w:rsidP="00000000" w:rsidRDefault="00000000" w:rsidRPr="00000000" w14:paraId="00001644">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645">
      <w:pPr>
        <w:numPr>
          <w:ilvl w:val="0"/>
          <w:numId w:val="37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 6</w:t>
        <w:br w:type="textWrapping"/>
      </w:r>
    </w:p>
    <w:p w:rsidR="00000000" w:rsidDel="00000000" w:rsidP="00000000" w:rsidRDefault="00000000" w:rsidRPr="00000000" w14:paraId="00001646">
      <w:pPr>
        <w:numPr>
          <w:ilvl w:val="0"/>
          <w:numId w:val="37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Sunset Yellow FCF</w:t>
        <w:br w:type="textWrapping"/>
      </w:r>
    </w:p>
    <w:p w:rsidR="00000000" w:rsidDel="00000000" w:rsidP="00000000" w:rsidRDefault="00000000" w:rsidRPr="00000000" w14:paraId="00001647">
      <w:pPr>
        <w:numPr>
          <w:ilvl w:val="0"/>
          <w:numId w:val="37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FD&amp;C Yellow No. 6</w:t>
      </w:r>
    </w:p>
    <w:p w:rsidR="00000000" w:rsidDel="00000000" w:rsidP="00000000" w:rsidRDefault="00000000" w:rsidRPr="00000000" w14:paraId="00001648">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Blue 1</w:t>
      </w:r>
    </w:p>
    <w:p w:rsidR="00000000" w:rsidDel="00000000" w:rsidP="00000000" w:rsidRDefault="00000000" w:rsidRPr="00000000" w14:paraId="0000164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llo6ht1x87qo" w:id="723"/>
      <w:bookmarkEnd w:id="723"/>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64A">
      <w:pPr>
        <w:numPr>
          <w:ilvl w:val="0"/>
          <w:numId w:val="14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Artificial chemical</w:t>
      </w:r>
      <w:r w:rsidDel="00000000" w:rsidR="00000000" w:rsidRPr="00000000">
        <w:rPr>
          <w:rFonts w:ascii="Cardo" w:cs="Cardo" w:eastAsia="Cardo" w:hAnsi="Cardo"/>
          <w:rtl w:val="0"/>
        </w:rPr>
        <w:t xml:space="preserve"> → concerns about hyperactivity and behavioral effects in children</w:t>
        <w:br w:type="textWrapping"/>
      </w:r>
    </w:p>
    <w:p w:rsidR="00000000" w:rsidDel="00000000" w:rsidP="00000000" w:rsidRDefault="00000000" w:rsidRPr="00000000" w14:paraId="0000164B">
      <w:pPr>
        <w:numPr>
          <w:ilvl w:val="0"/>
          <w:numId w:val="14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trigger </w:t>
      </w:r>
      <w:r w:rsidDel="00000000" w:rsidR="00000000" w:rsidRPr="00000000">
        <w:rPr>
          <w:rFonts w:ascii="Times New Roman" w:cs="Times New Roman" w:eastAsia="Times New Roman" w:hAnsi="Times New Roman"/>
          <w:b w:val="1"/>
          <w:bCs w:val="1"/>
          <w:rtl w:val="0"/>
        </w:rPr>
        <w:t xml:space="preserve">allergic reactions or sensitivities</w:t>
      </w:r>
      <w:r w:rsidDel="00000000" w:rsidR="00000000" w:rsidRPr="00000000">
        <w:rPr>
          <w:rFonts w:ascii="Times New Roman" w:cs="Times New Roman" w:eastAsia="Times New Roman" w:hAnsi="Times New Roman"/>
          <w:rtl w:val="0"/>
        </w:rPr>
        <w:t xml:space="preserve"> (rare)</w:t>
        <w:br w:type="textWrapping"/>
      </w:r>
    </w:p>
    <w:p w:rsidR="00000000" w:rsidDel="00000000" w:rsidP="00000000" w:rsidRDefault="00000000" w:rsidRPr="00000000" w14:paraId="0000164C">
      <w:pPr>
        <w:numPr>
          <w:ilvl w:val="0"/>
          <w:numId w:val="14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 in </w:t>
      </w:r>
      <w:r w:rsidDel="00000000" w:rsidR="00000000" w:rsidRPr="00000000">
        <w:rPr>
          <w:rFonts w:ascii="Times New Roman" w:cs="Times New Roman" w:eastAsia="Times New Roman" w:hAnsi="Times New Roman"/>
          <w:b w:val="1"/>
          <w:bCs w:val="1"/>
          <w:rtl w:val="0"/>
        </w:rPr>
        <w:t xml:space="preserve">candies, drinks, and processed foods</w:t>
        <w:br w:type="textWrapping"/>
      </w:r>
    </w:p>
    <w:p w:rsidR="00000000" w:rsidDel="00000000" w:rsidP="00000000" w:rsidRDefault="00000000" w:rsidRPr="00000000" w14:paraId="0000164D">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behavioral, allergy, and chemical exposure concerns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64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auwb704kkkdg" w:id="724"/>
      <w:bookmarkEnd w:id="724"/>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650">
      <w:pPr>
        <w:numPr>
          <w:ilvl w:val="0"/>
          <w:numId w:val="44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Synthetic dye</w:t>
      </w:r>
      <w:r w:rsidDel="00000000" w:rsidR="00000000" w:rsidRPr="00000000">
        <w:rPr>
          <w:rFonts w:ascii="Times New Roman" w:cs="Times New Roman" w:eastAsia="Times New Roman" w:hAnsi="Times New Roman"/>
          <w:rtl w:val="0"/>
        </w:rPr>
        <w:t xml:space="preserve"> derived from petroleum</w:t>
        <w:br w:type="textWrapping"/>
      </w:r>
    </w:p>
    <w:p w:rsidR="00000000" w:rsidDel="00000000" w:rsidP="00000000" w:rsidRDefault="00000000" w:rsidRPr="00000000" w14:paraId="00001651">
      <w:pPr>
        <w:numPr>
          <w:ilvl w:val="0"/>
          <w:numId w:val="44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 </w:t>
      </w:r>
      <w:r w:rsidDel="00000000" w:rsidR="00000000" w:rsidRPr="00000000">
        <w:rPr>
          <w:rFonts w:ascii="Times New Roman" w:cs="Times New Roman" w:eastAsia="Times New Roman" w:hAnsi="Times New Roman"/>
          <w:b w:val="1"/>
          <w:bCs w:val="1"/>
          <w:rtl w:val="0"/>
        </w:rPr>
        <w:t xml:space="preserve">bright blue color</w:t>
      </w:r>
      <w:r w:rsidDel="00000000" w:rsidR="00000000" w:rsidRPr="00000000">
        <w:rPr>
          <w:rFonts w:ascii="Times New Roman" w:cs="Times New Roman" w:eastAsia="Times New Roman" w:hAnsi="Times New Roman"/>
          <w:rtl w:val="0"/>
        </w:rPr>
        <w:t xml:space="preserve"> to foods and beverages</w:t>
        <w:br w:type="textWrapping"/>
      </w:r>
    </w:p>
    <w:p w:rsidR="00000000" w:rsidDel="00000000" w:rsidP="00000000" w:rsidRDefault="00000000" w:rsidRPr="00000000" w14:paraId="00001652">
      <w:pPr>
        <w:numPr>
          <w:ilvl w:val="0"/>
          <w:numId w:val="44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FDA-approved for food, drugs, and cosmetics</w:t>
        <w:br w:type="textWrapping"/>
      </w:r>
    </w:p>
    <w:p w:rsidR="00000000" w:rsidDel="00000000" w:rsidP="00000000" w:rsidRDefault="00000000" w:rsidRPr="00000000" w14:paraId="0000165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yt5ou3ubim7l" w:id="725"/>
      <w:bookmarkEnd w:id="725"/>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655">
      <w:pPr>
        <w:numPr>
          <w:ilvl w:val="0"/>
          <w:numId w:val="108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vivid blue color</w:t>
      </w:r>
      <w:r w:rsidDel="00000000" w:rsidR="00000000" w:rsidRPr="00000000">
        <w:rPr>
          <w:rFonts w:ascii="Times New Roman" w:cs="Times New Roman" w:eastAsia="Times New Roman" w:hAnsi="Times New Roman"/>
          <w:rtl w:val="0"/>
        </w:rPr>
        <w:t xml:space="preserve"> consistently</w:t>
        <w:br w:type="textWrapping"/>
      </w:r>
    </w:p>
    <w:p w:rsidR="00000000" w:rsidDel="00000000" w:rsidP="00000000" w:rsidRDefault="00000000" w:rsidRPr="00000000" w14:paraId="00001656">
      <w:pPr>
        <w:numPr>
          <w:ilvl w:val="0"/>
          <w:numId w:val="108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under heat, light, and pH changes</w:t>
        <w:br w:type="textWrapping"/>
      </w:r>
    </w:p>
    <w:p w:rsidR="00000000" w:rsidDel="00000000" w:rsidP="00000000" w:rsidRDefault="00000000" w:rsidRPr="00000000" w14:paraId="00001657">
      <w:pPr>
        <w:numPr>
          <w:ilvl w:val="0"/>
          <w:numId w:val="108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Cost-effective compared to natural blue colorants (e.g., spirulina, butterfly pea)</w:t>
        <w:br w:type="textWrapping"/>
      </w:r>
    </w:p>
    <w:p w:rsidR="00000000" w:rsidDel="00000000" w:rsidP="00000000" w:rsidRDefault="00000000" w:rsidRPr="00000000" w14:paraId="0000165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yej8uf6tg4lm" w:id="726"/>
      <w:bookmarkEnd w:id="726"/>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65A">
      <w:pPr>
        <w:numPr>
          <w:ilvl w:val="0"/>
          <w:numId w:val="102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exacerbate </w:t>
      </w:r>
      <w:r w:rsidDel="00000000" w:rsidR="00000000" w:rsidRPr="00000000">
        <w:rPr>
          <w:rFonts w:ascii="Times New Roman" w:cs="Times New Roman" w:eastAsia="Times New Roman" w:hAnsi="Times New Roman"/>
          <w:b w:val="1"/>
          <w:bCs w:val="1"/>
          <w:rtl w:val="0"/>
        </w:rPr>
        <w:t xml:space="preserve">behavioral issues or hyperactivity</w:t>
      </w:r>
      <w:r w:rsidDel="00000000" w:rsidR="00000000" w:rsidRPr="00000000">
        <w:rPr>
          <w:rFonts w:ascii="Times New Roman" w:cs="Times New Roman" w:eastAsia="Times New Roman" w:hAnsi="Times New Roman"/>
          <w:rtl w:val="0"/>
        </w:rPr>
        <w:t xml:space="preserve"> in sensitive children</w:t>
        <w:br w:type="textWrapping"/>
      </w:r>
    </w:p>
    <w:p w:rsidR="00000000" w:rsidDel="00000000" w:rsidP="00000000" w:rsidRDefault="00000000" w:rsidRPr="00000000" w14:paraId="0000165B">
      <w:pPr>
        <w:numPr>
          <w:ilvl w:val="0"/>
          <w:numId w:val="102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trigger </w:t>
      </w:r>
      <w:r w:rsidDel="00000000" w:rsidR="00000000" w:rsidRPr="00000000">
        <w:rPr>
          <w:rFonts w:ascii="Times New Roman" w:cs="Times New Roman" w:eastAsia="Times New Roman" w:hAnsi="Times New Roman"/>
          <w:b w:val="1"/>
          <w:bCs w:val="1"/>
          <w:rtl w:val="0"/>
        </w:rPr>
        <w:t xml:space="preserve">allergic reactions or intolerance</w:t>
      </w:r>
      <w:r w:rsidDel="00000000" w:rsidR="00000000" w:rsidRPr="00000000">
        <w:rPr>
          <w:rFonts w:ascii="Times New Roman" w:cs="Times New Roman" w:eastAsia="Times New Roman" w:hAnsi="Times New Roman"/>
          <w:rtl w:val="0"/>
        </w:rPr>
        <w:t xml:space="preserve"> in rare individuals</w:t>
        <w:br w:type="textWrapping"/>
      </w:r>
    </w:p>
    <w:p w:rsidR="00000000" w:rsidDel="00000000" w:rsidP="00000000" w:rsidRDefault="00000000" w:rsidRPr="00000000" w14:paraId="0000165C">
      <w:pPr>
        <w:numPr>
          <w:ilvl w:val="0"/>
          <w:numId w:val="102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Non-nutritive → provides </w:t>
      </w:r>
      <w:r w:rsidDel="00000000" w:rsidR="00000000" w:rsidRPr="00000000">
        <w:rPr>
          <w:rFonts w:ascii="Times New Roman" w:cs="Times New Roman" w:eastAsia="Times New Roman" w:hAnsi="Times New Roman"/>
          <w:b w:val="1"/>
          <w:bCs w:val="1"/>
          <w:rtl w:val="0"/>
        </w:rPr>
        <w:t xml:space="preserve">no health benefits</w:t>
        <w:br w:type="textWrapping"/>
      </w:r>
    </w:p>
    <w:p w:rsidR="00000000" w:rsidDel="00000000" w:rsidP="00000000" w:rsidRDefault="00000000" w:rsidRPr="00000000" w14:paraId="0000165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qtch1hgrp33h" w:id="727"/>
      <w:bookmarkEnd w:id="727"/>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65F">
      <w:pPr>
        <w:numPr>
          <w:ilvl w:val="0"/>
          <w:numId w:val="53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Mostly </w:t>
      </w:r>
      <w:r w:rsidDel="00000000" w:rsidR="00000000" w:rsidRPr="00000000">
        <w:rPr>
          <w:rFonts w:ascii="Times New Roman" w:cs="Times New Roman" w:eastAsia="Times New Roman" w:hAnsi="Times New Roman"/>
          <w:b w:val="1"/>
          <w:bCs w:val="1"/>
          <w:rtl w:val="0"/>
        </w:rPr>
        <w:t xml:space="preserve">excreted in urine</w:t>
        <w:br w:type="textWrapping"/>
      </w:r>
    </w:p>
    <w:p w:rsidR="00000000" w:rsidDel="00000000" w:rsidP="00000000" w:rsidRDefault="00000000" w:rsidRPr="00000000" w14:paraId="00001660">
      <w:pPr>
        <w:numPr>
          <w:ilvl w:val="0"/>
          <w:numId w:val="53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metabolism</w:t>
        <w:br w:type="textWrapping"/>
      </w:r>
    </w:p>
    <w:p w:rsidR="00000000" w:rsidDel="00000000" w:rsidP="00000000" w:rsidRDefault="00000000" w:rsidRPr="00000000" w14:paraId="00001661">
      <w:pPr>
        <w:numPr>
          <w:ilvl w:val="0"/>
          <w:numId w:val="53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Rarely, high intake may cause </w:t>
      </w:r>
      <w:r w:rsidDel="00000000" w:rsidR="00000000" w:rsidRPr="00000000">
        <w:rPr>
          <w:rFonts w:ascii="Times New Roman" w:cs="Times New Roman" w:eastAsia="Times New Roman" w:hAnsi="Times New Roman"/>
          <w:b w:val="1"/>
          <w:bCs w:val="1"/>
          <w:rtl w:val="0"/>
        </w:rPr>
        <w:t xml:space="preserve">GI upset or mild allergic reactions</w:t>
        <w:br w:type="textWrapping"/>
      </w:r>
    </w:p>
    <w:p w:rsidR="00000000" w:rsidDel="00000000" w:rsidP="00000000" w:rsidRDefault="00000000" w:rsidRPr="00000000" w14:paraId="0000166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2igr4rfzwz5z" w:id="728"/>
      <w:bookmarkEnd w:id="728"/>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664">
      <w:pPr>
        <w:numPr>
          <w:ilvl w:val="0"/>
          <w:numId w:val="52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Behavioral/neurological:</w:t>
      </w:r>
      <w:r w:rsidDel="00000000" w:rsidR="00000000" w:rsidRPr="00000000">
        <w:rPr>
          <w:rFonts w:ascii="Times New Roman" w:cs="Times New Roman" w:eastAsia="Times New Roman" w:hAnsi="Times New Roman"/>
          <w:rtl w:val="0"/>
        </w:rPr>
        <w:t xml:space="preserve"> Possible link to </w:t>
      </w:r>
      <w:r w:rsidDel="00000000" w:rsidR="00000000" w:rsidRPr="00000000">
        <w:rPr>
          <w:rFonts w:ascii="Times New Roman" w:cs="Times New Roman" w:eastAsia="Times New Roman" w:hAnsi="Times New Roman"/>
          <w:b w:val="1"/>
          <w:bCs w:val="1"/>
          <w:rtl w:val="0"/>
        </w:rPr>
        <w:t xml:space="preserve">hyperactivity/ADHD-like symptoms</w:t>
      </w:r>
      <w:r w:rsidDel="00000000" w:rsidR="00000000" w:rsidRPr="00000000">
        <w:rPr>
          <w:rFonts w:ascii="Times New Roman" w:cs="Times New Roman" w:eastAsia="Times New Roman" w:hAnsi="Times New Roman"/>
          <w:rtl w:val="0"/>
        </w:rPr>
        <w:t xml:space="preserve"> in sensitive children</w:t>
        <w:br w:type="textWrapping"/>
      </w:r>
    </w:p>
    <w:p w:rsidR="00000000" w:rsidDel="00000000" w:rsidP="00000000" w:rsidRDefault="00000000" w:rsidRPr="00000000" w14:paraId="00001665">
      <w:pPr>
        <w:numPr>
          <w:ilvl w:val="0"/>
          <w:numId w:val="52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Allergic reactions:</w:t>
      </w:r>
      <w:r w:rsidDel="00000000" w:rsidR="00000000" w:rsidRPr="00000000">
        <w:rPr>
          <w:rFonts w:ascii="Times New Roman" w:cs="Times New Roman" w:eastAsia="Times New Roman" w:hAnsi="Times New Roman"/>
          <w:rtl w:val="0"/>
        </w:rPr>
        <w:t xml:space="preserve"> Rare hives, asthma exacerbation, or rhinitis</w:t>
        <w:br w:type="textWrapping"/>
      </w:r>
    </w:p>
    <w:p w:rsidR="00000000" w:rsidDel="00000000" w:rsidP="00000000" w:rsidRDefault="00000000" w:rsidRPr="00000000" w14:paraId="00001666">
      <w:pPr>
        <w:numPr>
          <w:ilvl w:val="0"/>
          <w:numId w:val="52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strong evidence linking Blue 1 to cancer at approved levels</w:t>
        <w:br w:type="textWrapping"/>
      </w:r>
    </w:p>
    <w:p w:rsidR="00000000" w:rsidDel="00000000" w:rsidP="00000000" w:rsidRDefault="00000000" w:rsidRPr="00000000" w14:paraId="0000166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azs8x2zhne4v" w:id="729"/>
      <w:bookmarkEnd w:id="729"/>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669">
      <w:pPr>
        <w:numPr>
          <w:ilvl w:val="0"/>
          <w:numId w:val="75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Candy, gummies, and chocolates</w:t>
        <w:br w:type="textWrapping"/>
      </w:r>
    </w:p>
    <w:p w:rsidR="00000000" w:rsidDel="00000000" w:rsidP="00000000" w:rsidRDefault="00000000" w:rsidRPr="00000000" w14:paraId="0000166A">
      <w:pPr>
        <w:numPr>
          <w:ilvl w:val="0"/>
          <w:numId w:val="75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Beverages, sodas, and sports drinks</w:t>
        <w:br w:type="textWrapping"/>
      </w:r>
    </w:p>
    <w:p w:rsidR="00000000" w:rsidDel="00000000" w:rsidP="00000000" w:rsidRDefault="00000000" w:rsidRPr="00000000" w14:paraId="0000166B">
      <w:pPr>
        <w:numPr>
          <w:ilvl w:val="0"/>
          <w:numId w:val="75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Frostings, pastries, and baked goods</w:t>
        <w:br w:type="textWrapping"/>
      </w:r>
    </w:p>
    <w:p w:rsidR="00000000" w:rsidDel="00000000" w:rsidP="00000000" w:rsidRDefault="00000000" w:rsidRPr="00000000" w14:paraId="0000166C">
      <w:pPr>
        <w:numPr>
          <w:ilvl w:val="0"/>
          <w:numId w:val="75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Gelatin desserts, ice creams, and processed snacks</w:t>
        <w:br w:type="textWrapping"/>
      </w:r>
    </w:p>
    <w:p w:rsidR="00000000" w:rsidDel="00000000" w:rsidP="00000000" w:rsidRDefault="00000000" w:rsidRPr="00000000" w14:paraId="0000166D">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66E">
      <w:pPr>
        <w:numPr>
          <w:ilvl w:val="0"/>
          <w:numId w:val="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 1</w:t>
        <w:br w:type="textWrapping"/>
      </w:r>
    </w:p>
    <w:p w:rsidR="00000000" w:rsidDel="00000000" w:rsidP="00000000" w:rsidRDefault="00000000" w:rsidRPr="00000000" w14:paraId="0000166F">
      <w:pPr>
        <w:numPr>
          <w:ilvl w:val="0"/>
          <w:numId w:val="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Brilliant Blue FCF</w:t>
        <w:br w:type="textWrapping"/>
      </w:r>
    </w:p>
    <w:p w:rsidR="00000000" w:rsidDel="00000000" w:rsidP="00000000" w:rsidRDefault="00000000" w:rsidRPr="00000000" w14:paraId="00001670">
      <w:pPr>
        <w:numPr>
          <w:ilvl w:val="0"/>
          <w:numId w:val="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FD&amp;C Blue No. 1</w:t>
      </w:r>
    </w:p>
    <w:p w:rsidR="00000000" w:rsidDel="00000000" w:rsidP="00000000" w:rsidRDefault="00000000" w:rsidRPr="00000000" w14:paraId="00001671">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72">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Blue 2</w:t>
      </w:r>
    </w:p>
    <w:p w:rsidR="00000000" w:rsidDel="00000000" w:rsidP="00000000" w:rsidRDefault="00000000" w:rsidRPr="00000000" w14:paraId="0000167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1rfpze3tjgky" w:id="730"/>
      <w:bookmarkEnd w:id="730"/>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674">
      <w:pPr>
        <w:numPr>
          <w:ilvl w:val="0"/>
          <w:numId w:val="38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Artificial chemical</w:t>
      </w:r>
      <w:r w:rsidDel="00000000" w:rsidR="00000000" w:rsidRPr="00000000">
        <w:rPr>
          <w:rFonts w:ascii="Cardo" w:cs="Cardo" w:eastAsia="Cardo" w:hAnsi="Cardo"/>
          <w:rtl w:val="0"/>
        </w:rPr>
        <w:t xml:space="preserve"> → concerns about hyperactivity in sensitive children</w:t>
        <w:br w:type="textWrapping"/>
      </w:r>
    </w:p>
    <w:p w:rsidR="00000000" w:rsidDel="00000000" w:rsidP="00000000" w:rsidRDefault="00000000" w:rsidRPr="00000000" w14:paraId="00001675">
      <w:pPr>
        <w:numPr>
          <w:ilvl w:val="0"/>
          <w:numId w:val="38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trigger </w:t>
      </w:r>
      <w:r w:rsidDel="00000000" w:rsidR="00000000" w:rsidRPr="00000000">
        <w:rPr>
          <w:rFonts w:ascii="Times New Roman" w:cs="Times New Roman" w:eastAsia="Times New Roman" w:hAnsi="Times New Roman"/>
          <w:b w:val="1"/>
          <w:bCs w:val="1"/>
          <w:rtl w:val="0"/>
        </w:rPr>
        <w:t xml:space="preserve">allergic reactions</w:t>
      </w:r>
      <w:r w:rsidDel="00000000" w:rsidR="00000000" w:rsidRPr="00000000">
        <w:rPr>
          <w:rFonts w:ascii="Times New Roman" w:cs="Times New Roman" w:eastAsia="Times New Roman" w:hAnsi="Times New Roman"/>
          <w:rtl w:val="0"/>
        </w:rPr>
        <w:t xml:space="preserve"> in rare individuals</w:t>
        <w:br w:type="textWrapping"/>
      </w:r>
    </w:p>
    <w:p w:rsidR="00000000" w:rsidDel="00000000" w:rsidP="00000000" w:rsidRDefault="00000000" w:rsidRPr="00000000" w14:paraId="00001676">
      <w:pPr>
        <w:numPr>
          <w:ilvl w:val="0"/>
          <w:numId w:val="38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 in </w:t>
      </w:r>
      <w:r w:rsidDel="00000000" w:rsidR="00000000" w:rsidRPr="00000000">
        <w:rPr>
          <w:rFonts w:ascii="Times New Roman" w:cs="Times New Roman" w:eastAsia="Times New Roman" w:hAnsi="Times New Roman"/>
          <w:b w:val="1"/>
          <w:bCs w:val="1"/>
          <w:rtl w:val="0"/>
        </w:rPr>
        <w:t xml:space="preserve">processed candies, beverages, baked goods, and snacks</w:t>
        <w:br w:type="textWrapping"/>
      </w:r>
    </w:p>
    <w:p w:rsidR="00000000" w:rsidDel="00000000" w:rsidP="00000000" w:rsidRDefault="00000000" w:rsidRPr="00000000" w14:paraId="0000167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mainly for </w:t>
      </w:r>
      <w:r w:rsidDel="00000000" w:rsidR="00000000" w:rsidRPr="00000000">
        <w:rPr>
          <w:rFonts w:ascii="Times New Roman" w:cs="Times New Roman" w:eastAsia="Times New Roman" w:hAnsi="Times New Roman"/>
          <w:b w:val="1"/>
          <w:bCs w:val="1"/>
          <w:rtl w:val="0"/>
        </w:rPr>
        <w:t xml:space="preserve">behavioral, allergy, and chemical exposure concerns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67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s6glmxy1j1nk" w:id="731"/>
      <w:bookmarkEnd w:id="731"/>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67A">
      <w:pPr>
        <w:numPr>
          <w:ilvl w:val="0"/>
          <w:numId w:val="83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dye derived from </w:t>
      </w:r>
      <w:r w:rsidDel="00000000" w:rsidR="00000000" w:rsidRPr="00000000">
        <w:rPr>
          <w:rFonts w:ascii="Times New Roman" w:cs="Times New Roman" w:eastAsia="Times New Roman" w:hAnsi="Times New Roman"/>
          <w:b w:val="1"/>
          <w:bCs w:val="1"/>
          <w:rtl w:val="0"/>
        </w:rPr>
        <w:t xml:space="preserve">petroleum-based chemicals</w:t>
        <w:br w:type="textWrapping"/>
      </w:r>
    </w:p>
    <w:p w:rsidR="00000000" w:rsidDel="00000000" w:rsidP="00000000" w:rsidRDefault="00000000" w:rsidRPr="00000000" w14:paraId="0000167B">
      <w:pPr>
        <w:numPr>
          <w:ilvl w:val="0"/>
          <w:numId w:val="83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 </w:t>
      </w:r>
      <w:r w:rsidDel="00000000" w:rsidR="00000000" w:rsidRPr="00000000">
        <w:rPr>
          <w:rFonts w:ascii="Times New Roman" w:cs="Times New Roman" w:eastAsia="Times New Roman" w:hAnsi="Times New Roman"/>
          <w:b w:val="1"/>
          <w:bCs w:val="1"/>
          <w:rtl w:val="0"/>
        </w:rPr>
        <w:t xml:space="preserve">deep blue color</w:t>
      </w:r>
      <w:r w:rsidDel="00000000" w:rsidR="00000000" w:rsidRPr="00000000">
        <w:rPr>
          <w:rFonts w:ascii="Times New Roman" w:cs="Times New Roman" w:eastAsia="Times New Roman" w:hAnsi="Times New Roman"/>
          <w:rtl w:val="0"/>
        </w:rPr>
        <w:t xml:space="preserve"> in foods and beverages</w:t>
        <w:br w:type="textWrapping"/>
      </w:r>
    </w:p>
    <w:p w:rsidR="00000000" w:rsidDel="00000000" w:rsidP="00000000" w:rsidRDefault="00000000" w:rsidRPr="00000000" w14:paraId="0000167C">
      <w:pPr>
        <w:numPr>
          <w:ilvl w:val="0"/>
          <w:numId w:val="83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FDA-approved for food, drugs, and cosmetics</w:t>
        <w:br w:type="textWrapping"/>
      </w:r>
    </w:p>
    <w:p w:rsidR="00000000" w:rsidDel="00000000" w:rsidP="00000000" w:rsidRDefault="00000000" w:rsidRPr="00000000" w14:paraId="0000167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9luje5t1bcxd" w:id="732"/>
      <w:bookmarkEnd w:id="732"/>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67F">
      <w:pPr>
        <w:numPr>
          <w:ilvl w:val="0"/>
          <w:numId w:val="39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consistent, vivid blue color</w:t>
        <w:br w:type="textWrapping"/>
      </w:r>
    </w:p>
    <w:p w:rsidR="00000000" w:rsidDel="00000000" w:rsidP="00000000" w:rsidRDefault="00000000" w:rsidRPr="00000000" w14:paraId="00001680">
      <w:pPr>
        <w:numPr>
          <w:ilvl w:val="0"/>
          <w:numId w:val="39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under heat, light, and pH changes</w:t>
        <w:br w:type="textWrapping"/>
      </w:r>
    </w:p>
    <w:p w:rsidR="00000000" w:rsidDel="00000000" w:rsidP="00000000" w:rsidRDefault="00000000" w:rsidRPr="00000000" w14:paraId="00001681">
      <w:pPr>
        <w:numPr>
          <w:ilvl w:val="0"/>
          <w:numId w:val="39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Inexpensive compared to natural blue colorants</w:t>
        <w:br w:type="textWrapping"/>
      </w:r>
    </w:p>
    <w:p w:rsidR="00000000" w:rsidDel="00000000" w:rsidP="00000000" w:rsidRDefault="00000000" w:rsidRPr="00000000" w14:paraId="0000168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z1iqy3swdjwr" w:id="733"/>
      <w:bookmarkEnd w:id="733"/>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684">
      <w:pPr>
        <w:numPr>
          <w:ilvl w:val="0"/>
          <w:numId w:val="91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Non-nutritive → no health benefit</w:t>
        <w:br w:type="textWrapping"/>
      </w:r>
    </w:p>
    <w:p w:rsidR="00000000" w:rsidDel="00000000" w:rsidP="00000000" w:rsidRDefault="00000000" w:rsidRPr="00000000" w14:paraId="00001685">
      <w:pPr>
        <w:numPr>
          <w:ilvl w:val="0"/>
          <w:numId w:val="91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exacerbate </w:t>
      </w:r>
      <w:r w:rsidDel="00000000" w:rsidR="00000000" w:rsidRPr="00000000">
        <w:rPr>
          <w:rFonts w:ascii="Times New Roman" w:cs="Times New Roman" w:eastAsia="Times New Roman" w:hAnsi="Times New Roman"/>
          <w:b w:val="1"/>
          <w:bCs w:val="1"/>
          <w:rtl w:val="0"/>
        </w:rPr>
        <w:t xml:space="preserve">behavioral issues in sensitive children</w:t>
        <w:br w:type="textWrapping"/>
      </w:r>
    </w:p>
    <w:p w:rsidR="00000000" w:rsidDel="00000000" w:rsidP="00000000" w:rsidRDefault="00000000" w:rsidRPr="00000000" w14:paraId="00001686">
      <w:pPr>
        <w:numPr>
          <w:ilvl w:val="0"/>
          <w:numId w:val="91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 </w:t>
      </w:r>
      <w:r w:rsidDel="00000000" w:rsidR="00000000" w:rsidRPr="00000000">
        <w:rPr>
          <w:rFonts w:ascii="Times New Roman" w:cs="Times New Roman" w:eastAsia="Times New Roman" w:hAnsi="Times New Roman"/>
          <w:b w:val="1"/>
          <w:bCs w:val="1"/>
          <w:rtl w:val="0"/>
        </w:rPr>
        <w:t xml:space="preserve">allergic or intolerance reactions</w:t>
        <w:br w:type="textWrapping"/>
      </w:r>
    </w:p>
    <w:p w:rsidR="00000000" w:rsidDel="00000000" w:rsidP="00000000" w:rsidRDefault="00000000" w:rsidRPr="00000000" w14:paraId="0000168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qwvkhproai2l" w:id="734"/>
      <w:bookmarkEnd w:id="734"/>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689">
      <w:pPr>
        <w:numPr>
          <w:ilvl w:val="0"/>
          <w:numId w:val="56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Mostly </w:t>
      </w:r>
      <w:r w:rsidDel="00000000" w:rsidR="00000000" w:rsidRPr="00000000">
        <w:rPr>
          <w:rFonts w:ascii="Times New Roman" w:cs="Times New Roman" w:eastAsia="Times New Roman" w:hAnsi="Times New Roman"/>
          <w:b w:val="1"/>
          <w:bCs w:val="1"/>
          <w:rtl w:val="0"/>
        </w:rPr>
        <w:t xml:space="preserve">excreted in urine</w:t>
        <w:br w:type="textWrapping"/>
      </w:r>
    </w:p>
    <w:p w:rsidR="00000000" w:rsidDel="00000000" w:rsidP="00000000" w:rsidRDefault="00000000" w:rsidRPr="00000000" w14:paraId="0000168A">
      <w:pPr>
        <w:numPr>
          <w:ilvl w:val="0"/>
          <w:numId w:val="56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metabolism</w:t>
        <w:br w:type="textWrapping"/>
      </w:r>
    </w:p>
    <w:p w:rsidR="00000000" w:rsidDel="00000000" w:rsidP="00000000" w:rsidRDefault="00000000" w:rsidRPr="00000000" w14:paraId="0000168B">
      <w:pPr>
        <w:numPr>
          <w:ilvl w:val="0"/>
          <w:numId w:val="56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Rarely, may cause </w:t>
      </w:r>
      <w:r w:rsidDel="00000000" w:rsidR="00000000" w:rsidRPr="00000000">
        <w:rPr>
          <w:rFonts w:ascii="Times New Roman" w:cs="Times New Roman" w:eastAsia="Times New Roman" w:hAnsi="Times New Roman"/>
          <w:b w:val="1"/>
          <w:bCs w:val="1"/>
          <w:rtl w:val="0"/>
        </w:rPr>
        <w:t xml:space="preserve">mild GI upset or allergic reactions</w:t>
        <w:br w:type="textWrapping"/>
      </w:r>
    </w:p>
    <w:p w:rsidR="00000000" w:rsidDel="00000000" w:rsidP="00000000" w:rsidRDefault="00000000" w:rsidRPr="00000000" w14:paraId="0000168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l4t2uvbogc77" w:id="735"/>
      <w:bookmarkEnd w:id="735"/>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68E">
      <w:pPr>
        <w:numPr>
          <w:ilvl w:val="0"/>
          <w:numId w:val="68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Behavioral/neurological:</w:t>
      </w:r>
      <w:r w:rsidDel="00000000" w:rsidR="00000000" w:rsidRPr="00000000">
        <w:rPr>
          <w:rFonts w:ascii="Times New Roman" w:cs="Times New Roman" w:eastAsia="Times New Roman" w:hAnsi="Times New Roman"/>
          <w:rtl w:val="0"/>
        </w:rPr>
        <w:t xml:space="preserve"> Possible hyperactivity or ADHD-like effects in sensitive children</w:t>
        <w:br w:type="textWrapping"/>
      </w:r>
    </w:p>
    <w:p w:rsidR="00000000" w:rsidDel="00000000" w:rsidP="00000000" w:rsidRDefault="00000000" w:rsidRPr="00000000" w14:paraId="0000168F">
      <w:pPr>
        <w:numPr>
          <w:ilvl w:val="0"/>
          <w:numId w:val="68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Allergic reactions:</w:t>
      </w:r>
      <w:r w:rsidDel="00000000" w:rsidR="00000000" w:rsidRPr="00000000">
        <w:rPr>
          <w:rFonts w:ascii="Times New Roman" w:cs="Times New Roman" w:eastAsia="Times New Roman" w:hAnsi="Times New Roman"/>
          <w:rtl w:val="0"/>
        </w:rPr>
        <w:t xml:space="preserve"> Rare hives, asthma exacerbation, or rhinitis</w:t>
        <w:br w:type="textWrapping"/>
      </w:r>
    </w:p>
    <w:p w:rsidR="00000000" w:rsidDel="00000000" w:rsidP="00000000" w:rsidRDefault="00000000" w:rsidRPr="00000000" w14:paraId="00001690">
      <w:pPr>
        <w:numPr>
          <w:ilvl w:val="0"/>
          <w:numId w:val="68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evidence of cancer risk at FDA-approved levels</w:t>
        <w:br w:type="textWrapping"/>
      </w:r>
    </w:p>
    <w:p w:rsidR="00000000" w:rsidDel="00000000" w:rsidP="00000000" w:rsidRDefault="00000000" w:rsidRPr="00000000" w14:paraId="0000169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z9pk629gb8d2" w:id="736"/>
      <w:bookmarkEnd w:id="736"/>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693">
      <w:pPr>
        <w:numPr>
          <w:ilvl w:val="0"/>
          <w:numId w:val="11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Candy, gummies, and chocolate</w:t>
        <w:br w:type="textWrapping"/>
      </w:r>
    </w:p>
    <w:p w:rsidR="00000000" w:rsidDel="00000000" w:rsidP="00000000" w:rsidRDefault="00000000" w:rsidRPr="00000000" w14:paraId="00001694">
      <w:pPr>
        <w:numPr>
          <w:ilvl w:val="0"/>
          <w:numId w:val="11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Beverages, sodas, sports drinks</w:t>
        <w:br w:type="textWrapping"/>
      </w:r>
    </w:p>
    <w:p w:rsidR="00000000" w:rsidDel="00000000" w:rsidP="00000000" w:rsidRDefault="00000000" w:rsidRPr="00000000" w14:paraId="00001695">
      <w:pPr>
        <w:numPr>
          <w:ilvl w:val="0"/>
          <w:numId w:val="11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Frostings, icings, and baked goods</w:t>
        <w:br w:type="textWrapping"/>
      </w:r>
    </w:p>
    <w:p w:rsidR="00000000" w:rsidDel="00000000" w:rsidP="00000000" w:rsidRDefault="00000000" w:rsidRPr="00000000" w14:paraId="00001696">
      <w:pPr>
        <w:numPr>
          <w:ilvl w:val="0"/>
          <w:numId w:val="11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Gelatin desserts, ice cream, and processed snacks</w:t>
        <w:br w:type="textWrapping"/>
      </w:r>
    </w:p>
    <w:p w:rsidR="00000000" w:rsidDel="00000000" w:rsidP="00000000" w:rsidRDefault="00000000" w:rsidRPr="00000000" w14:paraId="0000169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698">
      <w:pPr>
        <w:numPr>
          <w:ilvl w:val="0"/>
          <w:numId w:val="1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 2</w:t>
        <w:br w:type="textWrapping"/>
      </w:r>
    </w:p>
    <w:p w:rsidR="00000000" w:rsidDel="00000000" w:rsidP="00000000" w:rsidRDefault="00000000" w:rsidRPr="00000000" w14:paraId="00001699">
      <w:pPr>
        <w:numPr>
          <w:ilvl w:val="0"/>
          <w:numId w:val="1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Indigo Carmine</w:t>
        <w:br w:type="textWrapping"/>
      </w:r>
    </w:p>
    <w:p w:rsidR="00000000" w:rsidDel="00000000" w:rsidP="00000000" w:rsidRDefault="00000000" w:rsidRPr="00000000" w14:paraId="0000169A">
      <w:pPr>
        <w:numPr>
          <w:ilvl w:val="0"/>
          <w:numId w:val="1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FD&amp;C Blue No. 2</w:t>
      </w:r>
    </w:p>
    <w:p w:rsidR="00000000" w:rsidDel="00000000" w:rsidP="00000000" w:rsidRDefault="00000000" w:rsidRPr="00000000" w14:paraId="0000169B">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9C">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Titanium dioxide</w:t>
      </w:r>
    </w:p>
    <w:p w:rsidR="00000000" w:rsidDel="00000000" w:rsidP="00000000" w:rsidRDefault="00000000" w:rsidRPr="00000000" w14:paraId="0000169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df8ntubh1zn5" w:id="737"/>
      <w:bookmarkEnd w:id="737"/>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69E">
      <w:pPr>
        <w:numPr>
          <w:ilvl w:val="0"/>
          <w:numId w:val="91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Artificial mineral additive</w:t>
      </w:r>
      <w:r w:rsidDel="00000000" w:rsidR="00000000" w:rsidRPr="00000000">
        <w:rPr>
          <w:rFonts w:ascii="Cardo" w:cs="Cardo" w:eastAsia="Cardo" w:hAnsi="Cardo"/>
          <w:rtl w:val="0"/>
        </w:rPr>
        <w:t xml:space="preserve"> → highly processed</w:t>
        <w:br w:type="textWrapping"/>
      </w:r>
    </w:p>
    <w:p w:rsidR="00000000" w:rsidDel="00000000" w:rsidP="00000000" w:rsidRDefault="00000000" w:rsidRPr="00000000" w14:paraId="0000169F">
      <w:pPr>
        <w:numPr>
          <w:ilvl w:val="0"/>
          <w:numId w:val="91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exist as </w:t>
      </w:r>
      <w:r w:rsidDel="00000000" w:rsidR="00000000" w:rsidRPr="00000000">
        <w:rPr>
          <w:rFonts w:ascii="Times New Roman" w:cs="Times New Roman" w:eastAsia="Times New Roman" w:hAnsi="Times New Roman"/>
          <w:b w:val="1"/>
          <w:bCs w:val="1"/>
          <w:rtl w:val="0"/>
        </w:rPr>
        <w:t xml:space="preserve">nanoparticles</w:t>
      </w:r>
      <w:r w:rsidDel="00000000" w:rsidR="00000000" w:rsidRPr="00000000">
        <w:rPr>
          <w:rFonts w:ascii="Times New Roman" w:cs="Times New Roman" w:eastAsia="Times New Roman" w:hAnsi="Times New Roman"/>
          <w:rtl w:val="0"/>
        </w:rPr>
        <w:t xml:space="preserve">, raising concerns about potential </w:t>
      </w:r>
      <w:r w:rsidDel="00000000" w:rsidR="00000000" w:rsidRPr="00000000">
        <w:rPr>
          <w:rFonts w:ascii="Times New Roman" w:cs="Times New Roman" w:eastAsia="Times New Roman" w:hAnsi="Times New Roman"/>
          <w:b w:val="1"/>
          <w:bCs w:val="1"/>
          <w:rtl w:val="0"/>
        </w:rPr>
        <w:t xml:space="preserve">cellular toxicity and inflammation</w:t>
        <w:br w:type="textWrapping"/>
      </w:r>
    </w:p>
    <w:p w:rsidR="00000000" w:rsidDel="00000000" w:rsidP="00000000" w:rsidRDefault="00000000" w:rsidRPr="00000000" w14:paraId="000016A0">
      <w:pPr>
        <w:numPr>
          <w:ilvl w:val="0"/>
          <w:numId w:val="91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Linked to </w:t>
      </w:r>
      <w:r w:rsidDel="00000000" w:rsidR="00000000" w:rsidRPr="00000000">
        <w:rPr>
          <w:rFonts w:ascii="Times New Roman" w:cs="Times New Roman" w:eastAsia="Times New Roman" w:hAnsi="Times New Roman"/>
          <w:b w:val="1"/>
          <w:bCs w:val="1"/>
          <w:rtl w:val="0"/>
        </w:rPr>
        <w:t xml:space="preserve">possible cancer risk</w:t>
      </w:r>
      <w:r w:rsidDel="00000000" w:rsidR="00000000" w:rsidRPr="00000000">
        <w:rPr>
          <w:rFonts w:ascii="Times New Roman" w:cs="Times New Roman" w:eastAsia="Times New Roman" w:hAnsi="Times New Roman"/>
          <w:rtl w:val="0"/>
        </w:rPr>
        <w:t xml:space="preserve"> in animal studies (oral exposure studies are mixed)</w:t>
        <w:br w:type="textWrapping"/>
      </w:r>
    </w:p>
    <w:p w:rsidR="00000000" w:rsidDel="00000000" w:rsidP="00000000" w:rsidRDefault="00000000" w:rsidRPr="00000000" w14:paraId="000016A1">
      <w:pPr>
        <w:numPr>
          <w:ilvl w:val="0"/>
          <w:numId w:val="91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Banned in some countries for food use (e.g., European Union since 2022)</w:t>
        <w:br w:type="textWrapping"/>
      </w:r>
    </w:p>
    <w:p w:rsidR="00000000" w:rsidDel="00000000" w:rsidP="00000000" w:rsidRDefault="00000000" w:rsidRPr="00000000" w14:paraId="000016A2">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chemical exposure, nanoparticle safety, and potential long-term health risks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6A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3m6gybe2wbia" w:id="738"/>
      <w:bookmarkEnd w:id="738"/>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6A5">
      <w:pPr>
        <w:numPr>
          <w:ilvl w:val="0"/>
          <w:numId w:val="19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Naturally occurring </w:t>
      </w:r>
      <w:r w:rsidDel="00000000" w:rsidR="00000000" w:rsidRPr="00000000">
        <w:rPr>
          <w:rFonts w:ascii="Times New Roman" w:cs="Times New Roman" w:eastAsia="Times New Roman" w:hAnsi="Times New Roman"/>
          <w:b w:val="1"/>
          <w:bCs w:val="1"/>
          <w:rtl w:val="0"/>
        </w:rPr>
        <w:t xml:space="preserve">mineral (titanium dioxide)</w:t>
      </w:r>
      <w:r w:rsidDel="00000000" w:rsidR="00000000" w:rsidRPr="00000000">
        <w:rPr>
          <w:rFonts w:ascii="Times New Roman" w:cs="Times New Roman" w:eastAsia="Times New Roman" w:hAnsi="Times New Roman"/>
          <w:rtl w:val="0"/>
        </w:rPr>
        <w:t xml:space="preserve">, refined to produce a </w:t>
      </w:r>
      <w:r w:rsidDel="00000000" w:rsidR="00000000" w:rsidRPr="00000000">
        <w:rPr>
          <w:rFonts w:ascii="Times New Roman" w:cs="Times New Roman" w:eastAsia="Times New Roman" w:hAnsi="Times New Roman"/>
          <w:b w:val="1"/>
          <w:bCs w:val="1"/>
          <w:rtl w:val="0"/>
        </w:rPr>
        <w:t xml:space="preserve">white pigment</w:t>
        <w:br w:type="textWrapping"/>
      </w:r>
    </w:p>
    <w:p w:rsidR="00000000" w:rsidDel="00000000" w:rsidP="00000000" w:rsidRDefault="00000000" w:rsidRPr="00000000" w14:paraId="000016A6">
      <w:pPr>
        <w:numPr>
          <w:ilvl w:val="0"/>
          <w:numId w:val="19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w:t>
      </w:r>
      <w:r w:rsidDel="00000000" w:rsidR="00000000" w:rsidRPr="00000000">
        <w:rPr>
          <w:rFonts w:ascii="Times New Roman" w:cs="Times New Roman" w:eastAsia="Times New Roman" w:hAnsi="Times New Roman"/>
          <w:b w:val="1"/>
          <w:bCs w:val="1"/>
          <w:rtl w:val="0"/>
        </w:rPr>
        <w:t xml:space="preserve">whiten or brighten foods and coatings</w:t>
      </w:r>
      <w:r w:rsidDel="00000000" w:rsidR="00000000" w:rsidRPr="00000000">
        <w:rPr>
          <w:rFonts w:ascii="Times New Roman" w:cs="Times New Roman" w:eastAsia="Times New Roman" w:hAnsi="Times New Roman"/>
          <w:rtl w:val="0"/>
        </w:rPr>
        <w:t xml:space="preserve"> without altering taste</w:t>
        <w:br w:type="textWrapping"/>
      </w:r>
    </w:p>
    <w:p w:rsidR="00000000" w:rsidDel="00000000" w:rsidP="00000000" w:rsidRDefault="00000000" w:rsidRPr="00000000" w14:paraId="000016A7">
      <w:pPr>
        <w:numPr>
          <w:ilvl w:val="0"/>
          <w:numId w:val="19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Appears as a </w:t>
      </w:r>
      <w:r w:rsidDel="00000000" w:rsidR="00000000" w:rsidRPr="00000000">
        <w:rPr>
          <w:rFonts w:ascii="Times New Roman" w:cs="Times New Roman" w:eastAsia="Times New Roman" w:hAnsi="Times New Roman"/>
          <w:b w:val="1"/>
          <w:bCs w:val="1"/>
          <w:rtl w:val="0"/>
        </w:rPr>
        <w:t xml:space="preserve">fine, white powder</w:t>
        <w:br w:type="textWrapping"/>
      </w:r>
    </w:p>
    <w:p w:rsidR="00000000" w:rsidDel="00000000" w:rsidP="00000000" w:rsidRDefault="00000000" w:rsidRPr="00000000" w14:paraId="000016A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v78hml7kzaj4" w:id="739"/>
      <w:bookmarkEnd w:id="739"/>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6AA">
      <w:pPr>
        <w:numPr>
          <w:ilvl w:val="0"/>
          <w:numId w:val="75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w:t>
      </w:r>
      <w:r w:rsidDel="00000000" w:rsidR="00000000" w:rsidRPr="00000000">
        <w:rPr>
          <w:rFonts w:ascii="Times New Roman" w:cs="Times New Roman" w:eastAsia="Times New Roman" w:hAnsi="Times New Roman"/>
          <w:b w:val="1"/>
          <w:bCs w:val="1"/>
          <w:rtl w:val="0"/>
        </w:rPr>
        <w:t xml:space="preserve">bright white color</w:t>
      </w:r>
      <w:r w:rsidDel="00000000" w:rsidR="00000000" w:rsidRPr="00000000">
        <w:rPr>
          <w:rFonts w:ascii="Times New Roman" w:cs="Times New Roman" w:eastAsia="Times New Roman" w:hAnsi="Times New Roman"/>
          <w:rtl w:val="0"/>
        </w:rPr>
        <w:t xml:space="preserve"> in processed foods</w:t>
        <w:br w:type="textWrapping"/>
      </w:r>
    </w:p>
    <w:p w:rsidR="00000000" w:rsidDel="00000000" w:rsidP="00000000" w:rsidRDefault="00000000" w:rsidRPr="00000000" w14:paraId="000016AB">
      <w:pPr>
        <w:numPr>
          <w:ilvl w:val="0"/>
          <w:numId w:val="75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appearance of frostings, candies, icings, and dairy products</w:t>
        <w:br w:type="textWrapping"/>
      </w:r>
    </w:p>
    <w:p w:rsidR="00000000" w:rsidDel="00000000" w:rsidP="00000000" w:rsidRDefault="00000000" w:rsidRPr="00000000" w14:paraId="000016AC">
      <w:pPr>
        <w:numPr>
          <w:ilvl w:val="0"/>
          <w:numId w:val="75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Inexpensive and </w:t>
      </w:r>
      <w:r w:rsidDel="00000000" w:rsidR="00000000" w:rsidRPr="00000000">
        <w:rPr>
          <w:rFonts w:ascii="Times New Roman" w:cs="Times New Roman" w:eastAsia="Times New Roman" w:hAnsi="Times New Roman"/>
          <w:b w:val="1"/>
          <w:bCs w:val="1"/>
          <w:rtl w:val="0"/>
        </w:rPr>
        <w:t xml:space="preserve">stable under heat, light, and storage</w:t>
        <w:br w:type="textWrapping"/>
      </w:r>
    </w:p>
    <w:p w:rsidR="00000000" w:rsidDel="00000000" w:rsidP="00000000" w:rsidRDefault="00000000" w:rsidRPr="00000000" w14:paraId="000016A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xa9xx1wrosmy" w:id="740"/>
      <w:bookmarkEnd w:id="740"/>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6AF">
      <w:pPr>
        <w:numPr>
          <w:ilvl w:val="0"/>
          <w:numId w:val="106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w:t>
      </w:r>
      <w:r w:rsidDel="00000000" w:rsidR="00000000" w:rsidRPr="00000000">
        <w:rPr>
          <w:rFonts w:ascii="Times New Roman" w:cs="Times New Roman" w:eastAsia="Times New Roman" w:hAnsi="Times New Roman"/>
          <w:b w:val="1"/>
          <w:bCs w:val="1"/>
          <w:rtl w:val="0"/>
        </w:rPr>
        <w:t xml:space="preserve">inflammation or oxidative stress</w:t>
      </w:r>
      <w:r w:rsidDel="00000000" w:rsidR="00000000" w:rsidRPr="00000000">
        <w:rPr>
          <w:rFonts w:ascii="Times New Roman" w:cs="Times New Roman" w:eastAsia="Times New Roman" w:hAnsi="Times New Roman"/>
          <w:rtl w:val="0"/>
        </w:rPr>
        <w:t xml:space="preserve"> from nanoparticles</w:t>
        <w:br w:type="textWrapping"/>
      </w:r>
    </w:p>
    <w:p w:rsidR="00000000" w:rsidDel="00000000" w:rsidP="00000000" w:rsidRDefault="00000000" w:rsidRPr="00000000" w14:paraId="000016B0">
      <w:pPr>
        <w:numPr>
          <w:ilvl w:val="0"/>
          <w:numId w:val="106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Non-nutritive → no health benefit</w:t>
        <w:br w:type="textWrapping"/>
      </w:r>
    </w:p>
    <w:p w:rsidR="00000000" w:rsidDel="00000000" w:rsidP="00000000" w:rsidRDefault="00000000" w:rsidRPr="00000000" w14:paraId="000016B1">
      <w:pPr>
        <w:numPr>
          <w:ilvl w:val="0"/>
          <w:numId w:val="106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Marker for </w:t>
      </w:r>
      <w:r w:rsidDel="00000000" w:rsidR="00000000" w:rsidRPr="00000000">
        <w:rPr>
          <w:rFonts w:ascii="Times New Roman" w:cs="Times New Roman" w:eastAsia="Times New Roman" w:hAnsi="Times New Roman"/>
          <w:b w:val="1"/>
          <w:bCs w:val="1"/>
          <w:rtl w:val="0"/>
        </w:rPr>
        <w:t xml:space="preserve">ultra-processed foods</w:t>
        <w:br w:type="textWrapping"/>
      </w:r>
    </w:p>
    <w:p w:rsidR="00000000" w:rsidDel="00000000" w:rsidP="00000000" w:rsidRDefault="00000000" w:rsidRPr="00000000" w14:paraId="000016B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5xto5lkjgjdw" w:id="741"/>
      <w:bookmarkEnd w:id="741"/>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6B4">
      <w:pPr>
        <w:numPr>
          <w:ilvl w:val="0"/>
          <w:numId w:val="113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Mostly </w:t>
      </w:r>
      <w:r w:rsidDel="00000000" w:rsidR="00000000" w:rsidRPr="00000000">
        <w:rPr>
          <w:rFonts w:ascii="Times New Roman" w:cs="Times New Roman" w:eastAsia="Times New Roman" w:hAnsi="Times New Roman"/>
          <w:b w:val="1"/>
          <w:bCs w:val="1"/>
          <w:rtl w:val="0"/>
        </w:rPr>
        <w:t xml:space="preserve">not absorbed</w:t>
      </w:r>
      <w:r w:rsidDel="00000000" w:rsidR="00000000" w:rsidRPr="00000000">
        <w:rPr>
          <w:rFonts w:ascii="Times New Roman" w:cs="Times New Roman" w:eastAsia="Times New Roman" w:hAnsi="Times New Roman"/>
          <w:rtl w:val="0"/>
        </w:rPr>
        <w:t xml:space="preserve"> in normal dietary amounts</w:t>
        <w:br w:type="textWrapping"/>
      </w:r>
    </w:p>
    <w:p w:rsidR="00000000" w:rsidDel="00000000" w:rsidP="00000000" w:rsidRDefault="00000000" w:rsidRPr="00000000" w14:paraId="000016B5">
      <w:pPr>
        <w:numPr>
          <w:ilvl w:val="0"/>
          <w:numId w:val="113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amounts of nanoparticles may </w:t>
      </w:r>
      <w:r w:rsidDel="00000000" w:rsidR="00000000" w:rsidRPr="00000000">
        <w:rPr>
          <w:rFonts w:ascii="Times New Roman" w:cs="Times New Roman" w:eastAsia="Times New Roman" w:hAnsi="Times New Roman"/>
          <w:b w:val="1"/>
          <w:bCs w:val="1"/>
          <w:rtl w:val="0"/>
        </w:rPr>
        <w:t xml:space="preserve">penetrate gut lining</w:t>
      </w:r>
      <w:r w:rsidDel="00000000" w:rsidR="00000000" w:rsidRPr="00000000">
        <w:rPr>
          <w:rFonts w:ascii="Cardo" w:cs="Cardo" w:eastAsia="Cardo" w:hAnsi="Cardo"/>
          <w:rtl w:val="0"/>
        </w:rPr>
        <w:t xml:space="preserve"> in animal studies → potential cellular stress</w:t>
        <w:br w:type="textWrapping"/>
      </w:r>
    </w:p>
    <w:p w:rsidR="00000000" w:rsidDel="00000000" w:rsidP="00000000" w:rsidRDefault="00000000" w:rsidRPr="00000000" w14:paraId="000016B6">
      <w:pPr>
        <w:numPr>
          <w:ilvl w:val="0"/>
          <w:numId w:val="113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Largely excreted in feces</w:t>
        <w:br w:type="textWrapping"/>
      </w:r>
    </w:p>
    <w:p w:rsidR="00000000" w:rsidDel="00000000" w:rsidP="00000000" w:rsidRDefault="00000000" w:rsidRPr="00000000" w14:paraId="000016B7">
      <w:pPr>
        <w:numPr>
          <w:ilvl w:val="0"/>
          <w:numId w:val="113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metabolic impact</w:t>
        <w:br w:type="textWrapping"/>
      </w:r>
    </w:p>
    <w:p w:rsidR="00000000" w:rsidDel="00000000" w:rsidP="00000000" w:rsidRDefault="00000000" w:rsidRPr="00000000" w14:paraId="000016B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q6j51s6d6r7b" w:id="742"/>
      <w:bookmarkEnd w:id="742"/>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6BA">
      <w:pPr>
        <w:numPr>
          <w:ilvl w:val="0"/>
          <w:numId w:val="20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Cancer:</w:t>
      </w:r>
      <w:r w:rsidDel="00000000" w:rsidR="00000000" w:rsidRPr="00000000">
        <w:rPr>
          <w:rFonts w:ascii="Times New Roman" w:cs="Times New Roman" w:eastAsia="Times New Roman" w:hAnsi="Times New Roman"/>
          <w:rtl w:val="0"/>
        </w:rPr>
        <w:t xml:space="preserve"> Some rodent studies suggest long-term exposure may increase risk (GI tumors)</w:t>
        <w:br w:type="textWrapping"/>
      </w:r>
    </w:p>
    <w:p w:rsidR="00000000" w:rsidDel="00000000" w:rsidP="00000000" w:rsidRDefault="00000000" w:rsidRPr="00000000" w14:paraId="000016BB">
      <w:pPr>
        <w:numPr>
          <w:ilvl w:val="0"/>
          <w:numId w:val="20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Inflammation:</w:t>
      </w:r>
      <w:r w:rsidDel="00000000" w:rsidR="00000000" w:rsidRPr="00000000">
        <w:rPr>
          <w:rFonts w:ascii="Times New Roman" w:cs="Times New Roman" w:eastAsia="Times New Roman" w:hAnsi="Times New Roman"/>
          <w:rtl w:val="0"/>
        </w:rPr>
        <w:t xml:space="preserve"> Possible gut and systemic inflammation in animal models</w:t>
        <w:br w:type="textWrapping"/>
      </w:r>
    </w:p>
    <w:p w:rsidR="00000000" w:rsidDel="00000000" w:rsidP="00000000" w:rsidRDefault="00000000" w:rsidRPr="00000000" w14:paraId="000016BC">
      <w:pPr>
        <w:numPr>
          <w:ilvl w:val="0"/>
          <w:numId w:val="20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evidence is limited but </w:t>
      </w:r>
      <w:r w:rsidDel="00000000" w:rsidR="00000000" w:rsidRPr="00000000">
        <w:rPr>
          <w:rFonts w:ascii="Times New Roman" w:cs="Times New Roman" w:eastAsia="Times New Roman" w:hAnsi="Times New Roman"/>
          <w:b w:val="1"/>
          <w:bCs w:val="1"/>
          <w:rtl w:val="0"/>
        </w:rPr>
        <w:t xml:space="preserve">caution is recommended</w:t>
      </w:r>
      <w:r w:rsidDel="00000000" w:rsidR="00000000" w:rsidRPr="00000000">
        <w:rPr>
          <w:rFonts w:ascii="Times New Roman" w:cs="Times New Roman" w:eastAsia="Times New Roman" w:hAnsi="Times New Roman"/>
          <w:rtl w:val="0"/>
        </w:rPr>
        <w:t xml:space="preserve">, especially for frequent consumption</w:t>
        <w:br w:type="textWrapping"/>
      </w:r>
    </w:p>
    <w:p w:rsidR="00000000" w:rsidDel="00000000" w:rsidP="00000000" w:rsidRDefault="00000000" w:rsidRPr="00000000" w14:paraId="000016B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rc5x5nh5kunk" w:id="743"/>
      <w:bookmarkEnd w:id="743"/>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6BF">
      <w:pPr>
        <w:numPr>
          <w:ilvl w:val="0"/>
          <w:numId w:val="41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Frostings, icings, and white chocolate</w:t>
        <w:br w:type="textWrapping"/>
      </w:r>
    </w:p>
    <w:p w:rsidR="00000000" w:rsidDel="00000000" w:rsidP="00000000" w:rsidRDefault="00000000" w:rsidRPr="00000000" w14:paraId="000016C0">
      <w:pPr>
        <w:numPr>
          <w:ilvl w:val="0"/>
          <w:numId w:val="41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Candy coatings, chewing gum, and marshmallows</w:t>
        <w:br w:type="textWrapping"/>
      </w:r>
    </w:p>
    <w:p w:rsidR="00000000" w:rsidDel="00000000" w:rsidP="00000000" w:rsidRDefault="00000000" w:rsidRPr="00000000" w14:paraId="000016C1">
      <w:pPr>
        <w:numPr>
          <w:ilvl w:val="0"/>
          <w:numId w:val="41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Processed dairy products (yogurt coatings, creamers)</w:t>
        <w:br w:type="textWrapping"/>
      </w:r>
    </w:p>
    <w:p w:rsidR="00000000" w:rsidDel="00000000" w:rsidP="00000000" w:rsidRDefault="00000000" w:rsidRPr="00000000" w14:paraId="000016C2">
      <w:pPr>
        <w:numPr>
          <w:ilvl w:val="0"/>
          <w:numId w:val="41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supplements and pharmaceuticals (capsules or pills)</w:t>
        <w:br w:type="textWrapping"/>
      </w:r>
    </w:p>
    <w:p w:rsidR="00000000" w:rsidDel="00000000" w:rsidP="00000000" w:rsidRDefault="00000000" w:rsidRPr="00000000" w14:paraId="000016C3">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6C4">
      <w:pPr>
        <w:numPr>
          <w:ilvl w:val="0"/>
          <w:numId w:val="76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Titanium dioxide</w:t>
        <w:br w:type="textWrapping"/>
      </w:r>
    </w:p>
    <w:p w:rsidR="00000000" w:rsidDel="00000000" w:rsidP="00000000" w:rsidRDefault="00000000" w:rsidRPr="00000000" w14:paraId="000016C5">
      <w:pPr>
        <w:numPr>
          <w:ilvl w:val="0"/>
          <w:numId w:val="76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TiO₂</w:t>
        <w:br w:type="textWrapping"/>
      </w:r>
    </w:p>
    <w:p w:rsidR="00000000" w:rsidDel="00000000" w:rsidP="00000000" w:rsidRDefault="00000000" w:rsidRPr="00000000" w14:paraId="000016C6">
      <w:pPr>
        <w:numPr>
          <w:ilvl w:val="0"/>
          <w:numId w:val="76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E171</w:t>
      </w:r>
    </w:p>
    <w:p w:rsidR="00000000" w:rsidDel="00000000" w:rsidP="00000000" w:rsidRDefault="00000000" w:rsidRPr="00000000" w14:paraId="000016C7">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C8">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Annatto</w:t>
      </w:r>
    </w:p>
    <w:p w:rsidR="00000000" w:rsidDel="00000000" w:rsidP="00000000" w:rsidRDefault="00000000" w:rsidRPr="00000000" w14:paraId="000016C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w2h853iiawdf" w:id="744"/>
      <w:bookmarkEnd w:id="744"/>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6CA">
      <w:pPr>
        <w:numPr>
          <w:ilvl w:val="0"/>
          <w:numId w:val="61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natural, </w:t>
      </w:r>
      <w:r w:rsidDel="00000000" w:rsidR="00000000" w:rsidRPr="00000000">
        <w:rPr>
          <w:rFonts w:ascii="Times New Roman" w:cs="Times New Roman" w:eastAsia="Times New Roman" w:hAnsi="Times New Roman"/>
          <w:b w:val="1"/>
          <w:bCs w:val="1"/>
          <w:rtl w:val="0"/>
        </w:rPr>
        <w:t xml:space="preserve">some people have allergic reactions</w:t>
        <w:br w:type="textWrapping"/>
      </w:r>
    </w:p>
    <w:p w:rsidR="00000000" w:rsidDel="00000000" w:rsidP="00000000" w:rsidRDefault="00000000" w:rsidRPr="00000000" w14:paraId="000016CB">
      <w:pPr>
        <w:numPr>
          <w:ilvl w:val="0"/>
          <w:numId w:val="61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occasionally cause </w:t>
      </w:r>
      <w:r w:rsidDel="00000000" w:rsidR="00000000" w:rsidRPr="00000000">
        <w:rPr>
          <w:rFonts w:ascii="Times New Roman" w:cs="Times New Roman" w:eastAsia="Times New Roman" w:hAnsi="Times New Roman"/>
          <w:b w:val="1"/>
          <w:bCs w:val="1"/>
          <w:rtl w:val="0"/>
        </w:rPr>
        <w:t xml:space="preserve">skin rashes, asthma, or GI upset</w:t>
      </w:r>
      <w:r w:rsidDel="00000000" w:rsidR="00000000" w:rsidRPr="00000000">
        <w:rPr>
          <w:rFonts w:ascii="Times New Roman" w:cs="Times New Roman" w:eastAsia="Times New Roman" w:hAnsi="Times New Roman"/>
          <w:rtl w:val="0"/>
        </w:rPr>
        <w:t xml:space="preserve"> in sensitive individuals</w:t>
        <w:br w:type="textWrapping"/>
      </w:r>
    </w:p>
    <w:p w:rsidR="00000000" w:rsidDel="00000000" w:rsidP="00000000" w:rsidRDefault="00000000" w:rsidRPr="00000000" w14:paraId="000016CC">
      <w:pPr>
        <w:numPr>
          <w:ilvl w:val="0"/>
          <w:numId w:val="61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be processed with </w:t>
      </w:r>
      <w:r w:rsidDel="00000000" w:rsidR="00000000" w:rsidRPr="00000000">
        <w:rPr>
          <w:rFonts w:ascii="Times New Roman" w:cs="Times New Roman" w:eastAsia="Times New Roman" w:hAnsi="Times New Roman"/>
          <w:b w:val="1"/>
          <w:bCs w:val="1"/>
          <w:rtl w:val="0"/>
        </w:rPr>
        <w:t xml:space="preserve">solvents or carriers</w:t>
      </w:r>
      <w:r w:rsidDel="00000000" w:rsidR="00000000" w:rsidRPr="00000000">
        <w:rPr>
          <w:rFonts w:ascii="Times New Roman" w:cs="Times New Roman" w:eastAsia="Times New Roman" w:hAnsi="Times New Roman"/>
          <w:rtl w:val="0"/>
        </w:rPr>
        <w:t xml:space="preserve"> for industrial use, which some people prefer to avoid</w:t>
        <w:br w:type="textWrapping"/>
      </w:r>
    </w:p>
    <w:p w:rsidR="00000000" w:rsidDel="00000000" w:rsidP="00000000" w:rsidRDefault="00000000" w:rsidRPr="00000000" w14:paraId="000016CD">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mainly for </w:t>
      </w:r>
      <w:r w:rsidDel="00000000" w:rsidR="00000000" w:rsidRPr="00000000">
        <w:rPr>
          <w:rFonts w:ascii="Times New Roman" w:cs="Times New Roman" w:eastAsia="Times New Roman" w:hAnsi="Times New Roman"/>
          <w:b w:val="1"/>
          <w:bCs w:val="1"/>
          <w:rtl w:val="0"/>
        </w:rPr>
        <w:t xml:space="preserve">allergy potential and processing concerns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6C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b9ovp03w030z" w:id="745"/>
      <w:bookmarkEnd w:id="745"/>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6D0">
      <w:pPr>
        <w:numPr>
          <w:ilvl w:val="0"/>
          <w:numId w:val="115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pigment extracted from </w:t>
      </w:r>
      <w:r w:rsidDel="00000000" w:rsidR="00000000" w:rsidRPr="00000000">
        <w:rPr>
          <w:rFonts w:ascii="Times New Roman" w:cs="Times New Roman" w:eastAsia="Times New Roman" w:hAnsi="Times New Roman"/>
          <w:b w:val="1"/>
          <w:bCs w:val="1"/>
          <w:rtl w:val="0"/>
        </w:rPr>
        <w:t xml:space="preserve">achiote seeds</w:t>
        <w:br w:type="textWrapping"/>
      </w:r>
    </w:p>
    <w:p w:rsidR="00000000" w:rsidDel="00000000" w:rsidP="00000000" w:rsidRDefault="00000000" w:rsidRPr="00000000" w14:paraId="000016D1">
      <w:pPr>
        <w:numPr>
          <w:ilvl w:val="0"/>
          <w:numId w:val="115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Produces </w:t>
      </w:r>
      <w:r w:rsidDel="00000000" w:rsidR="00000000" w:rsidRPr="00000000">
        <w:rPr>
          <w:rFonts w:ascii="Times New Roman" w:cs="Times New Roman" w:eastAsia="Times New Roman" w:hAnsi="Times New Roman"/>
          <w:b w:val="1"/>
          <w:bCs w:val="1"/>
          <w:rtl w:val="0"/>
        </w:rPr>
        <w:t xml:space="preserve">yellow to orange color</w:t>
      </w:r>
      <w:r w:rsidDel="00000000" w:rsidR="00000000" w:rsidRPr="00000000">
        <w:rPr>
          <w:rFonts w:ascii="Times New Roman" w:cs="Times New Roman" w:eastAsia="Times New Roman" w:hAnsi="Times New Roman"/>
          <w:rtl w:val="0"/>
        </w:rPr>
        <w:t xml:space="preserve"> in foods</w:t>
        <w:br w:type="textWrapping"/>
      </w:r>
    </w:p>
    <w:p w:rsidR="00000000" w:rsidDel="00000000" w:rsidP="00000000" w:rsidRDefault="00000000" w:rsidRPr="00000000" w14:paraId="000016D2">
      <w:pPr>
        <w:numPr>
          <w:ilvl w:val="0"/>
          <w:numId w:val="115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used in powder, oil, or water-soluble form</w:t>
        <w:br w:type="textWrapping"/>
      </w:r>
    </w:p>
    <w:p w:rsidR="00000000" w:rsidDel="00000000" w:rsidP="00000000" w:rsidRDefault="00000000" w:rsidRPr="00000000" w14:paraId="000016D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al0y0jtqwzrv" w:id="746"/>
      <w:bookmarkEnd w:id="746"/>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6D5">
      <w:pPr>
        <w:numPr>
          <w:ilvl w:val="0"/>
          <w:numId w:val="46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natural yellow-orange color</w:t>
      </w:r>
      <w:r w:rsidDel="00000000" w:rsidR="00000000" w:rsidRPr="00000000">
        <w:rPr>
          <w:rFonts w:ascii="Times New Roman" w:cs="Times New Roman" w:eastAsia="Times New Roman" w:hAnsi="Times New Roman"/>
          <w:rtl w:val="0"/>
        </w:rPr>
        <w:t xml:space="preserve"> to cheese, butter, snacks, and beverages</w:t>
        <w:br w:type="textWrapping"/>
      </w:r>
    </w:p>
    <w:p w:rsidR="00000000" w:rsidDel="00000000" w:rsidP="00000000" w:rsidRDefault="00000000" w:rsidRPr="00000000" w14:paraId="000016D6">
      <w:pPr>
        <w:numPr>
          <w:ilvl w:val="0"/>
          <w:numId w:val="46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Marketed as a </w:t>
      </w:r>
      <w:r w:rsidDel="00000000" w:rsidR="00000000" w:rsidRPr="00000000">
        <w:rPr>
          <w:rFonts w:ascii="Times New Roman" w:cs="Times New Roman" w:eastAsia="Times New Roman" w:hAnsi="Times New Roman"/>
          <w:b w:val="1"/>
          <w:bCs w:val="1"/>
          <w:rtl w:val="0"/>
        </w:rPr>
        <w:t xml:space="preserve">“natural” alternative to synthetic dyes</w:t>
        <w:br w:type="textWrapping"/>
      </w:r>
    </w:p>
    <w:p w:rsidR="00000000" w:rsidDel="00000000" w:rsidP="00000000" w:rsidRDefault="00000000" w:rsidRPr="00000000" w14:paraId="000016D7">
      <w:pPr>
        <w:numPr>
          <w:ilvl w:val="0"/>
          <w:numId w:val="46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and inexpensive for coloring large-scale products</w:t>
        <w:br w:type="textWrapping"/>
      </w:r>
    </w:p>
    <w:p w:rsidR="00000000" w:rsidDel="00000000" w:rsidP="00000000" w:rsidRDefault="00000000" w:rsidRPr="00000000" w14:paraId="000016D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ynfbrx33rj0s" w:id="747"/>
      <w:bookmarkEnd w:id="747"/>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6DA">
      <w:pPr>
        <w:numPr>
          <w:ilvl w:val="0"/>
          <w:numId w:val="11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 </w:t>
      </w:r>
      <w:r w:rsidDel="00000000" w:rsidR="00000000" w:rsidRPr="00000000">
        <w:rPr>
          <w:rFonts w:ascii="Times New Roman" w:cs="Times New Roman" w:eastAsia="Times New Roman" w:hAnsi="Times New Roman"/>
          <w:b w:val="1"/>
          <w:bCs w:val="1"/>
          <w:rtl w:val="0"/>
        </w:rPr>
        <w:t xml:space="preserve">allergic reactions</w:t>
        <w:br w:type="textWrapping"/>
      </w:r>
    </w:p>
    <w:p w:rsidR="00000000" w:rsidDel="00000000" w:rsidP="00000000" w:rsidRDefault="00000000" w:rsidRPr="00000000" w14:paraId="000016DB">
      <w:pPr>
        <w:numPr>
          <w:ilvl w:val="0"/>
          <w:numId w:val="11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Occasionally combined with </w:t>
      </w:r>
      <w:r w:rsidDel="00000000" w:rsidR="00000000" w:rsidRPr="00000000">
        <w:rPr>
          <w:rFonts w:ascii="Times New Roman" w:cs="Times New Roman" w:eastAsia="Times New Roman" w:hAnsi="Times New Roman"/>
          <w:b w:val="1"/>
          <w:bCs w:val="1"/>
          <w:rtl w:val="0"/>
        </w:rPr>
        <w:t xml:space="preserve">processing agents or carriers</w:t>
        <w:br w:type="textWrapping"/>
      </w:r>
    </w:p>
    <w:p w:rsidR="00000000" w:rsidDel="00000000" w:rsidP="00000000" w:rsidRDefault="00000000" w:rsidRPr="00000000" w14:paraId="000016DC">
      <w:pPr>
        <w:numPr>
          <w:ilvl w:val="0"/>
          <w:numId w:val="11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Usually safe, but caution in patients with </w:t>
      </w:r>
      <w:r w:rsidDel="00000000" w:rsidR="00000000" w:rsidRPr="00000000">
        <w:rPr>
          <w:rFonts w:ascii="Times New Roman" w:cs="Times New Roman" w:eastAsia="Times New Roman" w:hAnsi="Times New Roman"/>
          <w:b w:val="1"/>
          <w:bCs w:val="1"/>
          <w:rtl w:val="0"/>
        </w:rPr>
        <w:t xml:space="preserve">multiple sensitivities</w:t>
        <w:br w:type="textWrapping"/>
      </w:r>
    </w:p>
    <w:p w:rsidR="00000000" w:rsidDel="00000000" w:rsidP="00000000" w:rsidRDefault="00000000" w:rsidRPr="00000000" w14:paraId="000016D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pnh23d44rhnx" w:id="748"/>
      <w:bookmarkEnd w:id="748"/>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6DF">
      <w:pPr>
        <w:numPr>
          <w:ilvl w:val="0"/>
          <w:numId w:val="96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Metabolized normally; </w:t>
      </w:r>
      <w:r w:rsidDel="00000000" w:rsidR="00000000" w:rsidRPr="00000000">
        <w:rPr>
          <w:rFonts w:ascii="Times New Roman" w:cs="Times New Roman" w:eastAsia="Times New Roman" w:hAnsi="Times New Roman"/>
          <w:b w:val="1"/>
          <w:bCs w:val="1"/>
          <w:rtl w:val="0"/>
        </w:rPr>
        <w:t xml:space="preserve">minimal gut or systemic impact</w:t>
        <w:br w:type="textWrapping"/>
      </w:r>
    </w:p>
    <w:p w:rsidR="00000000" w:rsidDel="00000000" w:rsidP="00000000" w:rsidRDefault="00000000" w:rsidRPr="00000000" w14:paraId="000016E0">
      <w:pPr>
        <w:numPr>
          <w:ilvl w:val="0"/>
          <w:numId w:val="96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Allergic reactions rare but possible</w:t>
        <w:br w:type="textWrapping"/>
      </w:r>
    </w:p>
    <w:p w:rsidR="00000000" w:rsidDel="00000000" w:rsidP="00000000" w:rsidRDefault="00000000" w:rsidRPr="00000000" w14:paraId="000016E1">
      <w:pPr>
        <w:numPr>
          <w:ilvl w:val="0"/>
          <w:numId w:val="96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significant metabolic effects</w:t>
        <w:br w:type="textWrapping"/>
      </w:r>
    </w:p>
    <w:p w:rsidR="00000000" w:rsidDel="00000000" w:rsidP="00000000" w:rsidRDefault="00000000" w:rsidRPr="00000000" w14:paraId="000016E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4aqyn36iwrwl" w:id="749"/>
      <w:bookmarkEnd w:id="749"/>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6E4">
      <w:pPr>
        <w:numPr>
          <w:ilvl w:val="0"/>
          <w:numId w:val="88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strong evidence linking annatto to chronic disease</w:t>
        <w:br w:type="textWrapping"/>
      </w:r>
    </w:p>
    <w:p w:rsidR="00000000" w:rsidDel="00000000" w:rsidP="00000000" w:rsidRDefault="00000000" w:rsidRPr="00000000" w14:paraId="000016E5">
      <w:pPr>
        <w:numPr>
          <w:ilvl w:val="0"/>
          <w:numId w:val="88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Primarily </w:t>
      </w:r>
      <w:r w:rsidDel="00000000" w:rsidR="00000000" w:rsidRPr="00000000">
        <w:rPr>
          <w:rFonts w:ascii="Times New Roman" w:cs="Times New Roman" w:eastAsia="Times New Roman" w:hAnsi="Times New Roman"/>
          <w:b w:val="1"/>
          <w:bCs w:val="1"/>
          <w:rtl w:val="0"/>
        </w:rPr>
        <w:t xml:space="preserve">food allergy concern</w:t>
      </w:r>
      <w:r w:rsidDel="00000000" w:rsidR="00000000" w:rsidRPr="00000000">
        <w:rPr>
          <w:rFonts w:ascii="Times New Roman" w:cs="Times New Roman" w:eastAsia="Times New Roman" w:hAnsi="Times New Roman"/>
          <w:rtl w:val="0"/>
        </w:rPr>
        <w:t xml:space="preserve"> in sensitive individuals</w:t>
        <w:br w:type="textWrapping"/>
      </w:r>
    </w:p>
    <w:p w:rsidR="00000000" w:rsidDel="00000000" w:rsidP="00000000" w:rsidRDefault="00000000" w:rsidRPr="00000000" w14:paraId="000016E6">
      <w:pPr>
        <w:numPr>
          <w:ilvl w:val="0"/>
          <w:numId w:val="88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cause mild GI upset or skin reactions in rare cases</w:t>
        <w:br w:type="textWrapping"/>
      </w:r>
    </w:p>
    <w:p w:rsidR="00000000" w:rsidDel="00000000" w:rsidP="00000000" w:rsidRDefault="00000000" w:rsidRPr="00000000" w14:paraId="000016E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v1d1j9mirma7" w:id="750"/>
      <w:bookmarkEnd w:id="750"/>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6E9">
      <w:pPr>
        <w:numPr>
          <w:ilvl w:val="0"/>
          <w:numId w:val="73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cheeses (cheddar, Red Leicester, Colby)</w:t>
        <w:br w:type="textWrapping"/>
      </w:r>
    </w:p>
    <w:p w:rsidR="00000000" w:rsidDel="00000000" w:rsidP="00000000" w:rsidRDefault="00000000" w:rsidRPr="00000000" w14:paraId="000016EA">
      <w:pPr>
        <w:numPr>
          <w:ilvl w:val="0"/>
          <w:numId w:val="73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Butter, margarine, and spreads</w:t>
        <w:br w:type="textWrapping"/>
      </w:r>
    </w:p>
    <w:p w:rsidR="00000000" w:rsidDel="00000000" w:rsidP="00000000" w:rsidRDefault="00000000" w:rsidRPr="00000000" w14:paraId="000016EB">
      <w:pPr>
        <w:numPr>
          <w:ilvl w:val="0"/>
          <w:numId w:val="73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Snacks and cereals</w:t>
        <w:br w:type="textWrapping"/>
      </w:r>
    </w:p>
    <w:p w:rsidR="00000000" w:rsidDel="00000000" w:rsidP="00000000" w:rsidRDefault="00000000" w:rsidRPr="00000000" w14:paraId="000016EC">
      <w:pPr>
        <w:numPr>
          <w:ilvl w:val="0"/>
          <w:numId w:val="73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Beverages and processed foods labeled “colored with annatto”</w:t>
        <w:br w:type="textWrapping"/>
      </w:r>
    </w:p>
    <w:p w:rsidR="00000000" w:rsidDel="00000000" w:rsidP="00000000" w:rsidRDefault="00000000" w:rsidRPr="00000000" w14:paraId="000016ED">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6EE">
      <w:pPr>
        <w:numPr>
          <w:ilvl w:val="0"/>
          <w:numId w:val="63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Annatto</w:t>
        <w:br w:type="textWrapping"/>
      </w:r>
    </w:p>
    <w:p w:rsidR="00000000" w:rsidDel="00000000" w:rsidP="00000000" w:rsidRDefault="00000000" w:rsidRPr="00000000" w14:paraId="000016EF">
      <w:pPr>
        <w:numPr>
          <w:ilvl w:val="0"/>
          <w:numId w:val="63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E160b</w:t>
        <w:br w:type="textWrapping"/>
      </w:r>
    </w:p>
    <w:p w:rsidR="00000000" w:rsidDel="00000000" w:rsidP="00000000" w:rsidRDefault="00000000" w:rsidRPr="00000000" w14:paraId="000016F0">
      <w:pPr>
        <w:numPr>
          <w:ilvl w:val="0"/>
          <w:numId w:val="63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Achiote extract</w:t>
        <w:br w:type="textWrapping"/>
      </w:r>
    </w:p>
    <w:p w:rsidR="00000000" w:rsidDel="00000000" w:rsidP="00000000" w:rsidRDefault="00000000" w:rsidRPr="00000000" w14:paraId="000016F1">
      <w:pPr>
        <w:numPr>
          <w:ilvl w:val="0"/>
          <w:numId w:val="63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coloring</w:t>
      </w:r>
    </w:p>
    <w:p w:rsidR="00000000" w:rsidDel="00000000" w:rsidP="00000000" w:rsidRDefault="00000000" w:rsidRPr="00000000" w14:paraId="000016F2">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F3">
      <w:pPr>
        <w:pStyle w:val="Heading2"/>
        <w:keepNext w:val="0"/>
        <w:keepLines w:val="0"/>
        <w:spacing w:after="0" w:before="200" w:line="211.05847058823528" w:lineRule="auto"/>
        <w:rPr>
          <w:rFonts w:ascii="Calibri" w:cs="Calibri" w:eastAsia="Calibri" w:hAnsi="Calibri"/>
          <w:b w:val="1"/>
          <w:bCs w:val="1"/>
          <w:color w:val="0000ff"/>
          <w:sz w:val="40"/>
          <w:szCs w:val="40"/>
          <w:u w:val="single"/>
        </w:rPr>
      </w:pPr>
      <w:bookmarkStart w:colFirst="0" w:colLast="0" w:name="_n7curpr21xzx" w:id="751"/>
      <w:bookmarkEnd w:id="751"/>
      <w:r w:rsidDel="00000000" w:rsidR="00000000" w:rsidRPr="00000000">
        <w:rPr>
          <w:rFonts w:ascii="Calibri" w:cs="Calibri" w:eastAsia="Calibri" w:hAnsi="Calibri"/>
          <w:b w:val="1"/>
          <w:bCs w:val="1"/>
          <w:color w:val="0000ff"/>
          <w:sz w:val="40"/>
          <w:szCs w:val="40"/>
          <w:u w:val="single"/>
          <w:rtl w:val="0"/>
        </w:rPr>
        <w:t xml:space="preserve">Synthetic Vitamins &amp; Fortification Agents</w:t>
      </w:r>
    </w:p>
    <w:p w:rsidR="00000000" w:rsidDel="00000000" w:rsidP="00000000" w:rsidRDefault="00000000" w:rsidRPr="00000000" w14:paraId="000016F4">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Vitamin A palmitate</w:t>
      </w:r>
    </w:p>
    <w:p w:rsidR="00000000" w:rsidDel="00000000" w:rsidP="00000000" w:rsidRDefault="00000000" w:rsidRPr="00000000" w14:paraId="000016F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hxi5nmyx182k" w:id="752"/>
      <w:bookmarkEnd w:id="752"/>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6F6">
      <w:pPr>
        <w:numPr>
          <w:ilvl w:val="0"/>
          <w:numId w:val="69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Synthetic form of vitamin A → concerns about over-fortification</w:t>
        <w:br w:type="textWrapping"/>
      </w:r>
    </w:p>
    <w:p w:rsidR="00000000" w:rsidDel="00000000" w:rsidP="00000000" w:rsidRDefault="00000000" w:rsidRPr="00000000" w14:paraId="000016F7">
      <w:pPr>
        <w:numPr>
          <w:ilvl w:val="0"/>
          <w:numId w:val="69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Can accumulate in the body → </w:t>
      </w:r>
      <w:r w:rsidDel="00000000" w:rsidR="00000000" w:rsidRPr="00000000">
        <w:rPr>
          <w:rFonts w:ascii="Times New Roman" w:cs="Times New Roman" w:eastAsia="Times New Roman" w:hAnsi="Times New Roman"/>
          <w:b w:val="1"/>
          <w:bCs w:val="1"/>
          <w:rtl w:val="0"/>
        </w:rPr>
        <w:t xml:space="preserve">risk of hypervitaminosis A</w:t>
      </w:r>
      <w:r w:rsidDel="00000000" w:rsidR="00000000" w:rsidRPr="00000000">
        <w:rPr>
          <w:rFonts w:ascii="Times New Roman" w:cs="Times New Roman" w:eastAsia="Times New Roman" w:hAnsi="Times New Roman"/>
          <w:rtl w:val="0"/>
        </w:rPr>
        <w:t xml:space="preserve"> if consumed in excess</w:t>
        <w:br w:type="textWrapping"/>
      </w:r>
    </w:p>
    <w:p w:rsidR="00000000" w:rsidDel="00000000" w:rsidP="00000000" w:rsidRDefault="00000000" w:rsidRPr="00000000" w14:paraId="000016F8">
      <w:pPr>
        <w:numPr>
          <w:ilvl w:val="0"/>
          <w:numId w:val="69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added to </w:t>
      </w:r>
      <w:r w:rsidDel="00000000" w:rsidR="00000000" w:rsidRPr="00000000">
        <w:rPr>
          <w:rFonts w:ascii="Times New Roman" w:cs="Times New Roman" w:eastAsia="Times New Roman" w:hAnsi="Times New Roman"/>
          <w:b w:val="1"/>
          <w:bCs w:val="1"/>
          <w:rtl w:val="0"/>
        </w:rPr>
        <w:t xml:space="preserve">processed foods, breakfast cereals, and fortified snacks</w:t>
        <w:br w:type="textWrapping"/>
      </w:r>
    </w:p>
    <w:p w:rsidR="00000000" w:rsidDel="00000000" w:rsidP="00000000" w:rsidRDefault="00000000" w:rsidRPr="00000000" w14:paraId="000016F9">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mainly for </w:t>
      </w:r>
      <w:r w:rsidDel="00000000" w:rsidR="00000000" w:rsidRPr="00000000">
        <w:rPr>
          <w:rFonts w:ascii="Times New Roman" w:cs="Times New Roman" w:eastAsia="Times New Roman" w:hAnsi="Times New Roman"/>
          <w:b w:val="1"/>
          <w:bCs w:val="1"/>
          <w:rtl w:val="0"/>
        </w:rPr>
        <w:t xml:space="preserve">toxicity risk in high doses and synthetic origin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6F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l7zxf5qbwi3e" w:id="753"/>
      <w:bookmarkEnd w:id="753"/>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6FC">
      <w:pPr>
        <w:numPr>
          <w:ilvl w:val="0"/>
          <w:numId w:val="106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Ester of retinol (vitamin A) and palmitic acid</w:t>
        <w:br w:type="textWrapping"/>
      </w:r>
    </w:p>
    <w:p w:rsidR="00000000" w:rsidDel="00000000" w:rsidP="00000000" w:rsidRDefault="00000000" w:rsidRPr="00000000" w14:paraId="000016FD">
      <w:pPr>
        <w:numPr>
          <w:ilvl w:val="0"/>
          <w:numId w:val="106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Fat-soluble vitamin important for </w:t>
      </w:r>
      <w:r w:rsidDel="00000000" w:rsidR="00000000" w:rsidRPr="00000000">
        <w:rPr>
          <w:rFonts w:ascii="Times New Roman" w:cs="Times New Roman" w:eastAsia="Times New Roman" w:hAnsi="Times New Roman"/>
          <w:b w:val="1"/>
          <w:bCs w:val="1"/>
          <w:rtl w:val="0"/>
        </w:rPr>
        <w:t xml:space="preserve">vision, immune function, and skin health</w:t>
        <w:br w:type="textWrapping"/>
      </w:r>
    </w:p>
    <w:p w:rsidR="00000000" w:rsidDel="00000000" w:rsidP="00000000" w:rsidRDefault="00000000" w:rsidRPr="00000000" w14:paraId="000016FE">
      <w:pPr>
        <w:numPr>
          <w:ilvl w:val="0"/>
          <w:numId w:val="106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More stable than natural vitamin A → used in fortified foods and supplements</w:t>
        <w:br w:type="textWrapping"/>
      </w:r>
    </w:p>
    <w:p w:rsidR="00000000" w:rsidDel="00000000" w:rsidP="00000000" w:rsidRDefault="00000000" w:rsidRPr="00000000" w14:paraId="000016F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34yeawa89ruh" w:id="754"/>
      <w:bookmarkEnd w:id="754"/>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701">
      <w:pPr>
        <w:numPr>
          <w:ilvl w:val="0"/>
          <w:numId w:val="14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Fortification:</w:t>
      </w:r>
      <w:r w:rsidDel="00000000" w:rsidR="00000000" w:rsidRPr="00000000">
        <w:rPr>
          <w:rFonts w:ascii="Times New Roman" w:cs="Times New Roman" w:eastAsia="Times New Roman" w:hAnsi="Times New Roman"/>
          <w:rtl w:val="0"/>
        </w:rPr>
        <w:t xml:space="preserve"> prevents vitamin A deficiency in populations</w:t>
        <w:br w:type="textWrapping"/>
      </w:r>
    </w:p>
    <w:p w:rsidR="00000000" w:rsidDel="00000000" w:rsidP="00000000" w:rsidRDefault="00000000" w:rsidRPr="00000000" w14:paraId="00001702">
      <w:pPr>
        <w:numPr>
          <w:ilvl w:val="0"/>
          <w:numId w:val="14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nutritional value</w:t>
      </w:r>
      <w:r w:rsidDel="00000000" w:rsidR="00000000" w:rsidRPr="00000000">
        <w:rPr>
          <w:rFonts w:ascii="Times New Roman" w:cs="Times New Roman" w:eastAsia="Times New Roman" w:hAnsi="Times New Roman"/>
          <w:rtl w:val="0"/>
        </w:rPr>
        <w:t xml:space="preserve"> to cereals, dairy, and processed foods</w:t>
        <w:br w:type="textWrapping"/>
      </w:r>
    </w:p>
    <w:p w:rsidR="00000000" w:rsidDel="00000000" w:rsidP="00000000" w:rsidRDefault="00000000" w:rsidRPr="00000000" w14:paraId="00001703">
      <w:pPr>
        <w:numPr>
          <w:ilvl w:val="0"/>
          <w:numId w:val="14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during </w:t>
      </w:r>
      <w:r w:rsidDel="00000000" w:rsidR="00000000" w:rsidRPr="00000000">
        <w:rPr>
          <w:rFonts w:ascii="Times New Roman" w:cs="Times New Roman" w:eastAsia="Times New Roman" w:hAnsi="Times New Roman"/>
          <w:b w:val="1"/>
          <w:bCs w:val="1"/>
          <w:rtl w:val="0"/>
        </w:rPr>
        <w:t xml:space="preserve">processing, storage, and cooking</w:t>
        <w:br w:type="textWrapping"/>
      </w:r>
    </w:p>
    <w:p w:rsidR="00000000" w:rsidDel="00000000" w:rsidP="00000000" w:rsidRDefault="00000000" w:rsidRPr="00000000" w14:paraId="0000170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4s12288d9yoq" w:id="755"/>
      <w:bookmarkEnd w:id="755"/>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706">
      <w:pPr>
        <w:numPr>
          <w:ilvl w:val="0"/>
          <w:numId w:val="73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of </w:t>
      </w:r>
      <w:r w:rsidDel="00000000" w:rsidR="00000000" w:rsidRPr="00000000">
        <w:rPr>
          <w:rFonts w:ascii="Times New Roman" w:cs="Times New Roman" w:eastAsia="Times New Roman" w:hAnsi="Times New Roman"/>
          <w:b w:val="1"/>
          <w:bCs w:val="1"/>
          <w:rtl w:val="0"/>
        </w:rPr>
        <w:t xml:space="preserve">overconsumption</w:t>
      </w:r>
      <w:r w:rsidDel="00000000" w:rsidR="00000000" w:rsidRPr="00000000">
        <w:rPr>
          <w:rFonts w:ascii="Times New Roman" w:cs="Times New Roman" w:eastAsia="Times New Roman" w:hAnsi="Times New Roman"/>
          <w:rtl w:val="0"/>
        </w:rPr>
        <w:t xml:space="preserve"> if combined with supplements and fortified foods</w:t>
        <w:br w:type="textWrapping"/>
      </w:r>
    </w:p>
    <w:p w:rsidR="00000000" w:rsidDel="00000000" w:rsidP="00000000" w:rsidRDefault="00000000" w:rsidRPr="00000000" w14:paraId="00001707">
      <w:pPr>
        <w:numPr>
          <w:ilvl w:val="0"/>
          <w:numId w:val="73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Fat-soluble → accumulates in </w:t>
      </w:r>
      <w:r w:rsidDel="00000000" w:rsidR="00000000" w:rsidRPr="00000000">
        <w:rPr>
          <w:rFonts w:ascii="Times New Roman" w:cs="Times New Roman" w:eastAsia="Times New Roman" w:hAnsi="Times New Roman"/>
          <w:b w:val="1"/>
          <w:bCs w:val="1"/>
          <w:rtl w:val="0"/>
        </w:rPr>
        <w:t xml:space="preserve">liver</w:t>
      </w:r>
      <w:r w:rsidDel="00000000" w:rsidR="00000000" w:rsidRPr="00000000">
        <w:rPr>
          <w:rFonts w:ascii="Cardo" w:cs="Cardo" w:eastAsia="Cardo" w:hAnsi="Cardo"/>
          <w:rtl w:val="0"/>
        </w:rPr>
        <w:t xml:space="preserve"> → toxicity possible</w:t>
        <w:br w:type="textWrapping"/>
      </w:r>
    </w:p>
    <w:p w:rsidR="00000000" w:rsidDel="00000000" w:rsidP="00000000" w:rsidRDefault="00000000" w:rsidRPr="00000000" w14:paraId="00001708">
      <w:pPr>
        <w:numPr>
          <w:ilvl w:val="0"/>
          <w:numId w:val="73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 </w:t>
      </w:r>
      <w:r w:rsidDel="00000000" w:rsidR="00000000" w:rsidRPr="00000000">
        <w:rPr>
          <w:rFonts w:ascii="Times New Roman" w:cs="Times New Roman" w:eastAsia="Times New Roman" w:hAnsi="Times New Roman"/>
          <w:b w:val="1"/>
          <w:bCs w:val="1"/>
          <w:rtl w:val="0"/>
        </w:rPr>
        <w:t xml:space="preserve">obtaining vitamin A from whole foods</w:t>
      </w:r>
      <w:r w:rsidDel="00000000" w:rsidR="00000000" w:rsidRPr="00000000">
        <w:rPr>
          <w:rFonts w:ascii="Times New Roman" w:cs="Times New Roman" w:eastAsia="Times New Roman" w:hAnsi="Times New Roman"/>
          <w:rtl w:val="0"/>
        </w:rPr>
        <w:t xml:space="preserve"> (carrots, sweet potatoes, leafy greens, liver)</w:t>
        <w:br w:type="textWrapping"/>
      </w:r>
    </w:p>
    <w:p w:rsidR="00000000" w:rsidDel="00000000" w:rsidP="00000000" w:rsidRDefault="00000000" w:rsidRPr="00000000" w14:paraId="0000170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f0aw58g4zxxw" w:id="756"/>
      <w:bookmarkEnd w:id="756"/>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70B">
      <w:pPr>
        <w:numPr>
          <w:ilvl w:val="0"/>
          <w:numId w:val="9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Converted to </w:t>
      </w:r>
      <w:r w:rsidDel="00000000" w:rsidR="00000000" w:rsidRPr="00000000">
        <w:rPr>
          <w:rFonts w:ascii="Times New Roman" w:cs="Times New Roman" w:eastAsia="Times New Roman" w:hAnsi="Times New Roman"/>
          <w:b w:val="1"/>
          <w:bCs w:val="1"/>
          <w:rtl w:val="0"/>
        </w:rPr>
        <w:t xml:space="preserve">retinol</w:t>
      </w:r>
      <w:r w:rsidDel="00000000" w:rsidR="00000000" w:rsidRPr="00000000">
        <w:rPr>
          <w:rFonts w:ascii="Cardo" w:cs="Cardo" w:eastAsia="Cardo" w:hAnsi="Cardo"/>
          <w:rtl w:val="0"/>
        </w:rPr>
        <w:t xml:space="preserve"> → used in vision, immune, and epithelial functions</w:t>
        <w:br w:type="textWrapping"/>
      </w:r>
    </w:p>
    <w:p w:rsidR="00000000" w:rsidDel="00000000" w:rsidP="00000000" w:rsidRDefault="00000000" w:rsidRPr="00000000" w14:paraId="0000170C">
      <w:pPr>
        <w:numPr>
          <w:ilvl w:val="0"/>
          <w:numId w:val="9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 is stored in the liver</w:t>
        <w:br w:type="textWrapping"/>
      </w:r>
    </w:p>
    <w:p w:rsidR="00000000" w:rsidDel="00000000" w:rsidP="00000000" w:rsidRDefault="00000000" w:rsidRPr="00000000" w14:paraId="0000170D">
      <w:pPr>
        <w:numPr>
          <w:ilvl w:val="0"/>
          <w:numId w:val="9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 symptoms (rare at normal intake): nausea, dizziness, liver damage, hair loss, bone pain</w:t>
        <w:br w:type="textWrapping"/>
      </w:r>
    </w:p>
    <w:p w:rsidR="00000000" w:rsidDel="00000000" w:rsidP="00000000" w:rsidRDefault="00000000" w:rsidRPr="00000000" w14:paraId="0000170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oo0lepph0j1b" w:id="757"/>
      <w:bookmarkEnd w:id="757"/>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710">
      <w:pPr>
        <w:numPr>
          <w:ilvl w:val="0"/>
          <w:numId w:val="17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Hypervitaminosis A</w:t>
      </w:r>
      <w:r w:rsidDel="00000000" w:rsidR="00000000" w:rsidRPr="00000000">
        <w:rPr>
          <w:rFonts w:ascii="Times New Roman" w:cs="Times New Roman" w:eastAsia="Times New Roman" w:hAnsi="Times New Roman"/>
          <w:rtl w:val="0"/>
        </w:rPr>
        <w:t xml:space="preserve"> from excessive intake can cause liver toxicity, bone fragility, and neurological symptoms</w:t>
        <w:br w:type="textWrapping"/>
      </w:r>
    </w:p>
    <w:p w:rsidR="00000000" w:rsidDel="00000000" w:rsidP="00000000" w:rsidRDefault="00000000" w:rsidRPr="00000000" w14:paraId="00001711">
      <w:pPr>
        <w:numPr>
          <w:ilvl w:val="0"/>
          <w:numId w:val="17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direct link at </w:t>
      </w:r>
      <w:r w:rsidDel="00000000" w:rsidR="00000000" w:rsidRPr="00000000">
        <w:rPr>
          <w:rFonts w:ascii="Times New Roman" w:cs="Times New Roman" w:eastAsia="Times New Roman" w:hAnsi="Times New Roman"/>
          <w:b w:val="1"/>
          <w:bCs w:val="1"/>
          <w:rtl w:val="0"/>
        </w:rPr>
        <w:t xml:space="preserve">normal dietary levels</w:t>
        <w:br w:type="textWrapping"/>
      </w:r>
    </w:p>
    <w:p w:rsidR="00000000" w:rsidDel="00000000" w:rsidP="00000000" w:rsidRDefault="00000000" w:rsidRPr="00000000" w14:paraId="00001712">
      <w:pPr>
        <w:numPr>
          <w:ilvl w:val="0"/>
          <w:numId w:val="17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Generally safe when used in </w:t>
      </w:r>
      <w:r w:rsidDel="00000000" w:rsidR="00000000" w:rsidRPr="00000000">
        <w:rPr>
          <w:rFonts w:ascii="Times New Roman" w:cs="Times New Roman" w:eastAsia="Times New Roman" w:hAnsi="Times New Roman"/>
          <w:b w:val="1"/>
          <w:bCs w:val="1"/>
          <w:rtl w:val="0"/>
        </w:rPr>
        <w:t xml:space="preserve">recommended amounts</w:t>
        <w:br w:type="textWrapping"/>
      </w:r>
    </w:p>
    <w:p w:rsidR="00000000" w:rsidDel="00000000" w:rsidP="00000000" w:rsidRDefault="00000000" w:rsidRPr="00000000" w14:paraId="0000171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19i18juts05j" w:id="758"/>
      <w:bookmarkEnd w:id="758"/>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715">
      <w:pPr>
        <w:numPr>
          <w:ilvl w:val="0"/>
          <w:numId w:val="36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Fortified breakfast cereals</w:t>
        <w:br w:type="textWrapping"/>
      </w:r>
    </w:p>
    <w:p w:rsidR="00000000" w:rsidDel="00000000" w:rsidP="00000000" w:rsidRDefault="00000000" w:rsidRPr="00000000" w14:paraId="00001716">
      <w:pPr>
        <w:numPr>
          <w:ilvl w:val="0"/>
          <w:numId w:val="36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Margarine, dairy products, and infant formulas</w:t>
        <w:br w:type="textWrapping"/>
      </w:r>
    </w:p>
    <w:p w:rsidR="00000000" w:rsidDel="00000000" w:rsidP="00000000" w:rsidRDefault="00000000" w:rsidRPr="00000000" w14:paraId="00001717">
      <w:pPr>
        <w:numPr>
          <w:ilvl w:val="0"/>
          <w:numId w:val="36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Supplements (capsules, drops, gummies)</w:t>
        <w:br w:type="textWrapping"/>
      </w:r>
    </w:p>
    <w:p w:rsidR="00000000" w:rsidDel="00000000" w:rsidP="00000000" w:rsidRDefault="00000000" w:rsidRPr="00000000" w14:paraId="00001718">
      <w:pPr>
        <w:numPr>
          <w:ilvl w:val="0"/>
          <w:numId w:val="36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processed snack foods</w:t>
        <w:br w:type="textWrapping"/>
      </w:r>
    </w:p>
    <w:p w:rsidR="00000000" w:rsidDel="00000000" w:rsidP="00000000" w:rsidRDefault="00000000" w:rsidRPr="00000000" w14:paraId="00001719">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71A">
      <w:pPr>
        <w:numPr>
          <w:ilvl w:val="0"/>
          <w:numId w:val="50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Vitamin A Palmitate</w:t>
        <w:br w:type="textWrapping"/>
      </w:r>
    </w:p>
    <w:p w:rsidR="00000000" w:rsidDel="00000000" w:rsidP="00000000" w:rsidRDefault="00000000" w:rsidRPr="00000000" w14:paraId="0000171B">
      <w:pPr>
        <w:numPr>
          <w:ilvl w:val="0"/>
          <w:numId w:val="50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Retinyl Palmitate</w:t>
        <w:br w:type="textWrapping"/>
      </w:r>
    </w:p>
    <w:p w:rsidR="00000000" w:rsidDel="00000000" w:rsidP="00000000" w:rsidRDefault="00000000" w:rsidRPr="00000000" w14:paraId="0000171C">
      <w:pPr>
        <w:numPr>
          <w:ilvl w:val="0"/>
          <w:numId w:val="50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E160a</w:t>
      </w:r>
    </w:p>
    <w:p w:rsidR="00000000" w:rsidDel="00000000" w:rsidP="00000000" w:rsidRDefault="00000000" w:rsidRPr="00000000" w14:paraId="0000171D">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1E">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Vitamin D2</w:t>
      </w:r>
    </w:p>
    <w:p w:rsidR="00000000" w:rsidDel="00000000" w:rsidP="00000000" w:rsidRDefault="00000000" w:rsidRPr="00000000" w14:paraId="0000171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mvowfx14cctn" w:id="759"/>
      <w:bookmarkEnd w:id="759"/>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720">
      <w:pPr>
        <w:numPr>
          <w:ilvl w:val="0"/>
          <w:numId w:val="34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or isolated from </w:t>
      </w:r>
      <w:r w:rsidDel="00000000" w:rsidR="00000000" w:rsidRPr="00000000">
        <w:rPr>
          <w:rFonts w:ascii="Times New Roman" w:cs="Times New Roman" w:eastAsia="Times New Roman" w:hAnsi="Times New Roman"/>
          <w:b w:val="1"/>
          <w:bCs w:val="1"/>
          <w:rtl w:val="0"/>
        </w:rPr>
        <w:t xml:space="preserve">yeast or mushrooms exposed to UV light</w:t>
      </w:r>
      <w:r w:rsidDel="00000000" w:rsidR="00000000" w:rsidRPr="00000000">
        <w:rPr>
          <w:rFonts w:ascii="Cardo" w:cs="Cardo" w:eastAsia="Cardo" w:hAnsi="Cardo"/>
          <w:rtl w:val="0"/>
        </w:rPr>
        <w:t xml:space="preserve"> → some prefer natural sources</w:t>
        <w:br w:type="textWrapping"/>
      </w:r>
    </w:p>
    <w:p w:rsidR="00000000" w:rsidDel="00000000" w:rsidP="00000000" w:rsidRDefault="00000000" w:rsidRPr="00000000" w14:paraId="00001721">
      <w:pPr>
        <w:numPr>
          <w:ilvl w:val="0"/>
          <w:numId w:val="34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Fat-soluble → risk of </w:t>
      </w:r>
      <w:r w:rsidDel="00000000" w:rsidR="00000000" w:rsidRPr="00000000">
        <w:rPr>
          <w:rFonts w:ascii="Times New Roman" w:cs="Times New Roman" w:eastAsia="Times New Roman" w:hAnsi="Times New Roman"/>
          <w:b w:val="1"/>
          <w:bCs w:val="1"/>
          <w:rtl w:val="0"/>
        </w:rPr>
        <w:t xml:space="preserve">toxicity</w:t>
      </w:r>
      <w:r w:rsidDel="00000000" w:rsidR="00000000" w:rsidRPr="00000000">
        <w:rPr>
          <w:rFonts w:ascii="Times New Roman" w:cs="Times New Roman" w:eastAsia="Times New Roman" w:hAnsi="Times New Roman"/>
          <w:rtl w:val="0"/>
        </w:rPr>
        <w:t xml:space="preserve"> if consumed in excess</w:t>
        <w:br w:type="textWrapping"/>
      </w:r>
    </w:p>
    <w:p w:rsidR="00000000" w:rsidDel="00000000" w:rsidP="00000000" w:rsidRDefault="00000000" w:rsidRPr="00000000" w14:paraId="00001722">
      <w:pPr>
        <w:numPr>
          <w:ilvl w:val="0"/>
          <w:numId w:val="34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found in </w:t>
      </w:r>
      <w:r w:rsidDel="00000000" w:rsidR="00000000" w:rsidRPr="00000000">
        <w:rPr>
          <w:rFonts w:ascii="Times New Roman" w:cs="Times New Roman" w:eastAsia="Times New Roman" w:hAnsi="Times New Roman"/>
          <w:b w:val="1"/>
          <w:bCs w:val="1"/>
          <w:rtl w:val="0"/>
        </w:rPr>
        <w:t xml:space="preserve">fortified foods, dairy alternatives, and supplements</w:t>
        <w:br w:type="textWrapping"/>
      </w:r>
    </w:p>
    <w:p w:rsidR="00000000" w:rsidDel="00000000" w:rsidP="00000000" w:rsidRDefault="00000000" w:rsidRPr="00000000" w14:paraId="00001723">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mainly for </w:t>
      </w:r>
      <w:r w:rsidDel="00000000" w:rsidR="00000000" w:rsidRPr="00000000">
        <w:rPr>
          <w:rFonts w:ascii="Times New Roman" w:cs="Times New Roman" w:eastAsia="Times New Roman" w:hAnsi="Times New Roman"/>
          <w:b w:val="1"/>
          <w:bCs w:val="1"/>
          <w:rtl w:val="0"/>
        </w:rPr>
        <w:t xml:space="preserve">synthetic origin in fortified foods and potential overdose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72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ngmj9q2nnmw" w:id="760"/>
      <w:bookmarkEnd w:id="760"/>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726">
      <w:pPr>
        <w:numPr>
          <w:ilvl w:val="0"/>
          <w:numId w:val="54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Vitamin D2</w:t>
      </w:r>
      <w:r w:rsidDel="00000000" w:rsidR="00000000" w:rsidRPr="00000000">
        <w:rPr>
          <w:rFonts w:ascii="Times New Roman" w:cs="Times New Roman" w:eastAsia="Times New Roman" w:hAnsi="Times New Roman"/>
          <w:rtl w:val="0"/>
        </w:rPr>
        <w:t xml:space="preserve"> is a fat-soluble vitamin important for </w:t>
      </w:r>
      <w:r w:rsidDel="00000000" w:rsidR="00000000" w:rsidRPr="00000000">
        <w:rPr>
          <w:rFonts w:ascii="Times New Roman" w:cs="Times New Roman" w:eastAsia="Times New Roman" w:hAnsi="Times New Roman"/>
          <w:b w:val="1"/>
          <w:bCs w:val="1"/>
          <w:rtl w:val="0"/>
        </w:rPr>
        <w:t xml:space="preserve">bone health, calcium absorption, and immune function</w:t>
        <w:br w:type="textWrapping"/>
      </w:r>
    </w:p>
    <w:p w:rsidR="00000000" w:rsidDel="00000000" w:rsidP="00000000" w:rsidRDefault="00000000" w:rsidRPr="00000000" w14:paraId="00001727">
      <w:pPr>
        <w:numPr>
          <w:ilvl w:val="0"/>
          <w:numId w:val="54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 from </w:t>
      </w:r>
      <w:r w:rsidDel="00000000" w:rsidR="00000000" w:rsidRPr="00000000">
        <w:rPr>
          <w:rFonts w:ascii="Times New Roman" w:cs="Times New Roman" w:eastAsia="Times New Roman" w:hAnsi="Times New Roman"/>
          <w:b w:val="1"/>
          <w:bCs w:val="1"/>
          <w:rtl w:val="0"/>
        </w:rPr>
        <w:t xml:space="preserve">ergosterol in yeast or fungi exposed to UV light</w:t>
        <w:br w:type="textWrapping"/>
      </w:r>
    </w:p>
    <w:p w:rsidR="00000000" w:rsidDel="00000000" w:rsidP="00000000" w:rsidRDefault="00000000" w:rsidRPr="00000000" w14:paraId="00001728">
      <w:pPr>
        <w:numPr>
          <w:ilvl w:val="0"/>
          <w:numId w:val="54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from Vitamin D3 (cholecalciferol), which is usually animal-derived</w:t>
        <w:br w:type="textWrapping"/>
      </w:r>
    </w:p>
    <w:p w:rsidR="00000000" w:rsidDel="00000000" w:rsidP="00000000" w:rsidRDefault="00000000" w:rsidRPr="00000000" w14:paraId="0000172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m9hs08jzyldy" w:id="761"/>
      <w:bookmarkEnd w:id="761"/>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72B">
      <w:pPr>
        <w:numPr>
          <w:ilvl w:val="0"/>
          <w:numId w:val="72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Fortification:</w:t>
      </w:r>
      <w:r w:rsidDel="00000000" w:rsidR="00000000" w:rsidRPr="00000000">
        <w:rPr>
          <w:rFonts w:ascii="Times New Roman" w:cs="Times New Roman" w:eastAsia="Times New Roman" w:hAnsi="Times New Roman"/>
          <w:rtl w:val="0"/>
        </w:rPr>
        <w:t xml:space="preserve"> prevents vitamin D deficiency in populations</w:t>
        <w:br w:type="textWrapping"/>
      </w:r>
    </w:p>
    <w:p w:rsidR="00000000" w:rsidDel="00000000" w:rsidP="00000000" w:rsidRDefault="00000000" w:rsidRPr="00000000" w14:paraId="0000172C">
      <w:pPr>
        <w:numPr>
          <w:ilvl w:val="0"/>
          <w:numId w:val="72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nutritional value</w:t>
      </w:r>
      <w:r w:rsidDel="00000000" w:rsidR="00000000" w:rsidRPr="00000000">
        <w:rPr>
          <w:rFonts w:ascii="Times New Roman" w:cs="Times New Roman" w:eastAsia="Times New Roman" w:hAnsi="Times New Roman"/>
          <w:rtl w:val="0"/>
        </w:rPr>
        <w:t xml:space="preserve"> to dairy alternatives, breakfast cereals, and supplements</w:t>
        <w:br w:type="textWrapping"/>
      </w:r>
    </w:p>
    <w:p w:rsidR="00000000" w:rsidDel="00000000" w:rsidP="00000000" w:rsidRDefault="00000000" w:rsidRPr="00000000" w14:paraId="0000172D">
      <w:pPr>
        <w:numPr>
          <w:ilvl w:val="0"/>
          <w:numId w:val="72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during </w:t>
      </w:r>
      <w:r w:rsidDel="00000000" w:rsidR="00000000" w:rsidRPr="00000000">
        <w:rPr>
          <w:rFonts w:ascii="Times New Roman" w:cs="Times New Roman" w:eastAsia="Times New Roman" w:hAnsi="Times New Roman"/>
          <w:b w:val="1"/>
          <w:bCs w:val="1"/>
          <w:rtl w:val="0"/>
        </w:rPr>
        <w:t xml:space="preserve">processing and storage</w:t>
        <w:br w:type="textWrapping"/>
      </w:r>
    </w:p>
    <w:p w:rsidR="00000000" w:rsidDel="00000000" w:rsidP="00000000" w:rsidRDefault="00000000" w:rsidRPr="00000000" w14:paraId="0000172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9f2xqqlp43cm" w:id="762"/>
      <w:bookmarkEnd w:id="762"/>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730">
      <w:pPr>
        <w:numPr>
          <w:ilvl w:val="0"/>
          <w:numId w:val="40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Fat-soluble → accumulates in the body → </w:t>
      </w:r>
      <w:r w:rsidDel="00000000" w:rsidR="00000000" w:rsidRPr="00000000">
        <w:rPr>
          <w:rFonts w:ascii="Times New Roman" w:cs="Times New Roman" w:eastAsia="Times New Roman" w:hAnsi="Times New Roman"/>
          <w:b w:val="1"/>
          <w:bCs w:val="1"/>
          <w:rtl w:val="0"/>
        </w:rPr>
        <w:t xml:space="preserve">toxicity possible</w:t>
      </w:r>
      <w:r w:rsidDel="00000000" w:rsidR="00000000" w:rsidRPr="00000000">
        <w:rPr>
          <w:rFonts w:ascii="Times New Roman" w:cs="Times New Roman" w:eastAsia="Times New Roman" w:hAnsi="Times New Roman"/>
          <w:rtl w:val="0"/>
        </w:rPr>
        <w:t xml:space="preserve"> with excessive intake</w:t>
        <w:br w:type="textWrapping"/>
      </w:r>
    </w:p>
    <w:p w:rsidR="00000000" w:rsidDel="00000000" w:rsidP="00000000" w:rsidRDefault="00000000" w:rsidRPr="00000000" w14:paraId="00001731">
      <w:pPr>
        <w:numPr>
          <w:ilvl w:val="0"/>
          <w:numId w:val="40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be </w:t>
      </w:r>
      <w:r w:rsidDel="00000000" w:rsidR="00000000" w:rsidRPr="00000000">
        <w:rPr>
          <w:rFonts w:ascii="Times New Roman" w:cs="Times New Roman" w:eastAsia="Times New Roman" w:hAnsi="Times New Roman"/>
          <w:b w:val="1"/>
          <w:bCs w:val="1"/>
          <w:rtl w:val="0"/>
        </w:rPr>
        <w:t xml:space="preserve">less potent</w:t>
      </w:r>
      <w:r w:rsidDel="00000000" w:rsidR="00000000" w:rsidRPr="00000000">
        <w:rPr>
          <w:rFonts w:ascii="Times New Roman" w:cs="Times New Roman" w:eastAsia="Times New Roman" w:hAnsi="Times New Roman"/>
          <w:rtl w:val="0"/>
        </w:rPr>
        <w:t xml:space="preserve"> than D3 in raising serum vitamin D levels</w:t>
        <w:br w:type="textWrapping"/>
      </w:r>
    </w:p>
    <w:p w:rsidR="00000000" w:rsidDel="00000000" w:rsidP="00000000" w:rsidRDefault="00000000" w:rsidRPr="00000000" w14:paraId="00001732">
      <w:pPr>
        <w:numPr>
          <w:ilvl w:val="0"/>
          <w:numId w:val="40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 </w:t>
      </w:r>
      <w:r w:rsidDel="00000000" w:rsidR="00000000" w:rsidRPr="00000000">
        <w:rPr>
          <w:rFonts w:ascii="Times New Roman" w:cs="Times New Roman" w:eastAsia="Times New Roman" w:hAnsi="Times New Roman"/>
          <w:b w:val="1"/>
          <w:bCs w:val="1"/>
          <w:rtl w:val="0"/>
        </w:rPr>
        <w:t xml:space="preserve">dietary sources (mushrooms, sunlight exposure, fatty fish, fortified foods in moderation)</w:t>
        <w:br w:type="textWrapping"/>
      </w:r>
    </w:p>
    <w:p w:rsidR="00000000" w:rsidDel="00000000" w:rsidP="00000000" w:rsidRDefault="00000000" w:rsidRPr="00000000" w14:paraId="0000173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wltti9sdy27z" w:id="763"/>
      <w:bookmarkEnd w:id="763"/>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735">
      <w:pPr>
        <w:numPr>
          <w:ilvl w:val="0"/>
          <w:numId w:val="50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Converted in the liver to </w:t>
      </w:r>
      <w:r w:rsidDel="00000000" w:rsidR="00000000" w:rsidRPr="00000000">
        <w:rPr>
          <w:rFonts w:ascii="Times New Roman" w:cs="Times New Roman" w:eastAsia="Times New Roman" w:hAnsi="Times New Roman"/>
          <w:b w:val="1"/>
          <w:bCs w:val="1"/>
          <w:rtl w:val="0"/>
        </w:rPr>
        <w:t xml:space="preserve">25-hydroxyvitamin D</w:t>
        <w:br w:type="textWrapping"/>
      </w:r>
    </w:p>
    <w:p w:rsidR="00000000" w:rsidDel="00000000" w:rsidP="00000000" w:rsidRDefault="00000000" w:rsidRPr="00000000" w14:paraId="00001736">
      <w:pPr>
        <w:numPr>
          <w:ilvl w:val="0"/>
          <w:numId w:val="50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Regulates </w:t>
      </w:r>
      <w:r w:rsidDel="00000000" w:rsidR="00000000" w:rsidRPr="00000000">
        <w:rPr>
          <w:rFonts w:ascii="Times New Roman" w:cs="Times New Roman" w:eastAsia="Times New Roman" w:hAnsi="Times New Roman"/>
          <w:b w:val="1"/>
          <w:bCs w:val="1"/>
          <w:rtl w:val="0"/>
        </w:rPr>
        <w:t xml:space="preserve">calcium and phosphate metabolism</w:t>
        <w:br w:type="textWrapping"/>
      </w:r>
    </w:p>
    <w:p w:rsidR="00000000" w:rsidDel="00000000" w:rsidP="00000000" w:rsidRDefault="00000000" w:rsidRPr="00000000" w14:paraId="00001737">
      <w:pPr>
        <w:numPr>
          <w:ilvl w:val="0"/>
          <w:numId w:val="50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 can cause </w:t>
      </w:r>
      <w:r w:rsidDel="00000000" w:rsidR="00000000" w:rsidRPr="00000000">
        <w:rPr>
          <w:rFonts w:ascii="Times New Roman" w:cs="Times New Roman" w:eastAsia="Times New Roman" w:hAnsi="Times New Roman"/>
          <w:b w:val="1"/>
          <w:bCs w:val="1"/>
          <w:rtl w:val="0"/>
        </w:rPr>
        <w:t xml:space="preserve">hypercalcemia, kidney stones, and vascular calcification</w:t>
        <w:br w:type="textWrapping"/>
      </w:r>
    </w:p>
    <w:p w:rsidR="00000000" w:rsidDel="00000000" w:rsidP="00000000" w:rsidRDefault="00000000" w:rsidRPr="00000000" w14:paraId="0000173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uxr7gj3jcf98" w:id="764"/>
      <w:bookmarkEnd w:id="764"/>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73A">
      <w:pPr>
        <w:numPr>
          <w:ilvl w:val="0"/>
          <w:numId w:val="36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Excessive intake → </w:t>
      </w:r>
      <w:r w:rsidDel="00000000" w:rsidR="00000000" w:rsidRPr="00000000">
        <w:rPr>
          <w:rFonts w:ascii="Times New Roman" w:cs="Times New Roman" w:eastAsia="Times New Roman" w:hAnsi="Times New Roman"/>
          <w:b w:val="1"/>
          <w:bCs w:val="1"/>
          <w:rtl w:val="0"/>
        </w:rPr>
        <w:t xml:space="preserve">hypercalcemia, kidney damage, soft tissue calcification</w:t>
        <w:br w:type="textWrapping"/>
      </w:r>
    </w:p>
    <w:p w:rsidR="00000000" w:rsidDel="00000000" w:rsidP="00000000" w:rsidRDefault="00000000" w:rsidRPr="00000000" w14:paraId="0000173B">
      <w:pPr>
        <w:numPr>
          <w:ilvl w:val="0"/>
          <w:numId w:val="36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Deficiency → rickets, osteomalacia, poor bone health, immune dysfunction</w:t>
        <w:br w:type="textWrapping"/>
      </w:r>
    </w:p>
    <w:p w:rsidR="00000000" w:rsidDel="00000000" w:rsidP="00000000" w:rsidRDefault="00000000" w:rsidRPr="00000000" w14:paraId="0000173C">
      <w:pPr>
        <w:numPr>
          <w:ilvl w:val="0"/>
          <w:numId w:val="36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Generally safe at recommended dietary allowances</w:t>
        <w:br w:type="textWrapping"/>
      </w:r>
    </w:p>
    <w:p w:rsidR="00000000" w:rsidDel="00000000" w:rsidP="00000000" w:rsidRDefault="00000000" w:rsidRPr="00000000" w14:paraId="0000173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41xq0t811ll7" w:id="765"/>
      <w:bookmarkEnd w:id="765"/>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73F">
      <w:pPr>
        <w:numPr>
          <w:ilvl w:val="0"/>
          <w:numId w:val="62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Fortified plant-based milks and dairy alternatives</w:t>
        <w:br w:type="textWrapping"/>
      </w:r>
    </w:p>
    <w:p w:rsidR="00000000" w:rsidDel="00000000" w:rsidP="00000000" w:rsidRDefault="00000000" w:rsidRPr="00000000" w14:paraId="00001740">
      <w:pPr>
        <w:numPr>
          <w:ilvl w:val="0"/>
          <w:numId w:val="62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Fortified breakfast cereals</w:t>
        <w:br w:type="textWrapping"/>
      </w:r>
    </w:p>
    <w:p w:rsidR="00000000" w:rsidDel="00000000" w:rsidP="00000000" w:rsidRDefault="00000000" w:rsidRPr="00000000" w14:paraId="00001741">
      <w:pPr>
        <w:numPr>
          <w:ilvl w:val="0"/>
          <w:numId w:val="62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Supplements (capsules, tablets, gummies)</w:t>
        <w:br w:type="textWrapping"/>
      </w:r>
    </w:p>
    <w:p w:rsidR="00000000" w:rsidDel="00000000" w:rsidP="00000000" w:rsidRDefault="00000000" w:rsidRPr="00000000" w14:paraId="00001742">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743">
      <w:pPr>
        <w:numPr>
          <w:ilvl w:val="0"/>
          <w:numId w:val="13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Vitamin D2</w:t>
        <w:br w:type="textWrapping"/>
      </w:r>
    </w:p>
    <w:p w:rsidR="00000000" w:rsidDel="00000000" w:rsidP="00000000" w:rsidRDefault="00000000" w:rsidRPr="00000000" w14:paraId="00001744">
      <w:pPr>
        <w:numPr>
          <w:ilvl w:val="0"/>
          <w:numId w:val="13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Ergocalciferol</w:t>
        <w:br w:type="textWrapping"/>
      </w:r>
    </w:p>
    <w:p w:rsidR="00000000" w:rsidDel="00000000" w:rsidP="00000000" w:rsidRDefault="00000000" w:rsidRPr="00000000" w14:paraId="00001745">
      <w:pPr>
        <w:numPr>
          <w:ilvl w:val="0"/>
          <w:numId w:val="13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E671</w:t>
        <w:br w:type="textWrapping"/>
      </w:r>
    </w:p>
    <w:p w:rsidR="00000000" w:rsidDel="00000000" w:rsidP="00000000" w:rsidRDefault="00000000" w:rsidRPr="00000000" w14:paraId="00001746">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Dl-alpha-tocopherol</w:t>
      </w:r>
    </w:p>
    <w:p w:rsidR="00000000" w:rsidDel="00000000" w:rsidP="00000000" w:rsidRDefault="00000000" w:rsidRPr="00000000" w14:paraId="0000174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efwvkcz33k9z" w:id="766"/>
      <w:bookmarkEnd w:id="766"/>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748">
      <w:pPr>
        <w:numPr>
          <w:ilvl w:val="0"/>
          <w:numId w:val="47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Synthetic form of vitamin E → may be </w:t>
      </w:r>
      <w:r w:rsidDel="00000000" w:rsidR="00000000" w:rsidRPr="00000000">
        <w:rPr>
          <w:rFonts w:ascii="Times New Roman" w:cs="Times New Roman" w:eastAsia="Times New Roman" w:hAnsi="Times New Roman"/>
          <w:b w:val="1"/>
          <w:bCs w:val="1"/>
          <w:rtl w:val="0"/>
        </w:rPr>
        <w:t xml:space="preserve">less bioactive</w:t>
      </w:r>
      <w:r w:rsidDel="00000000" w:rsidR="00000000" w:rsidRPr="00000000">
        <w:rPr>
          <w:rFonts w:ascii="Times New Roman" w:cs="Times New Roman" w:eastAsia="Times New Roman" w:hAnsi="Times New Roman"/>
          <w:rtl w:val="0"/>
        </w:rPr>
        <w:t xml:space="preserve"> than natural D-alpha-tocopherol</w:t>
        <w:br w:type="textWrapping"/>
      </w:r>
    </w:p>
    <w:p w:rsidR="00000000" w:rsidDel="00000000" w:rsidP="00000000" w:rsidRDefault="00000000" w:rsidRPr="00000000" w14:paraId="00001749">
      <w:pPr>
        <w:numPr>
          <w:ilvl w:val="0"/>
          <w:numId w:val="47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 in </w:t>
      </w:r>
      <w:r w:rsidDel="00000000" w:rsidR="00000000" w:rsidRPr="00000000">
        <w:rPr>
          <w:rFonts w:ascii="Times New Roman" w:cs="Times New Roman" w:eastAsia="Times New Roman" w:hAnsi="Times New Roman"/>
          <w:b w:val="1"/>
          <w:bCs w:val="1"/>
          <w:rtl w:val="0"/>
        </w:rPr>
        <w:t xml:space="preserve">fortified oils, cereals, and supplements</w:t>
        <w:br w:type="textWrapping"/>
      </w:r>
    </w:p>
    <w:p w:rsidR="00000000" w:rsidDel="00000000" w:rsidP="00000000" w:rsidRDefault="00000000" w:rsidRPr="00000000" w14:paraId="0000174A">
      <w:pPr>
        <w:numPr>
          <w:ilvl w:val="0"/>
          <w:numId w:val="47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Concerns about </w:t>
      </w:r>
      <w:r w:rsidDel="00000000" w:rsidR="00000000" w:rsidRPr="00000000">
        <w:rPr>
          <w:rFonts w:ascii="Times New Roman" w:cs="Times New Roman" w:eastAsia="Times New Roman" w:hAnsi="Times New Roman"/>
          <w:b w:val="1"/>
          <w:bCs w:val="1"/>
          <w:rtl w:val="0"/>
        </w:rPr>
        <w:t xml:space="preserve">high-dose supplementation</w:t>
      </w:r>
      <w:r w:rsidDel="00000000" w:rsidR="00000000" w:rsidRPr="00000000">
        <w:rPr>
          <w:rFonts w:ascii="Cardo" w:cs="Cardo" w:eastAsia="Cardo" w:hAnsi="Cardo"/>
          <w:rtl w:val="0"/>
        </w:rPr>
        <w:t xml:space="preserve"> → may increase bleeding risk in sensitive individuals</w:t>
        <w:br w:type="textWrapping"/>
      </w:r>
    </w:p>
    <w:p w:rsidR="00000000" w:rsidDel="00000000" w:rsidP="00000000" w:rsidRDefault="00000000" w:rsidRPr="00000000" w14:paraId="0000174B">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mainly for </w:t>
      </w:r>
      <w:r w:rsidDel="00000000" w:rsidR="00000000" w:rsidRPr="00000000">
        <w:rPr>
          <w:rFonts w:ascii="Times New Roman" w:cs="Times New Roman" w:eastAsia="Times New Roman" w:hAnsi="Times New Roman"/>
          <w:b w:val="1"/>
          <w:bCs w:val="1"/>
          <w:rtl w:val="0"/>
        </w:rPr>
        <w:t xml:space="preserve">synthetic origin and potential high-dose effects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74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pka82atw1vz6" w:id="767"/>
      <w:bookmarkEnd w:id="767"/>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74E">
      <w:pPr>
        <w:numPr>
          <w:ilvl w:val="0"/>
          <w:numId w:val="26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DL-Alpha-Tocopherol</w:t>
      </w:r>
      <w:r w:rsidDel="00000000" w:rsidR="00000000" w:rsidRPr="00000000">
        <w:rPr>
          <w:rFonts w:ascii="Times New Roman" w:cs="Times New Roman" w:eastAsia="Times New Roman" w:hAnsi="Times New Roman"/>
          <w:rtl w:val="0"/>
        </w:rPr>
        <w:t xml:space="preserve"> is a </w:t>
      </w:r>
      <w:r w:rsidDel="00000000" w:rsidR="00000000" w:rsidRPr="00000000">
        <w:rPr>
          <w:rFonts w:ascii="Times New Roman" w:cs="Times New Roman" w:eastAsia="Times New Roman" w:hAnsi="Times New Roman"/>
          <w:b w:val="1"/>
          <w:bCs w:val="1"/>
          <w:rtl w:val="0"/>
        </w:rPr>
        <w:t xml:space="preserve">synthetic mixture of stereoisomers</w:t>
      </w:r>
      <w:r w:rsidDel="00000000" w:rsidR="00000000" w:rsidRPr="00000000">
        <w:rPr>
          <w:rFonts w:ascii="Times New Roman" w:cs="Times New Roman" w:eastAsia="Times New Roman" w:hAnsi="Times New Roman"/>
          <w:rtl w:val="0"/>
        </w:rPr>
        <w:t xml:space="preserve"> of vitamin E</w:t>
        <w:br w:type="textWrapping"/>
      </w:r>
    </w:p>
    <w:p w:rsidR="00000000" w:rsidDel="00000000" w:rsidP="00000000" w:rsidRDefault="00000000" w:rsidRPr="00000000" w14:paraId="0000174F">
      <w:pPr>
        <w:numPr>
          <w:ilvl w:val="0"/>
          <w:numId w:val="26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Vitamin E is a </w:t>
      </w:r>
      <w:r w:rsidDel="00000000" w:rsidR="00000000" w:rsidRPr="00000000">
        <w:rPr>
          <w:rFonts w:ascii="Times New Roman" w:cs="Times New Roman" w:eastAsia="Times New Roman" w:hAnsi="Times New Roman"/>
          <w:b w:val="1"/>
          <w:bCs w:val="1"/>
          <w:rtl w:val="0"/>
        </w:rPr>
        <w:t xml:space="preserve">fat-soluble antioxidant</w:t>
      </w:r>
      <w:r w:rsidDel="00000000" w:rsidR="00000000" w:rsidRPr="00000000">
        <w:rPr>
          <w:rFonts w:ascii="Times New Roman" w:cs="Times New Roman" w:eastAsia="Times New Roman" w:hAnsi="Times New Roman"/>
          <w:rtl w:val="0"/>
        </w:rPr>
        <w:t xml:space="preserve"> important for </w:t>
      </w:r>
      <w:r w:rsidDel="00000000" w:rsidR="00000000" w:rsidRPr="00000000">
        <w:rPr>
          <w:rFonts w:ascii="Times New Roman" w:cs="Times New Roman" w:eastAsia="Times New Roman" w:hAnsi="Times New Roman"/>
          <w:b w:val="1"/>
          <w:bCs w:val="1"/>
          <w:rtl w:val="0"/>
        </w:rPr>
        <w:t xml:space="preserve">cell membrane protection, immune function, and skin health</w:t>
        <w:br w:type="textWrapping"/>
      </w:r>
    </w:p>
    <w:p w:rsidR="00000000" w:rsidDel="00000000" w:rsidP="00000000" w:rsidRDefault="00000000" w:rsidRPr="00000000" w14:paraId="0000175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evlwltcj9im7" w:id="768"/>
      <w:bookmarkEnd w:id="768"/>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752">
      <w:pPr>
        <w:numPr>
          <w:ilvl w:val="0"/>
          <w:numId w:val="88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Preservative:</w:t>
      </w:r>
      <w:r w:rsidDel="00000000" w:rsidR="00000000" w:rsidRPr="00000000">
        <w:rPr>
          <w:rFonts w:ascii="Times New Roman" w:cs="Times New Roman" w:eastAsia="Times New Roman" w:hAnsi="Times New Roman"/>
          <w:rtl w:val="0"/>
        </w:rPr>
        <w:t xml:space="preserve"> prevents oxidation of oils and fats in processed foods</w:t>
        <w:br w:type="textWrapping"/>
      </w:r>
    </w:p>
    <w:p w:rsidR="00000000" w:rsidDel="00000000" w:rsidP="00000000" w:rsidRDefault="00000000" w:rsidRPr="00000000" w14:paraId="00001753">
      <w:pPr>
        <w:numPr>
          <w:ilvl w:val="0"/>
          <w:numId w:val="88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Fortification:</w:t>
      </w:r>
      <w:r w:rsidDel="00000000" w:rsidR="00000000" w:rsidRPr="00000000">
        <w:rPr>
          <w:rFonts w:ascii="Times New Roman" w:cs="Times New Roman" w:eastAsia="Times New Roman" w:hAnsi="Times New Roman"/>
          <w:rtl w:val="0"/>
        </w:rPr>
        <w:t xml:space="preserve"> adds antioxidant and nutritional value to cereals, oils, and snacks</w:t>
        <w:br w:type="textWrapping"/>
      </w:r>
    </w:p>
    <w:p w:rsidR="00000000" w:rsidDel="00000000" w:rsidP="00000000" w:rsidRDefault="00000000" w:rsidRPr="00000000" w14:paraId="00001754">
      <w:pPr>
        <w:numPr>
          <w:ilvl w:val="0"/>
          <w:numId w:val="88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during processing and storage</w:t>
        <w:br w:type="textWrapping"/>
      </w:r>
    </w:p>
    <w:p w:rsidR="00000000" w:rsidDel="00000000" w:rsidP="00000000" w:rsidRDefault="00000000" w:rsidRPr="00000000" w14:paraId="0000175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fkjdyxjr6w3q" w:id="769"/>
      <w:bookmarkEnd w:id="769"/>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757">
      <w:pPr>
        <w:numPr>
          <w:ilvl w:val="0"/>
          <w:numId w:val="73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form is </w:t>
      </w:r>
      <w:r w:rsidDel="00000000" w:rsidR="00000000" w:rsidRPr="00000000">
        <w:rPr>
          <w:rFonts w:ascii="Times New Roman" w:cs="Times New Roman" w:eastAsia="Times New Roman" w:hAnsi="Times New Roman"/>
          <w:b w:val="1"/>
          <w:bCs w:val="1"/>
          <w:rtl w:val="0"/>
        </w:rPr>
        <w:t xml:space="preserve">less biologically active than natural vitamin E</w:t>
        <w:br w:type="textWrapping"/>
      </w:r>
    </w:p>
    <w:p w:rsidR="00000000" w:rsidDel="00000000" w:rsidP="00000000" w:rsidRDefault="00000000" w:rsidRPr="00000000" w14:paraId="00001758">
      <w:pPr>
        <w:numPr>
          <w:ilvl w:val="0"/>
          <w:numId w:val="73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doses may </w:t>
      </w:r>
      <w:r w:rsidDel="00000000" w:rsidR="00000000" w:rsidRPr="00000000">
        <w:rPr>
          <w:rFonts w:ascii="Times New Roman" w:cs="Times New Roman" w:eastAsia="Times New Roman" w:hAnsi="Times New Roman"/>
          <w:b w:val="1"/>
          <w:bCs w:val="1"/>
          <w:rtl w:val="0"/>
        </w:rPr>
        <w:t xml:space="preserve">interfere with blood clotting</w:t>
        <w:br w:type="textWrapping"/>
      </w:r>
    </w:p>
    <w:p w:rsidR="00000000" w:rsidDel="00000000" w:rsidP="00000000" w:rsidRDefault="00000000" w:rsidRPr="00000000" w14:paraId="00001759">
      <w:pPr>
        <w:numPr>
          <w:ilvl w:val="0"/>
          <w:numId w:val="73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 </w:t>
      </w:r>
      <w:r w:rsidDel="00000000" w:rsidR="00000000" w:rsidRPr="00000000">
        <w:rPr>
          <w:rFonts w:ascii="Times New Roman" w:cs="Times New Roman" w:eastAsia="Times New Roman" w:hAnsi="Times New Roman"/>
          <w:b w:val="1"/>
          <w:bCs w:val="1"/>
          <w:rtl w:val="0"/>
        </w:rPr>
        <w:t xml:space="preserve">dietary vitamin E from nuts, seeds, and leafy greens</w:t>
        <w:br w:type="textWrapping"/>
      </w:r>
    </w:p>
    <w:p w:rsidR="00000000" w:rsidDel="00000000" w:rsidP="00000000" w:rsidRDefault="00000000" w:rsidRPr="00000000" w14:paraId="0000175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pp95ofln6km9" w:id="770"/>
      <w:bookmarkEnd w:id="770"/>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75C">
      <w:pPr>
        <w:numPr>
          <w:ilvl w:val="0"/>
          <w:numId w:val="99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Absorbed along with dietary fats</w:t>
        <w:br w:type="textWrapping"/>
      </w:r>
    </w:p>
    <w:p w:rsidR="00000000" w:rsidDel="00000000" w:rsidP="00000000" w:rsidRDefault="00000000" w:rsidRPr="00000000" w14:paraId="0000175D">
      <w:pPr>
        <w:numPr>
          <w:ilvl w:val="0"/>
          <w:numId w:val="99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Functions as </w:t>
      </w:r>
      <w:r w:rsidDel="00000000" w:rsidR="00000000" w:rsidRPr="00000000">
        <w:rPr>
          <w:rFonts w:ascii="Times New Roman" w:cs="Times New Roman" w:eastAsia="Times New Roman" w:hAnsi="Times New Roman"/>
          <w:b w:val="1"/>
          <w:bCs w:val="1"/>
          <w:rtl w:val="0"/>
        </w:rPr>
        <w:t xml:space="preserve">antioxidant protecting cell membranes</w:t>
        <w:br w:type="textWrapping"/>
      </w:r>
    </w:p>
    <w:p w:rsidR="00000000" w:rsidDel="00000000" w:rsidP="00000000" w:rsidRDefault="00000000" w:rsidRPr="00000000" w14:paraId="0000175E">
      <w:pPr>
        <w:numPr>
          <w:ilvl w:val="0"/>
          <w:numId w:val="99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 may </w:t>
      </w:r>
      <w:r w:rsidDel="00000000" w:rsidR="00000000" w:rsidRPr="00000000">
        <w:rPr>
          <w:rFonts w:ascii="Times New Roman" w:cs="Times New Roman" w:eastAsia="Times New Roman" w:hAnsi="Times New Roman"/>
          <w:b w:val="1"/>
          <w:bCs w:val="1"/>
          <w:rtl w:val="0"/>
        </w:rPr>
        <w:t xml:space="preserve">increase bleeding risk</w:t>
      </w:r>
      <w:r w:rsidDel="00000000" w:rsidR="00000000" w:rsidRPr="00000000">
        <w:rPr>
          <w:rFonts w:ascii="Times New Roman" w:cs="Times New Roman" w:eastAsia="Times New Roman" w:hAnsi="Times New Roman"/>
          <w:rtl w:val="0"/>
        </w:rPr>
        <w:t xml:space="preserve"> in patients on anticoagulants</w:t>
        <w:br w:type="textWrapping"/>
      </w:r>
    </w:p>
    <w:p w:rsidR="00000000" w:rsidDel="00000000" w:rsidP="00000000" w:rsidRDefault="00000000" w:rsidRPr="00000000" w14:paraId="0000175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a1a0pt4dcie8" w:id="771"/>
      <w:bookmarkEnd w:id="771"/>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761">
      <w:pPr>
        <w:numPr>
          <w:ilvl w:val="0"/>
          <w:numId w:val="116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Deficiency → rare, but can cause </w:t>
      </w:r>
      <w:r w:rsidDel="00000000" w:rsidR="00000000" w:rsidRPr="00000000">
        <w:rPr>
          <w:rFonts w:ascii="Times New Roman" w:cs="Times New Roman" w:eastAsia="Times New Roman" w:hAnsi="Times New Roman"/>
          <w:b w:val="1"/>
          <w:bCs w:val="1"/>
          <w:rtl w:val="0"/>
        </w:rPr>
        <w:t xml:space="preserve">neurological issues and poor immune function</w:t>
        <w:br w:type="textWrapping"/>
      </w:r>
    </w:p>
    <w:p w:rsidR="00000000" w:rsidDel="00000000" w:rsidP="00000000" w:rsidRDefault="00000000" w:rsidRPr="00000000" w14:paraId="00001762">
      <w:pPr>
        <w:numPr>
          <w:ilvl w:val="0"/>
          <w:numId w:val="116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Excess supplementation → </w:t>
      </w:r>
      <w:r w:rsidDel="00000000" w:rsidR="00000000" w:rsidRPr="00000000">
        <w:rPr>
          <w:rFonts w:ascii="Times New Roman" w:cs="Times New Roman" w:eastAsia="Times New Roman" w:hAnsi="Times New Roman"/>
          <w:b w:val="1"/>
          <w:bCs w:val="1"/>
          <w:rtl w:val="0"/>
        </w:rPr>
        <w:t xml:space="preserve">bleeding risk, possible cardiovascular concerns</w:t>
        <w:br w:type="textWrapping"/>
      </w:r>
    </w:p>
    <w:p w:rsidR="00000000" w:rsidDel="00000000" w:rsidP="00000000" w:rsidRDefault="00000000" w:rsidRPr="00000000" w14:paraId="00001763">
      <w:pPr>
        <w:numPr>
          <w:ilvl w:val="0"/>
          <w:numId w:val="116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dietary intake is generally safe</w:t>
        <w:br w:type="textWrapping"/>
      </w:r>
    </w:p>
    <w:p w:rsidR="00000000" w:rsidDel="00000000" w:rsidP="00000000" w:rsidRDefault="00000000" w:rsidRPr="00000000" w14:paraId="0000176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ej64or3mpyrv" w:id="772"/>
      <w:bookmarkEnd w:id="772"/>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766">
      <w:pPr>
        <w:numPr>
          <w:ilvl w:val="0"/>
          <w:numId w:val="70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Fortified breakfast cereals and snacks</w:t>
        <w:br w:type="textWrapping"/>
      </w:r>
    </w:p>
    <w:p w:rsidR="00000000" w:rsidDel="00000000" w:rsidP="00000000" w:rsidRDefault="00000000" w:rsidRPr="00000000" w14:paraId="00001767">
      <w:pPr>
        <w:numPr>
          <w:ilvl w:val="0"/>
          <w:numId w:val="70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Vegetable oils and margarine</w:t>
        <w:br w:type="textWrapping"/>
      </w:r>
    </w:p>
    <w:p w:rsidR="00000000" w:rsidDel="00000000" w:rsidP="00000000" w:rsidRDefault="00000000" w:rsidRPr="00000000" w14:paraId="00001768">
      <w:pPr>
        <w:numPr>
          <w:ilvl w:val="0"/>
          <w:numId w:val="70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Dietary supplements (capsules, gummies)</w:t>
        <w:br w:type="textWrapping"/>
      </w:r>
    </w:p>
    <w:p w:rsidR="00000000" w:rsidDel="00000000" w:rsidP="00000000" w:rsidRDefault="00000000" w:rsidRPr="00000000" w14:paraId="00001769">
      <w:pPr>
        <w:numPr>
          <w:ilvl w:val="0"/>
          <w:numId w:val="70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processed foods containing fats</w:t>
        <w:br w:type="textWrapping"/>
      </w:r>
    </w:p>
    <w:p w:rsidR="00000000" w:rsidDel="00000000" w:rsidP="00000000" w:rsidRDefault="00000000" w:rsidRPr="00000000" w14:paraId="0000176A">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76B">
      <w:pPr>
        <w:numPr>
          <w:ilvl w:val="0"/>
          <w:numId w:val="42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DL-Alpha-Tocopherol</w:t>
        <w:br w:type="textWrapping"/>
      </w:r>
    </w:p>
    <w:p w:rsidR="00000000" w:rsidDel="00000000" w:rsidP="00000000" w:rsidRDefault="00000000" w:rsidRPr="00000000" w14:paraId="0000176C">
      <w:pPr>
        <w:numPr>
          <w:ilvl w:val="0"/>
          <w:numId w:val="42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Vitamin E (synthetic)</w:t>
        <w:br w:type="textWrapping"/>
      </w:r>
    </w:p>
    <w:p w:rsidR="00000000" w:rsidDel="00000000" w:rsidP="00000000" w:rsidRDefault="00000000" w:rsidRPr="00000000" w14:paraId="0000176D">
      <w:pPr>
        <w:numPr>
          <w:ilvl w:val="0"/>
          <w:numId w:val="42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Tocopherol</w:t>
        <w:br w:type="textWrapping"/>
      </w:r>
    </w:p>
    <w:p w:rsidR="00000000" w:rsidDel="00000000" w:rsidP="00000000" w:rsidRDefault="00000000" w:rsidRPr="00000000" w14:paraId="0000176E">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Folic acid</w:t>
      </w:r>
    </w:p>
    <w:p w:rsidR="00000000" w:rsidDel="00000000" w:rsidP="00000000" w:rsidRDefault="00000000" w:rsidRPr="00000000" w14:paraId="0000176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bch76tix3eob" w:id="773"/>
      <w:bookmarkEnd w:id="773"/>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770">
      <w:pPr>
        <w:numPr>
          <w:ilvl w:val="0"/>
          <w:numId w:val="116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Synthetic form of folate → some concerns about </w:t>
      </w:r>
      <w:r w:rsidDel="00000000" w:rsidR="00000000" w:rsidRPr="00000000">
        <w:rPr>
          <w:rFonts w:ascii="Times New Roman" w:cs="Times New Roman" w:eastAsia="Times New Roman" w:hAnsi="Times New Roman"/>
          <w:b w:val="1"/>
          <w:bCs w:val="1"/>
          <w:rtl w:val="0"/>
        </w:rPr>
        <w:t xml:space="preserve">unmetabolized folic acid accumulation</w:t>
      </w:r>
      <w:r w:rsidDel="00000000" w:rsidR="00000000" w:rsidRPr="00000000">
        <w:rPr>
          <w:rFonts w:ascii="Times New Roman" w:cs="Times New Roman" w:eastAsia="Times New Roman" w:hAnsi="Times New Roman"/>
          <w:rtl w:val="0"/>
        </w:rPr>
        <w:t xml:space="preserve"> in the blood</w:t>
        <w:br w:type="textWrapping"/>
      </w:r>
    </w:p>
    <w:p w:rsidR="00000000" w:rsidDel="00000000" w:rsidP="00000000" w:rsidRDefault="00000000" w:rsidRPr="00000000" w14:paraId="00001771">
      <w:pPr>
        <w:numPr>
          <w:ilvl w:val="0"/>
          <w:numId w:val="116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Over-supplementation may </w:t>
      </w:r>
      <w:r w:rsidDel="00000000" w:rsidR="00000000" w:rsidRPr="00000000">
        <w:rPr>
          <w:rFonts w:ascii="Times New Roman" w:cs="Times New Roman" w:eastAsia="Times New Roman" w:hAnsi="Times New Roman"/>
          <w:b w:val="1"/>
          <w:bCs w:val="1"/>
          <w:rtl w:val="0"/>
        </w:rPr>
        <w:t xml:space="preserve">mask vitamin B12 deficiency</w:t>
        <w:br w:type="textWrapping"/>
      </w:r>
    </w:p>
    <w:p w:rsidR="00000000" w:rsidDel="00000000" w:rsidP="00000000" w:rsidRDefault="00000000" w:rsidRPr="00000000" w14:paraId="00001772">
      <w:pPr>
        <w:numPr>
          <w:ilvl w:val="0"/>
          <w:numId w:val="116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added to </w:t>
      </w:r>
      <w:r w:rsidDel="00000000" w:rsidR="00000000" w:rsidRPr="00000000">
        <w:rPr>
          <w:rFonts w:ascii="Times New Roman" w:cs="Times New Roman" w:eastAsia="Times New Roman" w:hAnsi="Times New Roman"/>
          <w:b w:val="1"/>
          <w:bCs w:val="1"/>
          <w:rtl w:val="0"/>
        </w:rPr>
        <w:t xml:space="preserve">enriched grains, cereals, and supplements</w:t>
        <w:br w:type="textWrapping"/>
      </w:r>
    </w:p>
    <w:p w:rsidR="00000000" w:rsidDel="00000000" w:rsidP="00000000" w:rsidRDefault="00000000" w:rsidRPr="00000000" w14:paraId="00001773">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mainly for </w:t>
      </w:r>
      <w:r w:rsidDel="00000000" w:rsidR="00000000" w:rsidRPr="00000000">
        <w:rPr>
          <w:rFonts w:ascii="Times New Roman" w:cs="Times New Roman" w:eastAsia="Times New Roman" w:hAnsi="Times New Roman"/>
          <w:b w:val="1"/>
          <w:bCs w:val="1"/>
          <w:rtl w:val="0"/>
        </w:rPr>
        <w:t xml:space="preserve">synthetic origin, potential masking of B12 deficiency, and high-dose exposure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77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gbgr03r3aewe" w:id="774"/>
      <w:bookmarkEnd w:id="774"/>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776">
      <w:pPr>
        <w:numPr>
          <w:ilvl w:val="0"/>
          <w:numId w:val="47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Folic acid is a </w:t>
      </w:r>
      <w:r w:rsidDel="00000000" w:rsidR="00000000" w:rsidRPr="00000000">
        <w:rPr>
          <w:rFonts w:ascii="Times New Roman" w:cs="Times New Roman" w:eastAsia="Times New Roman" w:hAnsi="Times New Roman"/>
          <w:b w:val="1"/>
          <w:bCs w:val="1"/>
          <w:rtl w:val="0"/>
        </w:rPr>
        <w:t xml:space="preserve">synthetic, fully oxidized form of folate</w:t>
        <w:br w:type="textWrapping"/>
      </w:r>
    </w:p>
    <w:p w:rsidR="00000000" w:rsidDel="00000000" w:rsidP="00000000" w:rsidRDefault="00000000" w:rsidRPr="00000000" w14:paraId="00001777">
      <w:pPr>
        <w:numPr>
          <w:ilvl w:val="0"/>
          <w:numId w:val="47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Essential for </w:t>
      </w:r>
      <w:r w:rsidDel="00000000" w:rsidR="00000000" w:rsidRPr="00000000">
        <w:rPr>
          <w:rFonts w:ascii="Times New Roman" w:cs="Times New Roman" w:eastAsia="Times New Roman" w:hAnsi="Times New Roman"/>
          <w:b w:val="1"/>
          <w:bCs w:val="1"/>
          <w:rtl w:val="0"/>
        </w:rPr>
        <w:t xml:space="preserve">DNA synthesis, red blood cell formation, and neural tube development</w:t>
        <w:br w:type="textWrapping"/>
      </w:r>
    </w:p>
    <w:p w:rsidR="00000000" w:rsidDel="00000000" w:rsidP="00000000" w:rsidRDefault="00000000" w:rsidRPr="00000000" w14:paraId="00001778">
      <w:pPr>
        <w:numPr>
          <w:ilvl w:val="0"/>
          <w:numId w:val="47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More stable than natural folate → used in fortified foods and supplements</w:t>
        <w:br w:type="textWrapping"/>
      </w:r>
    </w:p>
    <w:p w:rsidR="00000000" w:rsidDel="00000000" w:rsidP="00000000" w:rsidRDefault="00000000" w:rsidRPr="00000000" w14:paraId="0000177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gups5jnrzo8" w:id="775"/>
      <w:bookmarkEnd w:id="775"/>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77B">
      <w:pPr>
        <w:numPr>
          <w:ilvl w:val="0"/>
          <w:numId w:val="89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Fortification:</w:t>
      </w:r>
      <w:r w:rsidDel="00000000" w:rsidR="00000000" w:rsidRPr="00000000">
        <w:rPr>
          <w:rFonts w:ascii="Times New Roman" w:cs="Times New Roman" w:eastAsia="Times New Roman" w:hAnsi="Times New Roman"/>
          <w:rtl w:val="0"/>
        </w:rPr>
        <w:t xml:space="preserve"> prevents folate deficiency and neural tube defects in pregnancy</w:t>
        <w:br w:type="textWrapping"/>
      </w:r>
    </w:p>
    <w:p w:rsidR="00000000" w:rsidDel="00000000" w:rsidP="00000000" w:rsidRDefault="00000000" w:rsidRPr="00000000" w14:paraId="0000177C">
      <w:pPr>
        <w:numPr>
          <w:ilvl w:val="0"/>
          <w:numId w:val="89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nutritional value</w:t>
      </w:r>
      <w:r w:rsidDel="00000000" w:rsidR="00000000" w:rsidRPr="00000000">
        <w:rPr>
          <w:rFonts w:ascii="Times New Roman" w:cs="Times New Roman" w:eastAsia="Times New Roman" w:hAnsi="Times New Roman"/>
          <w:rtl w:val="0"/>
        </w:rPr>
        <w:t xml:space="preserve"> to cereals, bread, and processed grains</w:t>
        <w:br w:type="textWrapping"/>
      </w:r>
    </w:p>
    <w:p w:rsidR="00000000" w:rsidDel="00000000" w:rsidP="00000000" w:rsidRDefault="00000000" w:rsidRPr="00000000" w14:paraId="0000177D">
      <w:pPr>
        <w:numPr>
          <w:ilvl w:val="0"/>
          <w:numId w:val="89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during </w:t>
      </w:r>
      <w:r w:rsidDel="00000000" w:rsidR="00000000" w:rsidRPr="00000000">
        <w:rPr>
          <w:rFonts w:ascii="Times New Roman" w:cs="Times New Roman" w:eastAsia="Times New Roman" w:hAnsi="Times New Roman"/>
          <w:b w:val="1"/>
          <w:bCs w:val="1"/>
          <w:rtl w:val="0"/>
        </w:rPr>
        <w:t xml:space="preserve">processing and storage</w:t>
        <w:br w:type="textWrapping"/>
      </w:r>
    </w:p>
    <w:p w:rsidR="00000000" w:rsidDel="00000000" w:rsidP="00000000" w:rsidRDefault="00000000" w:rsidRPr="00000000" w14:paraId="0000177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38p4oulqfjnv" w:id="776"/>
      <w:bookmarkEnd w:id="776"/>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780">
      <w:pPr>
        <w:numPr>
          <w:ilvl w:val="0"/>
          <w:numId w:val="104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intake may </w:t>
      </w:r>
      <w:r w:rsidDel="00000000" w:rsidR="00000000" w:rsidRPr="00000000">
        <w:rPr>
          <w:rFonts w:ascii="Times New Roman" w:cs="Times New Roman" w:eastAsia="Times New Roman" w:hAnsi="Times New Roman"/>
          <w:b w:val="1"/>
          <w:bCs w:val="1"/>
          <w:rtl w:val="0"/>
        </w:rPr>
        <w:t xml:space="preserve">mask vitamin B12 deficiency</w:t>
      </w:r>
      <w:r w:rsidDel="00000000" w:rsidR="00000000" w:rsidRPr="00000000">
        <w:rPr>
          <w:rFonts w:ascii="Cardo" w:cs="Cardo" w:eastAsia="Cardo" w:hAnsi="Cardo"/>
          <w:rtl w:val="0"/>
        </w:rPr>
        <w:t xml:space="preserve"> → can delay diagnosis of neurological damage</w:t>
        <w:br w:type="textWrapping"/>
      </w:r>
    </w:p>
    <w:p w:rsidR="00000000" w:rsidDel="00000000" w:rsidP="00000000" w:rsidRDefault="00000000" w:rsidRPr="00000000" w14:paraId="00001781">
      <w:pPr>
        <w:numPr>
          <w:ilvl w:val="0"/>
          <w:numId w:val="104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folic acid is </w:t>
      </w:r>
      <w:r w:rsidDel="00000000" w:rsidR="00000000" w:rsidRPr="00000000">
        <w:rPr>
          <w:rFonts w:ascii="Times New Roman" w:cs="Times New Roman" w:eastAsia="Times New Roman" w:hAnsi="Times New Roman"/>
          <w:b w:val="1"/>
          <w:bCs w:val="1"/>
          <w:rtl w:val="0"/>
        </w:rPr>
        <w:t xml:space="preserve">less bioactive than natural folate</w:t>
      </w:r>
      <w:r w:rsidDel="00000000" w:rsidR="00000000" w:rsidRPr="00000000">
        <w:rPr>
          <w:rFonts w:ascii="Times New Roman" w:cs="Times New Roman" w:eastAsia="Times New Roman" w:hAnsi="Times New Roman"/>
          <w:rtl w:val="0"/>
        </w:rPr>
        <w:t xml:space="preserve"> in some pathways</w:t>
        <w:br w:type="textWrapping"/>
      </w:r>
    </w:p>
    <w:p w:rsidR="00000000" w:rsidDel="00000000" w:rsidP="00000000" w:rsidRDefault="00000000" w:rsidRPr="00000000" w14:paraId="00001782">
      <w:pPr>
        <w:numPr>
          <w:ilvl w:val="0"/>
          <w:numId w:val="104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 </w:t>
      </w:r>
      <w:r w:rsidDel="00000000" w:rsidR="00000000" w:rsidRPr="00000000">
        <w:rPr>
          <w:rFonts w:ascii="Times New Roman" w:cs="Times New Roman" w:eastAsia="Times New Roman" w:hAnsi="Times New Roman"/>
          <w:b w:val="1"/>
          <w:bCs w:val="1"/>
          <w:rtl w:val="0"/>
        </w:rPr>
        <w:t xml:space="preserve">folate from whole foods</w:t>
      </w:r>
      <w:r w:rsidDel="00000000" w:rsidR="00000000" w:rsidRPr="00000000">
        <w:rPr>
          <w:rFonts w:ascii="Times New Roman" w:cs="Times New Roman" w:eastAsia="Times New Roman" w:hAnsi="Times New Roman"/>
          <w:rtl w:val="0"/>
        </w:rPr>
        <w:t xml:space="preserve"> (leafy greens, legumes, citrus)</w:t>
        <w:br w:type="textWrapping"/>
      </w:r>
    </w:p>
    <w:p w:rsidR="00000000" w:rsidDel="00000000" w:rsidP="00000000" w:rsidRDefault="00000000" w:rsidRPr="00000000" w14:paraId="0000178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y2r6lwgla5yp" w:id="777"/>
      <w:bookmarkEnd w:id="777"/>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785">
      <w:pPr>
        <w:numPr>
          <w:ilvl w:val="0"/>
          <w:numId w:val="91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Converted in the liver to </w:t>
      </w:r>
      <w:r w:rsidDel="00000000" w:rsidR="00000000" w:rsidRPr="00000000">
        <w:rPr>
          <w:rFonts w:ascii="Times New Roman" w:cs="Times New Roman" w:eastAsia="Times New Roman" w:hAnsi="Times New Roman"/>
          <w:b w:val="1"/>
          <w:bCs w:val="1"/>
          <w:rtl w:val="0"/>
        </w:rPr>
        <w:t xml:space="preserve">active tetrahydrofolate (THF)</w:t>
        <w:br w:type="textWrapping"/>
      </w:r>
    </w:p>
    <w:p w:rsidR="00000000" w:rsidDel="00000000" w:rsidP="00000000" w:rsidRDefault="00000000" w:rsidRPr="00000000" w14:paraId="00001786">
      <w:pPr>
        <w:numPr>
          <w:ilvl w:val="0"/>
          <w:numId w:val="91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w:t>
      </w:r>
      <w:r w:rsidDel="00000000" w:rsidR="00000000" w:rsidRPr="00000000">
        <w:rPr>
          <w:rFonts w:ascii="Times New Roman" w:cs="Times New Roman" w:eastAsia="Times New Roman" w:hAnsi="Times New Roman"/>
          <w:b w:val="1"/>
          <w:bCs w:val="1"/>
          <w:rtl w:val="0"/>
        </w:rPr>
        <w:t xml:space="preserve">DNA synthesis, red blood cell production, and homocysteine metabolism</w:t>
        <w:br w:type="textWrapping"/>
      </w:r>
    </w:p>
    <w:p w:rsidR="00000000" w:rsidDel="00000000" w:rsidP="00000000" w:rsidRDefault="00000000" w:rsidRPr="00000000" w14:paraId="00001787">
      <w:pPr>
        <w:numPr>
          <w:ilvl w:val="0"/>
          <w:numId w:val="91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 unmetabolized folic acid may circulate in blood at </w:t>
      </w:r>
      <w:r w:rsidDel="00000000" w:rsidR="00000000" w:rsidRPr="00000000">
        <w:rPr>
          <w:rFonts w:ascii="Times New Roman" w:cs="Times New Roman" w:eastAsia="Times New Roman" w:hAnsi="Times New Roman"/>
          <w:b w:val="1"/>
          <w:bCs w:val="1"/>
          <w:rtl w:val="0"/>
        </w:rPr>
        <w:t xml:space="preserve">high supplement doses</w:t>
        <w:br w:type="textWrapping"/>
      </w:r>
    </w:p>
    <w:p w:rsidR="00000000" w:rsidDel="00000000" w:rsidP="00000000" w:rsidRDefault="00000000" w:rsidRPr="00000000" w14:paraId="0000178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mw3vl6eioghm" w:id="778"/>
      <w:bookmarkEnd w:id="778"/>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78A">
      <w:pPr>
        <w:numPr>
          <w:ilvl w:val="0"/>
          <w:numId w:val="37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intake from fortified foods + supplements may be associated with:</w:t>
        <w:br w:type="textWrapping"/>
      </w:r>
    </w:p>
    <w:p w:rsidR="00000000" w:rsidDel="00000000" w:rsidP="00000000" w:rsidRDefault="00000000" w:rsidRPr="00000000" w14:paraId="0000178B">
      <w:pPr>
        <w:numPr>
          <w:ilvl w:val="1"/>
          <w:numId w:val="37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Masking of B12 deficiency</w:t>
      </w:r>
      <w:r w:rsidDel="00000000" w:rsidR="00000000" w:rsidRPr="00000000">
        <w:rPr>
          <w:rFonts w:ascii="Cardo" w:cs="Cardo" w:eastAsia="Cardo" w:hAnsi="Cardo"/>
          <w:rtl w:val="0"/>
        </w:rPr>
        <w:t xml:space="preserve"> → neurological symptoms</w:t>
        <w:br w:type="textWrapping"/>
      </w:r>
    </w:p>
    <w:p w:rsidR="00000000" w:rsidDel="00000000" w:rsidP="00000000" w:rsidRDefault="00000000" w:rsidRPr="00000000" w14:paraId="0000178C">
      <w:pPr>
        <w:numPr>
          <w:ilvl w:val="1"/>
          <w:numId w:val="379"/>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impact on </w:t>
      </w:r>
      <w:r w:rsidDel="00000000" w:rsidR="00000000" w:rsidRPr="00000000">
        <w:rPr>
          <w:rFonts w:ascii="Times New Roman" w:cs="Times New Roman" w:eastAsia="Times New Roman" w:hAnsi="Times New Roman"/>
          <w:b w:val="1"/>
          <w:bCs w:val="1"/>
          <w:rtl w:val="0"/>
        </w:rPr>
        <w:t xml:space="preserve">cancer risk</w:t>
      </w:r>
      <w:r w:rsidDel="00000000" w:rsidR="00000000" w:rsidRPr="00000000">
        <w:rPr>
          <w:rFonts w:ascii="Times New Roman" w:cs="Times New Roman" w:eastAsia="Times New Roman" w:hAnsi="Times New Roman"/>
          <w:rtl w:val="0"/>
        </w:rPr>
        <w:t xml:space="preserve"> (some studies suggest high folic acid may promote growth of existing precancerous lesions)</w:t>
        <w:br w:type="textWrapping"/>
      </w:r>
    </w:p>
    <w:p w:rsidR="00000000" w:rsidDel="00000000" w:rsidP="00000000" w:rsidRDefault="00000000" w:rsidRPr="00000000" w14:paraId="0000178D">
      <w:pPr>
        <w:numPr>
          <w:ilvl w:val="0"/>
          <w:numId w:val="37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Adequate intake is protective against </w:t>
      </w:r>
      <w:r w:rsidDel="00000000" w:rsidR="00000000" w:rsidRPr="00000000">
        <w:rPr>
          <w:rFonts w:ascii="Times New Roman" w:cs="Times New Roman" w:eastAsia="Times New Roman" w:hAnsi="Times New Roman"/>
          <w:b w:val="1"/>
          <w:bCs w:val="1"/>
          <w:rtl w:val="0"/>
        </w:rPr>
        <w:t xml:space="preserve">birth defects and anemia</w:t>
        <w:br w:type="textWrapping"/>
      </w:r>
    </w:p>
    <w:p w:rsidR="00000000" w:rsidDel="00000000" w:rsidP="00000000" w:rsidRDefault="00000000" w:rsidRPr="00000000" w14:paraId="0000178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9ddjgvusxo5r" w:id="779"/>
      <w:bookmarkEnd w:id="779"/>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790">
      <w:pPr>
        <w:numPr>
          <w:ilvl w:val="0"/>
          <w:numId w:val="30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Fortified breakfast cereals and grains</w:t>
        <w:br w:type="textWrapping"/>
      </w:r>
    </w:p>
    <w:p w:rsidR="00000000" w:rsidDel="00000000" w:rsidP="00000000" w:rsidRDefault="00000000" w:rsidRPr="00000000" w14:paraId="00001791">
      <w:pPr>
        <w:numPr>
          <w:ilvl w:val="0"/>
          <w:numId w:val="30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Enriched breads, pasta, and flour products</w:t>
        <w:br w:type="textWrapping"/>
      </w:r>
    </w:p>
    <w:p w:rsidR="00000000" w:rsidDel="00000000" w:rsidP="00000000" w:rsidRDefault="00000000" w:rsidRPr="00000000" w14:paraId="00001792">
      <w:pPr>
        <w:numPr>
          <w:ilvl w:val="0"/>
          <w:numId w:val="30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Supplements (prenatal vitamins, multivitamins)</w:t>
        <w:br w:type="textWrapping"/>
      </w:r>
    </w:p>
    <w:p w:rsidR="00000000" w:rsidDel="00000000" w:rsidP="00000000" w:rsidRDefault="00000000" w:rsidRPr="00000000" w14:paraId="00001793">
      <w:pPr>
        <w:numPr>
          <w:ilvl w:val="0"/>
          <w:numId w:val="30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energy bars and processed foods</w:t>
        <w:br w:type="textWrapping"/>
      </w:r>
    </w:p>
    <w:p w:rsidR="00000000" w:rsidDel="00000000" w:rsidP="00000000" w:rsidRDefault="00000000" w:rsidRPr="00000000" w14:paraId="00001794">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795">
      <w:pPr>
        <w:numPr>
          <w:ilvl w:val="0"/>
          <w:numId w:val="113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Folic acid</w:t>
        <w:br w:type="textWrapping"/>
      </w:r>
    </w:p>
    <w:p w:rsidR="00000000" w:rsidDel="00000000" w:rsidP="00000000" w:rsidRDefault="00000000" w:rsidRPr="00000000" w14:paraId="00001796">
      <w:pPr>
        <w:numPr>
          <w:ilvl w:val="0"/>
          <w:numId w:val="113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Vitamin B9 (synthetic)</w:t>
        <w:br w:type="textWrapping"/>
      </w:r>
    </w:p>
    <w:p w:rsidR="00000000" w:rsidDel="00000000" w:rsidP="00000000" w:rsidRDefault="00000000" w:rsidRPr="00000000" w14:paraId="00001797">
      <w:pPr>
        <w:numPr>
          <w:ilvl w:val="0"/>
          <w:numId w:val="113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Pteroylmonoglutamic acid</w:t>
        <w:br w:type="textWrapping"/>
      </w:r>
    </w:p>
    <w:p w:rsidR="00000000" w:rsidDel="00000000" w:rsidP="00000000" w:rsidRDefault="00000000" w:rsidRPr="00000000" w14:paraId="00001798">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99">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Cyanocobalamin (B12)</w:t>
      </w:r>
    </w:p>
    <w:p w:rsidR="00000000" w:rsidDel="00000000" w:rsidP="00000000" w:rsidRDefault="00000000" w:rsidRPr="00000000" w14:paraId="0000179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6gxrrvwps51g" w:id="780"/>
      <w:bookmarkEnd w:id="780"/>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79B">
      <w:pPr>
        <w:numPr>
          <w:ilvl w:val="0"/>
          <w:numId w:val="36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Synthetic form of B12 → some prefer </w:t>
      </w:r>
      <w:r w:rsidDel="00000000" w:rsidR="00000000" w:rsidRPr="00000000">
        <w:rPr>
          <w:rFonts w:ascii="Times New Roman" w:cs="Times New Roman" w:eastAsia="Times New Roman" w:hAnsi="Times New Roman"/>
          <w:b w:val="1"/>
          <w:bCs w:val="1"/>
          <w:rtl w:val="0"/>
        </w:rPr>
        <w:t xml:space="preserve">methylcobalamin or adenosylcobalamin</w:t>
      </w:r>
      <w:r w:rsidDel="00000000" w:rsidR="00000000" w:rsidRPr="00000000">
        <w:rPr>
          <w:rFonts w:ascii="Times New Roman" w:cs="Times New Roman" w:eastAsia="Times New Roman" w:hAnsi="Times New Roman"/>
          <w:rtl w:val="0"/>
        </w:rPr>
        <w:t xml:space="preserve">, which are biologically active forms</w:t>
        <w:br w:type="textWrapping"/>
      </w:r>
    </w:p>
    <w:p w:rsidR="00000000" w:rsidDel="00000000" w:rsidP="00000000" w:rsidRDefault="00000000" w:rsidRPr="00000000" w14:paraId="0000179C">
      <w:pPr>
        <w:numPr>
          <w:ilvl w:val="0"/>
          <w:numId w:val="36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contain </w:t>
      </w:r>
      <w:r w:rsidDel="00000000" w:rsidR="00000000" w:rsidRPr="00000000">
        <w:rPr>
          <w:rFonts w:ascii="Times New Roman" w:cs="Times New Roman" w:eastAsia="Times New Roman" w:hAnsi="Times New Roman"/>
          <w:b w:val="1"/>
          <w:bCs w:val="1"/>
          <w:rtl w:val="0"/>
        </w:rPr>
        <w:t xml:space="preserve">trace cyanide</w:t>
      </w:r>
      <w:r w:rsidDel="00000000" w:rsidR="00000000" w:rsidRPr="00000000">
        <w:rPr>
          <w:rFonts w:ascii="Times New Roman" w:cs="Times New Roman" w:eastAsia="Times New Roman" w:hAnsi="Times New Roman"/>
          <w:rtl w:val="0"/>
        </w:rPr>
        <w:t xml:space="preserve"> (extremely small amounts, generally considered safe)</w:t>
        <w:br w:type="textWrapping"/>
      </w:r>
    </w:p>
    <w:p w:rsidR="00000000" w:rsidDel="00000000" w:rsidP="00000000" w:rsidRDefault="00000000" w:rsidRPr="00000000" w14:paraId="0000179D">
      <w:pPr>
        <w:numPr>
          <w:ilvl w:val="0"/>
          <w:numId w:val="36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added to </w:t>
      </w:r>
      <w:r w:rsidDel="00000000" w:rsidR="00000000" w:rsidRPr="00000000">
        <w:rPr>
          <w:rFonts w:ascii="Times New Roman" w:cs="Times New Roman" w:eastAsia="Times New Roman" w:hAnsi="Times New Roman"/>
          <w:b w:val="1"/>
          <w:bCs w:val="1"/>
          <w:rtl w:val="0"/>
        </w:rPr>
        <w:t xml:space="preserve">fortified foods, energy drinks, and supplements</w:t>
        <w:br w:type="textWrapping"/>
      </w:r>
    </w:p>
    <w:p w:rsidR="00000000" w:rsidDel="00000000" w:rsidP="00000000" w:rsidRDefault="00000000" w:rsidRPr="00000000" w14:paraId="0000179E">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mainly for </w:t>
      </w:r>
      <w:r w:rsidDel="00000000" w:rsidR="00000000" w:rsidRPr="00000000">
        <w:rPr>
          <w:rFonts w:ascii="Times New Roman" w:cs="Times New Roman" w:eastAsia="Times New Roman" w:hAnsi="Times New Roman"/>
          <w:b w:val="1"/>
          <w:bCs w:val="1"/>
          <w:rtl w:val="0"/>
        </w:rPr>
        <w:t xml:space="preserve">synthetic origin and preference for active forms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79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x9gjxd1xlxrg" w:id="781"/>
      <w:bookmarkEnd w:id="781"/>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7A1">
      <w:pPr>
        <w:numPr>
          <w:ilvl w:val="0"/>
          <w:numId w:val="44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Water-soluble vitamin B12</w:t>
      </w:r>
      <w:r w:rsidDel="00000000" w:rsidR="00000000" w:rsidRPr="00000000">
        <w:rPr>
          <w:rFonts w:ascii="Times New Roman" w:cs="Times New Roman" w:eastAsia="Times New Roman" w:hAnsi="Times New Roman"/>
          <w:rtl w:val="0"/>
        </w:rPr>
        <w:t xml:space="preserve"> essential for:</w:t>
        <w:br w:type="textWrapping"/>
      </w:r>
    </w:p>
    <w:p w:rsidR="00000000" w:rsidDel="00000000" w:rsidP="00000000" w:rsidRDefault="00000000" w:rsidRPr="00000000" w14:paraId="000017A2">
      <w:pPr>
        <w:numPr>
          <w:ilvl w:val="1"/>
          <w:numId w:val="446"/>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blood cell formation</w:t>
        <w:br w:type="textWrapping"/>
      </w:r>
    </w:p>
    <w:p w:rsidR="00000000" w:rsidDel="00000000" w:rsidP="00000000" w:rsidRDefault="00000000" w:rsidRPr="00000000" w14:paraId="000017A3">
      <w:pPr>
        <w:numPr>
          <w:ilvl w:val="1"/>
          <w:numId w:val="446"/>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DNA synthesis</w:t>
        <w:br w:type="textWrapping"/>
      </w:r>
    </w:p>
    <w:p w:rsidR="00000000" w:rsidDel="00000000" w:rsidP="00000000" w:rsidRDefault="00000000" w:rsidRPr="00000000" w14:paraId="000017A4">
      <w:pPr>
        <w:numPr>
          <w:ilvl w:val="1"/>
          <w:numId w:val="446"/>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Nerve function</w:t>
        <w:br w:type="textWrapping"/>
      </w:r>
    </w:p>
    <w:p w:rsidR="00000000" w:rsidDel="00000000" w:rsidP="00000000" w:rsidRDefault="00000000" w:rsidRPr="00000000" w14:paraId="000017A5">
      <w:pPr>
        <w:numPr>
          <w:ilvl w:val="0"/>
          <w:numId w:val="44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Cyanocobalamin is a </w:t>
      </w:r>
      <w:r w:rsidDel="00000000" w:rsidR="00000000" w:rsidRPr="00000000">
        <w:rPr>
          <w:rFonts w:ascii="Times New Roman" w:cs="Times New Roman" w:eastAsia="Times New Roman" w:hAnsi="Times New Roman"/>
          <w:b w:val="1"/>
          <w:bCs w:val="1"/>
          <w:rtl w:val="0"/>
        </w:rPr>
        <w:t xml:space="preserve">stable synthetic form</w:t>
      </w:r>
      <w:r w:rsidDel="00000000" w:rsidR="00000000" w:rsidRPr="00000000">
        <w:rPr>
          <w:rFonts w:ascii="Times New Roman" w:cs="Times New Roman" w:eastAsia="Times New Roman" w:hAnsi="Times New Roman"/>
          <w:rtl w:val="0"/>
        </w:rPr>
        <w:t xml:space="preserve">, converted in the liver to active forms: methylcobalamin and adenosylcobalamin</w:t>
        <w:br w:type="textWrapping"/>
      </w:r>
    </w:p>
    <w:p w:rsidR="00000000" w:rsidDel="00000000" w:rsidP="00000000" w:rsidRDefault="00000000" w:rsidRPr="00000000" w14:paraId="000017A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x1v3zqv2bpg8" w:id="782"/>
      <w:bookmarkEnd w:id="782"/>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7A8">
      <w:pPr>
        <w:numPr>
          <w:ilvl w:val="0"/>
          <w:numId w:val="103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Fortification:</w:t>
      </w:r>
      <w:r w:rsidDel="00000000" w:rsidR="00000000" w:rsidRPr="00000000">
        <w:rPr>
          <w:rFonts w:ascii="Times New Roman" w:cs="Times New Roman" w:eastAsia="Times New Roman" w:hAnsi="Times New Roman"/>
          <w:rtl w:val="0"/>
        </w:rPr>
        <w:t xml:space="preserve"> prevents B12 deficiency, especially in vegan or elderly populations</w:t>
        <w:br w:type="textWrapping"/>
      </w:r>
    </w:p>
    <w:p w:rsidR="00000000" w:rsidDel="00000000" w:rsidP="00000000" w:rsidRDefault="00000000" w:rsidRPr="00000000" w14:paraId="000017A9">
      <w:pPr>
        <w:numPr>
          <w:ilvl w:val="0"/>
          <w:numId w:val="103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Stable → survives processing and storage in fortified foods</w:t>
        <w:br w:type="textWrapping"/>
      </w:r>
    </w:p>
    <w:p w:rsidR="00000000" w:rsidDel="00000000" w:rsidP="00000000" w:rsidRDefault="00000000" w:rsidRPr="00000000" w14:paraId="000017AA">
      <w:pPr>
        <w:numPr>
          <w:ilvl w:val="0"/>
          <w:numId w:val="103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Inexpensive and widely used in </w:t>
      </w:r>
      <w:r w:rsidDel="00000000" w:rsidR="00000000" w:rsidRPr="00000000">
        <w:rPr>
          <w:rFonts w:ascii="Times New Roman" w:cs="Times New Roman" w:eastAsia="Times New Roman" w:hAnsi="Times New Roman"/>
          <w:b w:val="1"/>
          <w:bCs w:val="1"/>
          <w:rtl w:val="0"/>
        </w:rPr>
        <w:t xml:space="preserve">cereals, plant milks, and supplements</w:t>
        <w:br w:type="textWrapping"/>
      </w:r>
    </w:p>
    <w:p w:rsidR="00000000" w:rsidDel="00000000" w:rsidP="00000000" w:rsidRDefault="00000000" w:rsidRPr="00000000" w14:paraId="000017AB">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c9lnbu2zli" w:id="783"/>
      <w:bookmarkEnd w:id="783"/>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7AD">
      <w:pPr>
        <w:numPr>
          <w:ilvl w:val="0"/>
          <w:numId w:val="65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Synthetic → may not be as efficiently utilized as natural active forms in some individuals</w:t>
        <w:br w:type="textWrapping"/>
      </w:r>
    </w:p>
    <w:p w:rsidR="00000000" w:rsidDel="00000000" w:rsidP="00000000" w:rsidRDefault="00000000" w:rsidRPr="00000000" w14:paraId="000017AE">
      <w:pPr>
        <w:numPr>
          <w:ilvl w:val="0"/>
          <w:numId w:val="65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 patients with </w:t>
      </w:r>
      <w:r w:rsidDel="00000000" w:rsidR="00000000" w:rsidRPr="00000000">
        <w:rPr>
          <w:rFonts w:ascii="Times New Roman" w:cs="Times New Roman" w:eastAsia="Times New Roman" w:hAnsi="Times New Roman"/>
          <w:b w:val="1"/>
          <w:bCs w:val="1"/>
          <w:rtl w:val="0"/>
        </w:rPr>
        <w:t xml:space="preserve">cyanide metabolism issues</w:t>
      </w:r>
      <w:r w:rsidDel="00000000" w:rsidR="00000000" w:rsidRPr="00000000">
        <w:rPr>
          <w:rFonts w:ascii="Times New Roman" w:cs="Times New Roman" w:eastAsia="Times New Roman" w:hAnsi="Times New Roman"/>
          <w:rtl w:val="0"/>
        </w:rPr>
        <w:t xml:space="preserve"> may need alternative forms</w:t>
        <w:br w:type="textWrapping"/>
      </w:r>
    </w:p>
    <w:p w:rsidR="00000000" w:rsidDel="00000000" w:rsidP="00000000" w:rsidRDefault="00000000" w:rsidRPr="00000000" w14:paraId="000017AF">
      <w:pPr>
        <w:numPr>
          <w:ilvl w:val="0"/>
          <w:numId w:val="65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 </w:t>
      </w:r>
      <w:r w:rsidDel="00000000" w:rsidR="00000000" w:rsidRPr="00000000">
        <w:rPr>
          <w:rFonts w:ascii="Times New Roman" w:cs="Times New Roman" w:eastAsia="Times New Roman" w:hAnsi="Times New Roman"/>
          <w:b w:val="1"/>
          <w:bCs w:val="1"/>
          <w:rtl w:val="0"/>
        </w:rPr>
        <w:t xml:space="preserve">whole-food or methylated forms</w:t>
      </w:r>
      <w:r w:rsidDel="00000000" w:rsidR="00000000" w:rsidRPr="00000000">
        <w:rPr>
          <w:rFonts w:ascii="Times New Roman" w:cs="Times New Roman" w:eastAsia="Times New Roman" w:hAnsi="Times New Roman"/>
          <w:rtl w:val="0"/>
        </w:rPr>
        <w:t xml:space="preserve"> for supplementation when possible</w:t>
        <w:br w:type="textWrapping"/>
      </w:r>
    </w:p>
    <w:p w:rsidR="00000000" w:rsidDel="00000000" w:rsidP="00000000" w:rsidRDefault="00000000" w:rsidRPr="00000000" w14:paraId="000017B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1m4cx0gzgiap" w:id="784"/>
      <w:bookmarkEnd w:id="784"/>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7B2">
      <w:pPr>
        <w:numPr>
          <w:ilvl w:val="0"/>
          <w:numId w:val="84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Converted in the liver to </w:t>
      </w:r>
      <w:r w:rsidDel="00000000" w:rsidR="00000000" w:rsidRPr="00000000">
        <w:rPr>
          <w:rFonts w:ascii="Times New Roman" w:cs="Times New Roman" w:eastAsia="Times New Roman" w:hAnsi="Times New Roman"/>
          <w:b w:val="1"/>
          <w:bCs w:val="1"/>
          <w:rtl w:val="0"/>
        </w:rPr>
        <w:t xml:space="preserve">methylcobalamin</w:t>
      </w:r>
      <w:r w:rsidDel="00000000" w:rsidR="00000000" w:rsidRPr="00000000">
        <w:rPr>
          <w:rFonts w:ascii="Times New Roman" w:cs="Times New Roman" w:eastAsia="Times New Roman" w:hAnsi="Times New Roman"/>
          <w:rtl w:val="0"/>
        </w:rPr>
        <w:t xml:space="preserve"> (for DNA and homocysteine metabolism)</w:t>
        <w:br w:type="textWrapping"/>
      </w:r>
    </w:p>
    <w:p w:rsidR="00000000" w:rsidDel="00000000" w:rsidP="00000000" w:rsidRDefault="00000000" w:rsidRPr="00000000" w14:paraId="000017B3">
      <w:pPr>
        <w:numPr>
          <w:ilvl w:val="0"/>
          <w:numId w:val="84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Converted to </w:t>
      </w:r>
      <w:r w:rsidDel="00000000" w:rsidR="00000000" w:rsidRPr="00000000">
        <w:rPr>
          <w:rFonts w:ascii="Times New Roman" w:cs="Times New Roman" w:eastAsia="Times New Roman" w:hAnsi="Times New Roman"/>
          <w:b w:val="1"/>
          <w:bCs w:val="1"/>
          <w:rtl w:val="0"/>
        </w:rPr>
        <w:t xml:space="preserve">adenosylcobalamin</w:t>
      </w:r>
      <w:r w:rsidDel="00000000" w:rsidR="00000000" w:rsidRPr="00000000">
        <w:rPr>
          <w:rFonts w:ascii="Times New Roman" w:cs="Times New Roman" w:eastAsia="Times New Roman" w:hAnsi="Times New Roman"/>
          <w:rtl w:val="0"/>
        </w:rPr>
        <w:t xml:space="preserve"> (for mitochondrial energy reactions)</w:t>
        <w:br w:type="textWrapping"/>
      </w:r>
    </w:p>
    <w:p w:rsidR="00000000" w:rsidDel="00000000" w:rsidP="00000000" w:rsidRDefault="00000000" w:rsidRPr="00000000" w14:paraId="000017B4">
      <w:pPr>
        <w:numPr>
          <w:ilvl w:val="0"/>
          <w:numId w:val="84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w:t>
      </w:r>
      <w:r w:rsidDel="00000000" w:rsidR="00000000" w:rsidRPr="00000000">
        <w:rPr>
          <w:rFonts w:ascii="Times New Roman" w:cs="Times New Roman" w:eastAsia="Times New Roman" w:hAnsi="Times New Roman"/>
          <w:b w:val="1"/>
          <w:bCs w:val="1"/>
          <w:rtl w:val="0"/>
        </w:rPr>
        <w:t xml:space="preserve">red blood cells, nervous system, and energy metabolism</w:t>
        <w:br w:type="textWrapping"/>
      </w:r>
    </w:p>
    <w:p w:rsidR="00000000" w:rsidDel="00000000" w:rsidP="00000000" w:rsidRDefault="00000000" w:rsidRPr="00000000" w14:paraId="000017B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d44pxycq7nd3" w:id="785"/>
      <w:bookmarkEnd w:id="785"/>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7B7">
      <w:pPr>
        <w:numPr>
          <w:ilvl w:val="0"/>
          <w:numId w:val="72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Deficiency → anemia, neuropathy, cognitive decline</w:t>
        <w:br w:type="textWrapping"/>
      </w:r>
    </w:p>
    <w:p w:rsidR="00000000" w:rsidDel="00000000" w:rsidP="00000000" w:rsidRDefault="00000000" w:rsidRPr="00000000" w14:paraId="000017B8">
      <w:pPr>
        <w:numPr>
          <w:ilvl w:val="0"/>
          <w:numId w:val="72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High-dose supplementation generally safe → water-soluble, excess excreted in urine</w:t>
        <w:br w:type="textWrapping"/>
      </w:r>
    </w:p>
    <w:p w:rsidR="00000000" w:rsidDel="00000000" w:rsidP="00000000" w:rsidRDefault="00000000" w:rsidRPr="00000000" w14:paraId="000017B9">
      <w:pPr>
        <w:numPr>
          <w:ilvl w:val="0"/>
          <w:numId w:val="72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evidence of chronic illness from normal intake of fortified foods</w:t>
        <w:br w:type="textWrapping"/>
      </w:r>
    </w:p>
    <w:p w:rsidR="00000000" w:rsidDel="00000000" w:rsidP="00000000" w:rsidRDefault="00000000" w:rsidRPr="00000000" w14:paraId="000017B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5iheo8hrr8ge" w:id="786"/>
      <w:bookmarkEnd w:id="786"/>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7BC">
      <w:pPr>
        <w:numPr>
          <w:ilvl w:val="0"/>
          <w:numId w:val="53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Fortified cereals and plant-based milks</w:t>
        <w:br w:type="textWrapping"/>
      </w:r>
    </w:p>
    <w:p w:rsidR="00000000" w:rsidDel="00000000" w:rsidP="00000000" w:rsidRDefault="00000000" w:rsidRPr="00000000" w14:paraId="000017BD">
      <w:pPr>
        <w:numPr>
          <w:ilvl w:val="0"/>
          <w:numId w:val="53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Nutritional supplements (capsules, gummies, injections)</w:t>
        <w:br w:type="textWrapping"/>
      </w:r>
    </w:p>
    <w:p w:rsidR="00000000" w:rsidDel="00000000" w:rsidP="00000000" w:rsidRDefault="00000000" w:rsidRPr="00000000" w14:paraId="000017BE">
      <w:pPr>
        <w:numPr>
          <w:ilvl w:val="0"/>
          <w:numId w:val="53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Energy drinks and fortified snack products</w:t>
        <w:br w:type="textWrapping"/>
      </w:r>
    </w:p>
    <w:p w:rsidR="00000000" w:rsidDel="00000000" w:rsidP="00000000" w:rsidRDefault="00000000" w:rsidRPr="00000000" w14:paraId="000017BF">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7C0">
      <w:pPr>
        <w:numPr>
          <w:ilvl w:val="0"/>
          <w:numId w:val="77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Cyanocobalamin</w:t>
        <w:br w:type="textWrapping"/>
      </w:r>
    </w:p>
    <w:p w:rsidR="00000000" w:rsidDel="00000000" w:rsidP="00000000" w:rsidRDefault="00000000" w:rsidRPr="00000000" w14:paraId="000017C1">
      <w:pPr>
        <w:numPr>
          <w:ilvl w:val="0"/>
          <w:numId w:val="77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Vitamin B12 (synthetic)</w:t>
        <w:br w:type="textWrapping"/>
      </w:r>
    </w:p>
    <w:p w:rsidR="00000000" w:rsidDel="00000000" w:rsidP="00000000" w:rsidRDefault="00000000" w:rsidRPr="00000000" w14:paraId="000017C2">
      <w:pPr>
        <w:numPr>
          <w:ilvl w:val="0"/>
          <w:numId w:val="77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B12 supplement</w:t>
        <w:br w:type="textWrapping"/>
      </w:r>
    </w:p>
    <w:p w:rsidR="00000000" w:rsidDel="00000000" w:rsidP="00000000" w:rsidRDefault="00000000" w:rsidRPr="00000000" w14:paraId="000017C3">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Pyridoxine hydrochloride (B6)</w:t>
      </w:r>
    </w:p>
    <w:p w:rsidR="00000000" w:rsidDel="00000000" w:rsidP="00000000" w:rsidRDefault="00000000" w:rsidRPr="00000000" w14:paraId="000017C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u3x88klsoq8o" w:id="787"/>
      <w:bookmarkEnd w:id="787"/>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7C5">
      <w:pPr>
        <w:numPr>
          <w:ilvl w:val="0"/>
          <w:numId w:val="16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Synthetic form of vitamin B6 → concerns about </w:t>
      </w:r>
      <w:r w:rsidDel="00000000" w:rsidR="00000000" w:rsidRPr="00000000">
        <w:rPr>
          <w:rFonts w:ascii="Times New Roman" w:cs="Times New Roman" w:eastAsia="Times New Roman" w:hAnsi="Times New Roman"/>
          <w:b w:val="1"/>
          <w:bCs w:val="1"/>
          <w:rtl w:val="0"/>
        </w:rPr>
        <w:t xml:space="preserve">high-dose supplementation</w:t>
        <w:br w:type="textWrapping"/>
      </w:r>
    </w:p>
    <w:p w:rsidR="00000000" w:rsidDel="00000000" w:rsidP="00000000" w:rsidRDefault="00000000" w:rsidRPr="00000000" w14:paraId="000017C6">
      <w:pPr>
        <w:numPr>
          <w:ilvl w:val="0"/>
          <w:numId w:val="16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Over-supplementation can cause </w:t>
      </w:r>
      <w:r w:rsidDel="00000000" w:rsidR="00000000" w:rsidRPr="00000000">
        <w:rPr>
          <w:rFonts w:ascii="Times New Roman" w:cs="Times New Roman" w:eastAsia="Times New Roman" w:hAnsi="Times New Roman"/>
          <w:b w:val="1"/>
          <w:bCs w:val="1"/>
          <w:rtl w:val="0"/>
        </w:rPr>
        <w:t xml:space="preserve">neuropathy, nerve damage, or tingling</w:t>
        <w:br w:type="textWrapping"/>
      </w:r>
    </w:p>
    <w:p w:rsidR="00000000" w:rsidDel="00000000" w:rsidP="00000000" w:rsidRDefault="00000000" w:rsidRPr="00000000" w14:paraId="000017C7">
      <w:pPr>
        <w:numPr>
          <w:ilvl w:val="0"/>
          <w:numId w:val="16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added to </w:t>
      </w:r>
      <w:r w:rsidDel="00000000" w:rsidR="00000000" w:rsidRPr="00000000">
        <w:rPr>
          <w:rFonts w:ascii="Times New Roman" w:cs="Times New Roman" w:eastAsia="Times New Roman" w:hAnsi="Times New Roman"/>
          <w:b w:val="1"/>
          <w:bCs w:val="1"/>
          <w:rtl w:val="0"/>
        </w:rPr>
        <w:t xml:space="preserve">fortified cereals, energy drinks, and supplements</w:t>
        <w:br w:type="textWrapping"/>
      </w:r>
    </w:p>
    <w:p w:rsidR="00000000" w:rsidDel="00000000" w:rsidP="00000000" w:rsidRDefault="00000000" w:rsidRPr="00000000" w14:paraId="000017C8">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mainly for </w:t>
      </w:r>
      <w:r w:rsidDel="00000000" w:rsidR="00000000" w:rsidRPr="00000000">
        <w:rPr>
          <w:rFonts w:ascii="Times New Roman" w:cs="Times New Roman" w:eastAsia="Times New Roman" w:hAnsi="Times New Roman"/>
          <w:b w:val="1"/>
          <w:bCs w:val="1"/>
          <w:rtl w:val="0"/>
        </w:rPr>
        <w:t xml:space="preserve">synthetic origin and toxicity risk at high doses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7C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qhd2axmdbkn7" w:id="788"/>
      <w:bookmarkEnd w:id="788"/>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7CB">
      <w:pPr>
        <w:numPr>
          <w:ilvl w:val="0"/>
          <w:numId w:val="92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Water-soluble </w:t>
      </w:r>
      <w:r w:rsidDel="00000000" w:rsidR="00000000" w:rsidRPr="00000000">
        <w:rPr>
          <w:rFonts w:ascii="Times New Roman" w:cs="Times New Roman" w:eastAsia="Times New Roman" w:hAnsi="Times New Roman"/>
          <w:b w:val="1"/>
          <w:bCs w:val="1"/>
          <w:rtl w:val="0"/>
        </w:rPr>
        <w:t xml:space="preserve">B6 vitamin</w:t>
      </w:r>
      <w:r w:rsidDel="00000000" w:rsidR="00000000" w:rsidRPr="00000000">
        <w:rPr>
          <w:rFonts w:ascii="Times New Roman" w:cs="Times New Roman" w:eastAsia="Times New Roman" w:hAnsi="Times New Roman"/>
          <w:rtl w:val="0"/>
        </w:rPr>
        <w:t xml:space="preserve"> essential for:</w:t>
        <w:br w:type="textWrapping"/>
      </w:r>
    </w:p>
    <w:p w:rsidR="00000000" w:rsidDel="00000000" w:rsidP="00000000" w:rsidRDefault="00000000" w:rsidRPr="00000000" w14:paraId="000017CC">
      <w:pPr>
        <w:numPr>
          <w:ilvl w:val="1"/>
          <w:numId w:val="922"/>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Amino acid metabolism</w:t>
        <w:br w:type="textWrapping"/>
      </w:r>
    </w:p>
    <w:p w:rsidR="00000000" w:rsidDel="00000000" w:rsidP="00000000" w:rsidRDefault="00000000" w:rsidRPr="00000000" w14:paraId="000017CD">
      <w:pPr>
        <w:numPr>
          <w:ilvl w:val="1"/>
          <w:numId w:val="922"/>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Neurotransmitter synthesis (serotonin, dopamine, GABA)</w:t>
        <w:br w:type="textWrapping"/>
      </w:r>
    </w:p>
    <w:p w:rsidR="00000000" w:rsidDel="00000000" w:rsidP="00000000" w:rsidRDefault="00000000" w:rsidRPr="00000000" w14:paraId="000017CE">
      <w:pPr>
        <w:numPr>
          <w:ilvl w:val="1"/>
          <w:numId w:val="922"/>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Hemoglobin and red blood cell formation</w:t>
        <w:br w:type="textWrapping"/>
      </w:r>
    </w:p>
    <w:p w:rsidR="00000000" w:rsidDel="00000000" w:rsidP="00000000" w:rsidRDefault="00000000" w:rsidRPr="00000000" w14:paraId="000017CF">
      <w:pPr>
        <w:numPr>
          <w:ilvl w:val="0"/>
          <w:numId w:val="92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Pyridoxine hydrochloride is a </w:t>
      </w:r>
      <w:r w:rsidDel="00000000" w:rsidR="00000000" w:rsidRPr="00000000">
        <w:rPr>
          <w:rFonts w:ascii="Times New Roman" w:cs="Times New Roman" w:eastAsia="Times New Roman" w:hAnsi="Times New Roman"/>
          <w:b w:val="1"/>
          <w:bCs w:val="1"/>
          <w:rtl w:val="0"/>
        </w:rPr>
        <w:t xml:space="preserve">stable, synthetic form</w:t>
      </w:r>
      <w:r w:rsidDel="00000000" w:rsidR="00000000" w:rsidRPr="00000000">
        <w:rPr>
          <w:rFonts w:ascii="Times New Roman" w:cs="Times New Roman" w:eastAsia="Times New Roman" w:hAnsi="Times New Roman"/>
          <w:rtl w:val="0"/>
        </w:rPr>
        <w:t xml:space="preserve"> used in fortification</w:t>
        <w:br w:type="textWrapping"/>
      </w:r>
    </w:p>
    <w:p w:rsidR="00000000" w:rsidDel="00000000" w:rsidP="00000000" w:rsidRDefault="00000000" w:rsidRPr="00000000" w14:paraId="000017D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2pml2z5odegv" w:id="789"/>
      <w:bookmarkEnd w:id="789"/>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7D2">
      <w:pPr>
        <w:numPr>
          <w:ilvl w:val="0"/>
          <w:numId w:val="1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Fortification:</w:t>
      </w:r>
      <w:r w:rsidDel="00000000" w:rsidR="00000000" w:rsidRPr="00000000">
        <w:rPr>
          <w:rFonts w:ascii="Times New Roman" w:cs="Times New Roman" w:eastAsia="Times New Roman" w:hAnsi="Times New Roman"/>
          <w:rtl w:val="0"/>
        </w:rPr>
        <w:t xml:space="preserve"> prevents B6 deficiency and supports metabolic health</w:t>
        <w:br w:type="textWrapping"/>
      </w:r>
    </w:p>
    <w:p w:rsidR="00000000" w:rsidDel="00000000" w:rsidP="00000000" w:rsidRDefault="00000000" w:rsidRPr="00000000" w14:paraId="000017D3">
      <w:pPr>
        <w:numPr>
          <w:ilvl w:val="0"/>
          <w:numId w:val="1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during </w:t>
      </w:r>
      <w:r w:rsidDel="00000000" w:rsidR="00000000" w:rsidRPr="00000000">
        <w:rPr>
          <w:rFonts w:ascii="Times New Roman" w:cs="Times New Roman" w:eastAsia="Times New Roman" w:hAnsi="Times New Roman"/>
          <w:b w:val="1"/>
          <w:bCs w:val="1"/>
          <w:rtl w:val="0"/>
        </w:rPr>
        <w:t xml:space="preserve">processing, cooking, and storage</w:t>
        <w:br w:type="textWrapping"/>
      </w:r>
    </w:p>
    <w:p w:rsidR="00000000" w:rsidDel="00000000" w:rsidP="00000000" w:rsidRDefault="00000000" w:rsidRPr="00000000" w14:paraId="000017D4">
      <w:pPr>
        <w:numPr>
          <w:ilvl w:val="0"/>
          <w:numId w:val="1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Inexpensive and widely used in </w:t>
      </w:r>
      <w:r w:rsidDel="00000000" w:rsidR="00000000" w:rsidRPr="00000000">
        <w:rPr>
          <w:rFonts w:ascii="Times New Roman" w:cs="Times New Roman" w:eastAsia="Times New Roman" w:hAnsi="Times New Roman"/>
          <w:b w:val="1"/>
          <w:bCs w:val="1"/>
          <w:rtl w:val="0"/>
        </w:rPr>
        <w:t xml:space="preserve">fortified foods and supplements</w:t>
        <w:br w:type="textWrapping"/>
      </w:r>
    </w:p>
    <w:p w:rsidR="00000000" w:rsidDel="00000000" w:rsidP="00000000" w:rsidRDefault="00000000" w:rsidRPr="00000000" w14:paraId="000017D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wv5if4u44oui" w:id="790"/>
      <w:bookmarkEnd w:id="790"/>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7D7">
      <w:pPr>
        <w:numPr>
          <w:ilvl w:val="0"/>
          <w:numId w:val="82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doses (&gt;100 mg/day) can cause </w:t>
      </w:r>
      <w:r w:rsidDel="00000000" w:rsidR="00000000" w:rsidRPr="00000000">
        <w:rPr>
          <w:rFonts w:ascii="Times New Roman" w:cs="Times New Roman" w:eastAsia="Times New Roman" w:hAnsi="Times New Roman"/>
          <w:b w:val="1"/>
          <w:bCs w:val="1"/>
          <w:rtl w:val="0"/>
        </w:rPr>
        <w:t xml:space="preserve">peripheral neuropathy</w:t>
        <w:br w:type="textWrapping"/>
      </w:r>
    </w:p>
    <w:p w:rsidR="00000000" w:rsidDel="00000000" w:rsidP="00000000" w:rsidRDefault="00000000" w:rsidRPr="00000000" w14:paraId="000017D8">
      <w:pPr>
        <w:numPr>
          <w:ilvl w:val="0"/>
          <w:numId w:val="82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 obtaining B6 from </w:t>
      </w:r>
      <w:r w:rsidDel="00000000" w:rsidR="00000000" w:rsidRPr="00000000">
        <w:rPr>
          <w:rFonts w:ascii="Times New Roman" w:cs="Times New Roman" w:eastAsia="Times New Roman" w:hAnsi="Times New Roman"/>
          <w:b w:val="1"/>
          <w:bCs w:val="1"/>
          <w:rtl w:val="0"/>
        </w:rPr>
        <w:t xml:space="preserve">whole foods</w:t>
      </w:r>
      <w:r w:rsidDel="00000000" w:rsidR="00000000" w:rsidRPr="00000000">
        <w:rPr>
          <w:rFonts w:ascii="Times New Roman" w:cs="Times New Roman" w:eastAsia="Times New Roman" w:hAnsi="Times New Roman"/>
          <w:rtl w:val="0"/>
        </w:rPr>
        <w:t xml:space="preserve"> like poultry, fish, bananas, and chickpeas</w:t>
        <w:br w:type="textWrapping"/>
      </w:r>
    </w:p>
    <w:p w:rsidR="00000000" w:rsidDel="00000000" w:rsidP="00000000" w:rsidRDefault="00000000" w:rsidRPr="00000000" w14:paraId="000017D9">
      <w:pPr>
        <w:numPr>
          <w:ilvl w:val="0"/>
          <w:numId w:val="82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unnecessary in </w:t>
      </w:r>
      <w:r w:rsidDel="00000000" w:rsidR="00000000" w:rsidRPr="00000000">
        <w:rPr>
          <w:rFonts w:ascii="Times New Roman" w:cs="Times New Roman" w:eastAsia="Times New Roman" w:hAnsi="Times New Roman"/>
          <w:b w:val="1"/>
          <w:bCs w:val="1"/>
          <w:rtl w:val="0"/>
        </w:rPr>
        <w:t xml:space="preserve">well-balanced diets</w:t>
        <w:br w:type="textWrapping"/>
      </w:r>
    </w:p>
    <w:p w:rsidR="00000000" w:rsidDel="00000000" w:rsidP="00000000" w:rsidRDefault="00000000" w:rsidRPr="00000000" w14:paraId="000017D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ej1o0f8rr8r0" w:id="791"/>
      <w:bookmarkEnd w:id="791"/>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7DC">
      <w:pPr>
        <w:numPr>
          <w:ilvl w:val="0"/>
          <w:numId w:val="106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Converted to </w:t>
      </w:r>
      <w:r w:rsidDel="00000000" w:rsidR="00000000" w:rsidRPr="00000000">
        <w:rPr>
          <w:rFonts w:ascii="Times New Roman" w:cs="Times New Roman" w:eastAsia="Times New Roman" w:hAnsi="Times New Roman"/>
          <w:b w:val="1"/>
          <w:bCs w:val="1"/>
          <w:rtl w:val="0"/>
        </w:rPr>
        <w:t xml:space="preserve">active coenzyme forms (PLP, PNP, PM)</w:t>
        <w:br w:type="textWrapping"/>
      </w:r>
    </w:p>
    <w:p w:rsidR="00000000" w:rsidDel="00000000" w:rsidP="00000000" w:rsidRDefault="00000000" w:rsidRPr="00000000" w14:paraId="000017DD">
      <w:pPr>
        <w:numPr>
          <w:ilvl w:val="0"/>
          <w:numId w:val="106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w:t>
      </w:r>
      <w:r w:rsidDel="00000000" w:rsidR="00000000" w:rsidRPr="00000000">
        <w:rPr>
          <w:rFonts w:ascii="Times New Roman" w:cs="Times New Roman" w:eastAsia="Times New Roman" w:hAnsi="Times New Roman"/>
          <w:b w:val="1"/>
          <w:bCs w:val="1"/>
          <w:rtl w:val="0"/>
        </w:rPr>
        <w:t xml:space="preserve">amino acid metabolism, neurotransmitter synthesis, and hemoglobin production</w:t>
        <w:br w:type="textWrapping"/>
      </w:r>
    </w:p>
    <w:p w:rsidR="00000000" w:rsidDel="00000000" w:rsidP="00000000" w:rsidRDefault="00000000" w:rsidRPr="00000000" w14:paraId="000017DE">
      <w:pPr>
        <w:numPr>
          <w:ilvl w:val="0"/>
          <w:numId w:val="106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 water-soluble vitamin is </w:t>
      </w:r>
      <w:r w:rsidDel="00000000" w:rsidR="00000000" w:rsidRPr="00000000">
        <w:rPr>
          <w:rFonts w:ascii="Times New Roman" w:cs="Times New Roman" w:eastAsia="Times New Roman" w:hAnsi="Times New Roman"/>
          <w:b w:val="1"/>
          <w:bCs w:val="1"/>
          <w:rtl w:val="0"/>
        </w:rPr>
        <w:t xml:space="preserve">mostly excreted in urine</w:t>
        <w:br w:type="textWrapping"/>
      </w:r>
    </w:p>
    <w:p w:rsidR="00000000" w:rsidDel="00000000" w:rsidP="00000000" w:rsidRDefault="00000000" w:rsidRPr="00000000" w14:paraId="000017D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87rneqfrg246" w:id="792"/>
      <w:bookmarkEnd w:id="792"/>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7E1">
      <w:pPr>
        <w:numPr>
          <w:ilvl w:val="0"/>
          <w:numId w:val="97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Deficiency:</w:t>
      </w:r>
      <w:r w:rsidDel="00000000" w:rsidR="00000000" w:rsidRPr="00000000">
        <w:rPr>
          <w:rFonts w:ascii="Times New Roman" w:cs="Times New Roman" w:eastAsia="Times New Roman" w:hAnsi="Times New Roman"/>
          <w:rtl w:val="0"/>
        </w:rPr>
        <w:t xml:space="preserve"> can cause anemia, irritability, depression, confusion, and seizures</w:t>
        <w:br w:type="textWrapping"/>
      </w:r>
    </w:p>
    <w:p w:rsidR="00000000" w:rsidDel="00000000" w:rsidP="00000000" w:rsidRDefault="00000000" w:rsidRPr="00000000" w14:paraId="000017E2">
      <w:pPr>
        <w:numPr>
          <w:ilvl w:val="0"/>
          <w:numId w:val="97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Excess supplementation:</w:t>
      </w:r>
      <w:r w:rsidDel="00000000" w:rsidR="00000000" w:rsidRPr="00000000">
        <w:rPr>
          <w:rFonts w:ascii="Times New Roman" w:cs="Times New Roman" w:eastAsia="Times New Roman" w:hAnsi="Times New Roman"/>
          <w:rtl w:val="0"/>
        </w:rPr>
        <w:t xml:space="preserve"> peripheral neuropathy, tingling, and sensory nerve damage</w:t>
        <w:br w:type="textWrapping"/>
      </w:r>
    </w:p>
    <w:p w:rsidR="00000000" w:rsidDel="00000000" w:rsidP="00000000" w:rsidRDefault="00000000" w:rsidRPr="00000000" w14:paraId="000017E3">
      <w:pPr>
        <w:numPr>
          <w:ilvl w:val="0"/>
          <w:numId w:val="97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dietary levels are safe and essential</w:t>
        <w:br w:type="textWrapping"/>
      </w:r>
    </w:p>
    <w:p w:rsidR="00000000" w:rsidDel="00000000" w:rsidP="00000000" w:rsidRDefault="00000000" w:rsidRPr="00000000" w14:paraId="000017E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w3yrkaevhq7k" w:id="793"/>
      <w:bookmarkEnd w:id="793"/>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7E6">
      <w:pPr>
        <w:numPr>
          <w:ilvl w:val="0"/>
          <w:numId w:val="45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Fortified breakfast cereals and energy drinks</w:t>
        <w:br w:type="textWrapping"/>
      </w:r>
    </w:p>
    <w:p w:rsidR="00000000" w:rsidDel="00000000" w:rsidP="00000000" w:rsidRDefault="00000000" w:rsidRPr="00000000" w14:paraId="000017E7">
      <w:pPr>
        <w:numPr>
          <w:ilvl w:val="0"/>
          <w:numId w:val="45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Nutritional supplements (capsules, tablets, gummies)</w:t>
        <w:br w:type="textWrapping"/>
      </w:r>
    </w:p>
    <w:p w:rsidR="00000000" w:rsidDel="00000000" w:rsidP="00000000" w:rsidRDefault="00000000" w:rsidRPr="00000000" w14:paraId="000017E8">
      <w:pPr>
        <w:numPr>
          <w:ilvl w:val="0"/>
          <w:numId w:val="45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fortified snack foods and meal replacements</w:t>
        <w:br w:type="textWrapping"/>
      </w:r>
    </w:p>
    <w:p w:rsidR="00000000" w:rsidDel="00000000" w:rsidP="00000000" w:rsidRDefault="00000000" w:rsidRPr="00000000" w14:paraId="000017E9">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7EA">
      <w:pPr>
        <w:numPr>
          <w:ilvl w:val="0"/>
          <w:numId w:val="52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Pyridoxine hydrochloride</w:t>
        <w:br w:type="textWrapping"/>
      </w:r>
    </w:p>
    <w:p w:rsidR="00000000" w:rsidDel="00000000" w:rsidP="00000000" w:rsidRDefault="00000000" w:rsidRPr="00000000" w14:paraId="000017EB">
      <w:pPr>
        <w:numPr>
          <w:ilvl w:val="0"/>
          <w:numId w:val="52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Vitamin B6 (synthetic)</w:t>
        <w:br w:type="textWrapping"/>
      </w:r>
    </w:p>
    <w:p w:rsidR="00000000" w:rsidDel="00000000" w:rsidP="00000000" w:rsidRDefault="00000000" w:rsidRPr="00000000" w14:paraId="000017EC">
      <w:pPr>
        <w:numPr>
          <w:ilvl w:val="0"/>
          <w:numId w:val="52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B6 supplement</w:t>
      </w:r>
    </w:p>
    <w:p w:rsidR="00000000" w:rsidDel="00000000" w:rsidP="00000000" w:rsidRDefault="00000000" w:rsidRPr="00000000" w14:paraId="000017ED">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EE">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Niacinamide</w:t>
      </w:r>
    </w:p>
    <w:p w:rsidR="00000000" w:rsidDel="00000000" w:rsidP="00000000" w:rsidRDefault="00000000" w:rsidRPr="00000000" w14:paraId="000017E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llrml5jkjy9u" w:id="794"/>
      <w:bookmarkEnd w:id="794"/>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7F0">
      <w:pPr>
        <w:numPr>
          <w:ilvl w:val="0"/>
          <w:numId w:val="79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Synthetic form of vitamin B3 → some concerns about </w:t>
      </w:r>
      <w:r w:rsidDel="00000000" w:rsidR="00000000" w:rsidRPr="00000000">
        <w:rPr>
          <w:rFonts w:ascii="Times New Roman" w:cs="Times New Roman" w:eastAsia="Times New Roman" w:hAnsi="Times New Roman"/>
          <w:b w:val="1"/>
          <w:bCs w:val="1"/>
          <w:rtl w:val="0"/>
        </w:rPr>
        <w:t xml:space="preserve">high-dose supplementation</w:t>
        <w:br w:type="textWrapping"/>
      </w:r>
    </w:p>
    <w:p w:rsidR="00000000" w:rsidDel="00000000" w:rsidP="00000000" w:rsidRDefault="00000000" w:rsidRPr="00000000" w14:paraId="000017F1">
      <w:pPr>
        <w:numPr>
          <w:ilvl w:val="0"/>
          <w:numId w:val="79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w:t>
      </w:r>
      <w:r w:rsidDel="00000000" w:rsidR="00000000" w:rsidRPr="00000000">
        <w:rPr>
          <w:rFonts w:ascii="Times New Roman" w:cs="Times New Roman" w:eastAsia="Times New Roman" w:hAnsi="Times New Roman"/>
          <w:b w:val="1"/>
          <w:bCs w:val="1"/>
          <w:rtl w:val="0"/>
        </w:rPr>
        <w:t xml:space="preserve">liver stress or flushing</w:t>
      </w:r>
      <w:r w:rsidDel="00000000" w:rsidR="00000000" w:rsidRPr="00000000">
        <w:rPr>
          <w:rFonts w:ascii="Times New Roman" w:cs="Times New Roman" w:eastAsia="Times New Roman" w:hAnsi="Times New Roman"/>
          <w:rtl w:val="0"/>
        </w:rPr>
        <w:t xml:space="preserve"> at high doses</w:t>
        <w:br w:type="textWrapping"/>
      </w:r>
    </w:p>
    <w:p w:rsidR="00000000" w:rsidDel="00000000" w:rsidP="00000000" w:rsidRDefault="00000000" w:rsidRPr="00000000" w14:paraId="000017F2">
      <w:pPr>
        <w:numPr>
          <w:ilvl w:val="0"/>
          <w:numId w:val="79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added to </w:t>
      </w:r>
      <w:r w:rsidDel="00000000" w:rsidR="00000000" w:rsidRPr="00000000">
        <w:rPr>
          <w:rFonts w:ascii="Times New Roman" w:cs="Times New Roman" w:eastAsia="Times New Roman" w:hAnsi="Times New Roman"/>
          <w:b w:val="1"/>
          <w:bCs w:val="1"/>
          <w:rtl w:val="0"/>
        </w:rPr>
        <w:t xml:space="preserve">fortified cereals, energy drinks, and supplements</w:t>
        <w:br w:type="textWrapping"/>
      </w:r>
    </w:p>
    <w:p w:rsidR="00000000" w:rsidDel="00000000" w:rsidP="00000000" w:rsidRDefault="00000000" w:rsidRPr="00000000" w14:paraId="000017F3">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mainly for </w:t>
      </w:r>
      <w:r w:rsidDel="00000000" w:rsidR="00000000" w:rsidRPr="00000000">
        <w:rPr>
          <w:rFonts w:ascii="Times New Roman" w:cs="Times New Roman" w:eastAsia="Times New Roman" w:hAnsi="Times New Roman"/>
          <w:b w:val="1"/>
          <w:bCs w:val="1"/>
          <w:rtl w:val="0"/>
        </w:rPr>
        <w:t xml:space="preserve">synthetic origin and potential toxicity in high doses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7F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kr3k1w62b60s" w:id="795"/>
      <w:bookmarkEnd w:id="795"/>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7F6">
      <w:pPr>
        <w:numPr>
          <w:ilvl w:val="0"/>
          <w:numId w:val="12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Niacinamide is a </w:t>
      </w:r>
      <w:r w:rsidDel="00000000" w:rsidR="00000000" w:rsidRPr="00000000">
        <w:rPr>
          <w:rFonts w:ascii="Times New Roman" w:cs="Times New Roman" w:eastAsia="Times New Roman" w:hAnsi="Times New Roman"/>
          <w:b w:val="1"/>
          <w:bCs w:val="1"/>
          <w:rtl w:val="0"/>
        </w:rPr>
        <w:t xml:space="preserve">water-soluble form of vitamin B3</w:t>
        <w:br w:type="textWrapping"/>
      </w:r>
    </w:p>
    <w:p w:rsidR="00000000" w:rsidDel="00000000" w:rsidP="00000000" w:rsidRDefault="00000000" w:rsidRPr="00000000" w14:paraId="000017F7">
      <w:pPr>
        <w:numPr>
          <w:ilvl w:val="0"/>
          <w:numId w:val="12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Essential for:</w:t>
        <w:br w:type="textWrapping"/>
      </w:r>
    </w:p>
    <w:p w:rsidR="00000000" w:rsidDel="00000000" w:rsidP="00000000" w:rsidRDefault="00000000" w:rsidRPr="00000000" w14:paraId="000017F8">
      <w:pPr>
        <w:numPr>
          <w:ilvl w:val="1"/>
          <w:numId w:val="128"/>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Energy production (NAD/NADP coenzymes)</w:t>
        <w:br w:type="textWrapping"/>
      </w:r>
    </w:p>
    <w:p w:rsidR="00000000" w:rsidDel="00000000" w:rsidP="00000000" w:rsidRDefault="00000000" w:rsidRPr="00000000" w14:paraId="000017F9">
      <w:pPr>
        <w:numPr>
          <w:ilvl w:val="1"/>
          <w:numId w:val="128"/>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DNA repair and cellular metabolism</w:t>
        <w:br w:type="textWrapping"/>
      </w:r>
    </w:p>
    <w:p w:rsidR="00000000" w:rsidDel="00000000" w:rsidP="00000000" w:rsidRDefault="00000000" w:rsidRPr="00000000" w14:paraId="000017FA">
      <w:pPr>
        <w:numPr>
          <w:ilvl w:val="1"/>
          <w:numId w:val="128"/>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Skin and nervous system health</w:t>
        <w:br w:type="textWrapping"/>
      </w:r>
    </w:p>
    <w:p w:rsidR="00000000" w:rsidDel="00000000" w:rsidP="00000000" w:rsidRDefault="00000000" w:rsidRPr="00000000" w14:paraId="000017FB">
      <w:pPr>
        <w:numPr>
          <w:ilvl w:val="0"/>
          <w:numId w:val="12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Non-flushing compared to niacin</w:t>
        <w:br w:type="textWrapping"/>
      </w:r>
    </w:p>
    <w:p w:rsidR="00000000" w:rsidDel="00000000" w:rsidP="00000000" w:rsidRDefault="00000000" w:rsidRPr="00000000" w14:paraId="000017F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tzaypp9zop7d" w:id="796"/>
      <w:bookmarkEnd w:id="796"/>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7FE">
      <w:pPr>
        <w:numPr>
          <w:ilvl w:val="0"/>
          <w:numId w:val="94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Fortification:</w:t>
      </w:r>
      <w:r w:rsidDel="00000000" w:rsidR="00000000" w:rsidRPr="00000000">
        <w:rPr>
          <w:rFonts w:ascii="Times New Roman" w:cs="Times New Roman" w:eastAsia="Times New Roman" w:hAnsi="Times New Roman"/>
          <w:rtl w:val="0"/>
        </w:rPr>
        <w:t xml:space="preserve"> prevents B3 deficiency (pellagra)</w:t>
        <w:br w:type="textWrapping"/>
      </w:r>
    </w:p>
    <w:p w:rsidR="00000000" w:rsidDel="00000000" w:rsidP="00000000" w:rsidRDefault="00000000" w:rsidRPr="00000000" w14:paraId="000017FF">
      <w:pPr>
        <w:numPr>
          <w:ilvl w:val="0"/>
          <w:numId w:val="94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during </w:t>
      </w:r>
      <w:r w:rsidDel="00000000" w:rsidR="00000000" w:rsidRPr="00000000">
        <w:rPr>
          <w:rFonts w:ascii="Times New Roman" w:cs="Times New Roman" w:eastAsia="Times New Roman" w:hAnsi="Times New Roman"/>
          <w:b w:val="1"/>
          <w:bCs w:val="1"/>
          <w:rtl w:val="0"/>
        </w:rPr>
        <w:t xml:space="preserve">processing, cooking, and storage</w:t>
        <w:br w:type="textWrapping"/>
      </w:r>
    </w:p>
    <w:p w:rsidR="00000000" w:rsidDel="00000000" w:rsidP="00000000" w:rsidRDefault="00000000" w:rsidRPr="00000000" w14:paraId="00001800">
      <w:pPr>
        <w:numPr>
          <w:ilvl w:val="0"/>
          <w:numId w:val="94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Inexpensive and widely used in </w:t>
      </w:r>
      <w:r w:rsidDel="00000000" w:rsidR="00000000" w:rsidRPr="00000000">
        <w:rPr>
          <w:rFonts w:ascii="Times New Roman" w:cs="Times New Roman" w:eastAsia="Times New Roman" w:hAnsi="Times New Roman"/>
          <w:b w:val="1"/>
          <w:bCs w:val="1"/>
          <w:rtl w:val="0"/>
        </w:rPr>
        <w:t xml:space="preserve">fortified foods and supplements</w:t>
        <w:br w:type="textWrapping"/>
      </w:r>
    </w:p>
    <w:p w:rsidR="00000000" w:rsidDel="00000000" w:rsidP="00000000" w:rsidRDefault="00000000" w:rsidRPr="00000000" w14:paraId="0000180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2fnmyvet3ymk" w:id="797"/>
      <w:bookmarkEnd w:id="797"/>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803">
      <w:pPr>
        <w:numPr>
          <w:ilvl w:val="0"/>
          <w:numId w:val="35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doses (&gt;3 g/day) can cause </w:t>
      </w:r>
      <w:r w:rsidDel="00000000" w:rsidR="00000000" w:rsidRPr="00000000">
        <w:rPr>
          <w:rFonts w:ascii="Times New Roman" w:cs="Times New Roman" w:eastAsia="Times New Roman" w:hAnsi="Times New Roman"/>
          <w:b w:val="1"/>
          <w:bCs w:val="1"/>
          <w:rtl w:val="0"/>
        </w:rPr>
        <w:t xml:space="preserve">liver toxicity or insulin resistance</w:t>
        <w:br w:type="textWrapping"/>
      </w:r>
    </w:p>
    <w:p w:rsidR="00000000" w:rsidDel="00000000" w:rsidP="00000000" w:rsidRDefault="00000000" w:rsidRPr="00000000" w14:paraId="00001804">
      <w:pPr>
        <w:numPr>
          <w:ilvl w:val="0"/>
          <w:numId w:val="35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 obtaining B3 from </w:t>
      </w:r>
      <w:r w:rsidDel="00000000" w:rsidR="00000000" w:rsidRPr="00000000">
        <w:rPr>
          <w:rFonts w:ascii="Times New Roman" w:cs="Times New Roman" w:eastAsia="Times New Roman" w:hAnsi="Times New Roman"/>
          <w:b w:val="1"/>
          <w:bCs w:val="1"/>
          <w:rtl w:val="0"/>
        </w:rPr>
        <w:t xml:space="preserve">whole-food sources</w:t>
      </w:r>
      <w:r w:rsidDel="00000000" w:rsidR="00000000" w:rsidRPr="00000000">
        <w:rPr>
          <w:rFonts w:ascii="Times New Roman" w:cs="Times New Roman" w:eastAsia="Times New Roman" w:hAnsi="Times New Roman"/>
          <w:rtl w:val="0"/>
        </w:rPr>
        <w:t xml:space="preserve"> (meat, fish, legumes, nuts)</w:t>
        <w:br w:type="textWrapping"/>
      </w:r>
    </w:p>
    <w:p w:rsidR="00000000" w:rsidDel="00000000" w:rsidP="00000000" w:rsidRDefault="00000000" w:rsidRPr="00000000" w14:paraId="00001805">
      <w:pPr>
        <w:numPr>
          <w:ilvl w:val="0"/>
          <w:numId w:val="35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forms may be unnecessary in balanced diets</w:t>
        <w:br w:type="textWrapping"/>
      </w:r>
    </w:p>
    <w:p w:rsidR="00000000" w:rsidDel="00000000" w:rsidP="00000000" w:rsidRDefault="00000000" w:rsidRPr="00000000" w14:paraId="0000180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6i7tjielv2x9" w:id="798"/>
      <w:bookmarkEnd w:id="798"/>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808">
      <w:pPr>
        <w:numPr>
          <w:ilvl w:val="0"/>
          <w:numId w:val="101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Converted to coenzymes </w:t>
      </w:r>
      <w:r w:rsidDel="00000000" w:rsidR="00000000" w:rsidRPr="00000000">
        <w:rPr>
          <w:rFonts w:ascii="Times New Roman" w:cs="Times New Roman" w:eastAsia="Times New Roman" w:hAnsi="Times New Roman"/>
          <w:b w:val="1"/>
          <w:bCs w:val="1"/>
          <w:rtl w:val="0"/>
        </w:rPr>
        <w:t xml:space="preserve">NAD and NADP</w:t>
      </w:r>
      <w:r w:rsidDel="00000000" w:rsidR="00000000" w:rsidRPr="00000000">
        <w:rPr>
          <w:rFonts w:ascii="Cardo" w:cs="Cardo" w:eastAsia="Cardo" w:hAnsi="Cardo"/>
          <w:rtl w:val="0"/>
        </w:rPr>
        <w:t xml:space="preserve"> → critical for energy production</w:t>
        <w:br w:type="textWrapping"/>
      </w:r>
    </w:p>
    <w:p w:rsidR="00000000" w:rsidDel="00000000" w:rsidP="00000000" w:rsidRDefault="00000000" w:rsidRPr="00000000" w14:paraId="00001809">
      <w:pPr>
        <w:numPr>
          <w:ilvl w:val="0"/>
          <w:numId w:val="101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w:t>
      </w:r>
      <w:r w:rsidDel="00000000" w:rsidR="00000000" w:rsidRPr="00000000">
        <w:rPr>
          <w:rFonts w:ascii="Times New Roman" w:cs="Times New Roman" w:eastAsia="Times New Roman" w:hAnsi="Times New Roman"/>
          <w:b w:val="1"/>
          <w:bCs w:val="1"/>
          <w:rtl w:val="0"/>
        </w:rPr>
        <w:t xml:space="preserve">DNA repair, detoxification, and skin health</w:t>
        <w:br w:type="textWrapping"/>
      </w:r>
    </w:p>
    <w:p w:rsidR="00000000" w:rsidDel="00000000" w:rsidP="00000000" w:rsidRDefault="00000000" w:rsidRPr="00000000" w14:paraId="0000180A">
      <w:pPr>
        <w:numPr>
          <w:ilvl w:val="0"/>
          <w:numId w:val="101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 water-soluble vitamin is </w:t>
      </w:r>
      <w:r w:rsidDel="00000000" w:rsidR="00000000" w:rsidRPr="00000000">
        <w:rPr>
          <w:rFonts w:ascii="Times New Roman" w:cs="Times New Roman" w:eastAsia="Times New Roman" w:hAnsi="Times New Roman"/>
          <w:b w:val="1"/>
          <w:bCs w:val="1"/>
          <w:rtl w:val="0"/>
        </w:rPr>
        <w:t xml:space="preserve">mostly excreted in urine</w:t>
        <w:br w:type="textWrapping"/>
      </w:r>
    </w:p>
    <w:p w:rsidR="00000000" w:rsidDel="00000000" w:rsidP="00000000" w:rsidRDefault="00000000" w:rsidRPr="00000000" w14:paraId="0000180B">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v2y7xlvutd0h" w:id="799"/>
      <w:bookmarkEnd w:id="799"/>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80D">
      <w:pPr>
        <w:numPr>
          <w:ilvl w:val="0"/>
          <w:numId w:val="115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Deficiency:</w:t>
      </w:r>
      <w:r w:rsidDel="00000000" w:rsidR="00000000" w:rsidRPr="00000000">
        <w:rPr>
          <w:rFonts w:ascii="Times New Roman" w:cs="Times New Roman" w:eastAsia="Times New Roman" w:hAnsi="Times New Roman"/>
          <w:rtl w:val="0"/>
        </w:rPr>
        <w:t xml:space="preserve"> pellagra (diarrhea, dermatitis, dementia)</w:t>
        <w:br w:type="textWrapping"/>
      </w:r>
    </w:p>
    <w:p w:rsidR="00000000" w:rsidDel="00000000" w:rsidP="00000000" w:rsidRDefault="00000000" w:rsidRPr="00000000" w14:paraId="0000180E">
      <w:pPr>
        <w:numPr>
          <w:ilvl w:val="0"/>
          <w:numId w:val="115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Excess supplementation:</w:t>
      </w:r>
      <w:r w:rsidDel="00000000" w:rsidR="00000000" w:rsidRPr="00000000">
        <w:rPr>
          <w:rFonts w:ascii="Times New Roman" w:cs="Times New Roman" w:eastAsia="Times New Roman" w:hAnsi="Times New Roman"/>
          <w:rtl w:val="0"/>
        </w:rPr>
        <w:t xml:space="preserve"> rare liver toxicity, insulin resistance, mild GI upset</w:t>
        <w:br w:type="textWrapping"/>
      </w:r>
    </w:p>
    <w:p w:rsidR="00000000" w:rsidDel="00000000" w:rsidP="00000000" w:rsidRDefault="00000000" w:rsidRPr="00000000" w14:paraId="0000180F">
      <w:pPr>
        <w:numPr>
          <w:ilvl w:val="0"/>
          <w:numId w:val="115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dietary intake is safe and essential</w:t>
        <w:br w:type="textWrapping"/>
      </w:r>
    </w:p>
    <w:p w:rsidR="00000000" w:rsidDel="00000000" w:rsidP="00000000" w:rsidRDefault="00000000" w:rsidRPr="00000000" w14:paraId="0000181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srq4j2bv92z1" w:id="800"/>
      <w:bookmarkEnd w:id="800"/>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812">
      <w:pPr>
        <w:numPr>
          <w:ilvl w:val="0"/>
          <w:numId w:val="93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Fortified breakfast cereals and snack bars</w:t>
        <w:br w:type="textWrapping"/>
      </w:r>
    </w:p>
    <w:p w:rsidR="00000000" w:rsidDel="00000000" w:rsidP="00000000" w:rsidRDefault="00000000" w:rsidRPr="00000000" w14:paraId="00001813">
      <w:pPr>
        <w:numPr>
          <w:ilvl w:val="0"/>
          <w:numId w:val="93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Nutritional supplements (capsules, tablets, gummies)</w:t>
        <w:br w:type="textWrapping"/>
      </w:r>
    </w:p>
    <w:p w:rsidR="00000000" w:rsidDel="00000000" w:rsidP="00000000" w:rsidRDefault="00000000" w:rsidRPr="00000000" w14:paraId="00001814">
      <w:pPr>
        <w:numPr>
          <w:ilvl w:val="0"/>
          <w:numId w:val="93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Energy drinks and meal replacements</w:t>
        <w:br w:type="textWrapping"/>
      </w:r>
    </w:p>
    <w:p w:rsidR="00000000" w:rsidDel="00000000" w:rsidP="00000000" w:rsidRDefault="00000000" w:rsidRPr="00000000" w14:paraId="00001815">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816">
      <w:pPr>
        <w:numPr>
          <w:ilvl w:val="0"/>
          <w:numId w:val="63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Niacinamide</w:t>
        <w:br w:type="textWrapping"/>
      </w:r>
    </w:p>
    <w:p w:rsidR="00000000" w:rsidDel="00000000" w:rsidP="00000000" w:rsidRDefault="00000000" w:rsidRPr="00000000" w14:paraId="00001817">
      <w:pPr>
        <w:numPr>
          <w:ilvl w:val="0"/>
          <w:numId w:val="63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Vitamin B3</w:t>
        <w:br w:type="textWrapping"/>
      </w:r>
    </w:p>
    <w:p w:rsidR="00000000" w:rsidDel="00000000" w:rsidP="00000000" w:rsidRDefault="00000000" w:rsidRPr="00000000" w14:paraId="00001818">
      <w:pPr>
        <w:numPr>
          <w:ilvl w:val="0"/>
          <w:numId w:val="63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Nicotinamide</w:t>
      </w:r>
    </w:p>
    <w:p w:rsidR="00000000" w:rsidDel="00000000" w:rsidP="00000000" w:rsidRDefault="00000000" w:rsidRPr="00000000" w14:paraId="00001819">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1A">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Calcium carbonate</w:t>
      </w:r>
    </w:p>
    <w:p w:rsidR="00000000" w:rsidDel="00000000" w:rsidP="00000000" w:rsidRDefault="00000000" w:rsidRPr="00000000" w14:paraId="0000181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q3s0xcugm5vs" w:id="801"/>
      <w:bookmarkEnd w:id="801"/>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81C">
      <w:pPr>
        <w:numPr>
          <w:ilvl w:val="0"/>
          <w:numId w:val="50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w:t>
      </w:r>
      <w:r w:rsidDel="00000000" w:rsidR="00000000" w:rsidRPr="00000000">
        <w:rPr>
          <w:rFonts w:ascii="Times New Roman" w:cs="Times New Roman" w:eastAsia="Times New Roman" w:hAnsi="Times New Roman"/>
          <w:b w:val="1"/>
          <w:bCs w:val="1"/>
          <w:rtl w:val="0"/>
        </w:rPr>
        <w:t xml:space="preserve">constipation or GI upset</w:t>
      </w:r>
      <w:r w:rsidDel="00000000" w:rsidR="00000000" w:rsidRPr="00000000">
        <w:rPr>
          <w:rFonts w:ascii="Times New Roman" w:cs="Times New Roman" w:eastAsia="Times New Roman" w:hAnsi="Times New Roman"/>
          <w:rtl w:val="0"/>
        </w:rPr>
        <w:t xml:space="preserve"> in sensitive individuals</w:t>
        <w:br w:type="textWrapping"/>
      </w:r>
    </w:p>
    <w:p w:rsidR="00000000" w:rsidDel="00000000" w:rsidP="00000000" w:rsidRDefault="00000000" w:rsidRPr="00000000" w14:paraId="0000181D">
      <w:pPr>
        <w:numPr>
          <w:ilvl w:val="0"/>
          <w:numId w:val="50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Overconsumption may lead to </w:t>
      </w:r>
      <w:r w:rsidDel="00000000" w:rsidR="00000000" w:rsidRPr="00000000">
        <w:rPr>
          <w:rFonts w:ascii="Times New Roman" w:cs="Times New Roman" w:eastAsia="Times New Roman" w:hAnsi="Times New Roman"/>
          <w:b w:val="1"/>
          <w:bCs w:val="1"/>
          <w:rtl w:val="0"/>
        </w:rPr>
        <w:t xml:space="preserve">hypercalcemia</w:t>
      </w:r>
      <w:r w:rsidDel="00000000" w:rsidR="00000000" w:rsidRPr="00000000">
        <w:rPr>
          <w:rFonts w:ascii="Times New Roman" w:cs="Times New Roman" w:eastAsia="Times New Roman" w:hAnsi="Times New Roman"/>
          <w:rtl w:val="0"/>
        </w:rPr>
        <w:t xml:space="preserve"> or kidney stones</w:t>
        <w:br w:type="textWrapping"/>
      </w:r>
    </w:p>
    <w:p w:rsidR="00000000" w:rsidDel="00000000" w:rsidP="00000000" w:rsidRDefault="00000000" w:rsidRPr="00000000" w14:paraId="0000181E">
      <w:pPr>
        <w:numPr>
          <w:ilvl w:val="0"/>
          <w:numId w:val="50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added to </w:t>
      </w:r>
      <w:r w:rsidDel="00000000" w:rsidR="00000000" w:rsidRPr="00000000">
        <w:rPr>
          <w:rFonts w:ascii="Times New Roman" w:cs="Times New Roman" w:eastAsia="Times New Roman" w:hAnsi="Times New Roman"/>
          <w:b w:val="1"/>
          <w:bCs w:val="1"/>
          <w:rtl w:val="0"/>
        </w:rPr>
        <w:t xml:space="preserve">fortified foods, supplements, and antacids</w:t>
        <w:br w:type="textWrapping"/>
      </w:r>
    </w:p>
    <w:p w:rsidR="00000000" w:rsidDel="00000000" w:rsidP="00000000" w:rsidRDefault="00000000" w:rsidRPr="00000000" w14:paraId="0000181F">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mainly for </w:t>
      </w:r>
      <w:r w:rsidDel="00000000" w:rsidR="00000000" w:rsidRPr="00000000">
        <w:rPr>
          <w:rFonts w:ascii="Times New Roman" w:cs="Times New Roman" w:eastAsia="Times New Roman" w:hAnsi="Times New Roman"/>
          <w:b w:val="1"/>
          <w:bCs w:val="1"/>
          <w:rtl w:val="0"/>
        </w:rPr>
        <w:t xml:space="preserve">digestive issues, synthetic fortification, and potential overuse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82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vdztpup9j4l4" w:id="802"/>
      <w:bookmarkEnd w:id="802"/>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822">
      <w:pPr>
        <w:numPr>
          <w:ilvl w:val="0"/>
          <w:numId w:val="85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Naturally occurring mineral (chalk-like substance)</w:t>
        <w:br w:type="textWrapping"/>
      </w:r>
    </w:p>
    <w:p w:rsidR="00000000" w:rsidDel="00000000" w:rsidP="00000000" w:rsidRDefault="00000000" w:rsidRPr="00000000" w14:paraId="00001823">
      <w:pPr>
        <w:numPr>
          <w:ilvl w:val="0"/>
          <w:numId w:val="85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Commonly used as:</w:t>
        <w:br w:type="textWrapping"/>
      </w:r>
    </w:p>
    <w:p w:rsidR="00000000" w:rsidDel="00000000" w:rsidP="00000000" w:rsidRDefault="00000000" w:rsidRPr="00000000" w14:paraId="00001824">
      <w:pPr>
        <w:numPr>
          <w:ilvl w:val="1"/>
          <w:numId w:val="858"/>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Calcium supplement</w:t>
        <w:br w:type="textWrapping"/>
      </w:r>
    </w:p>
    <w:p w:rsidR="00000000" w:rsidDel="00000000" w:rsidP="00000000" w:rsidRDefault="00000000" w:rsidRPr="00000000" w14:paraId="00001825">
      <w:pPr>
        <w:numPr>
          <w:ilvl w:val="1"/>
          <w:numId w:val="858"/>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Antacid</w:t>
        <w:br w:type="textWrapping"/>
      </w:r>
    </w:p>
    <w:p w:rsidR="00000000" w:rsidDel="00000000" w:rsidP="00000000" w:rsidRDefault="00000000" w:rsidRPr="00000000" w14:paraId="00001826">
      <w:pPr>
        <w:numPr>
          <w:ilvl w:val="1"/>
          <w:numId w:val="858"/>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Food fortificant</w:t>
        <w:br w:type="textWrapping"/>
      </w:r>
    </w:p>
    <w:p w:rsidR="00000000" w:rsidDel="00000000" w:rsidP="00000000" w:rsidRDefault="00000000" w:rsidRPr="00000000" w14:paraId="00001827">
      <w:pPr>
        <w:numPr>
          <w:ilvl w:val="0"/>
          <w:numId w:val="85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Insoluble in water, but reacts with stomach acid to release calcium ions</w:t>
        <w:br w:type="textWrapping"/>
      </w:r>
    </w:p>
    <w:p w:rsidR="00000000" w:rsidDel="00000000" w:rsidP="00000000" w:rsidRDefault="00000000" w:rsidRPr="00000000" w14:paraId="0000182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e2gt567unb5s" w:id="803"/>
      <w:bookmarkEnd w:id="803"/>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82A">
      <w:pPr>
        <w:numPr>
          <w:ilvl w:val="0"/>
          <w:numId w:val="9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Fortification:</w:t>
      </w:r>
      <w:r w:rsidDel="00000000" w:rsidR="00000000" w:rsidRPr="00000000">
        <w:rPr>
          <w:rFonts w:ascii="Times New Roman" w:cs="Times New Roman" w:eastAsia="Times New Roman" w:hAnsi="Times New Roman"/>
          <w:rtl w:val="0"/>
        </w:rPr>
        <w:t xml:space="preserve"> prevents calcium deficiency and supports bone health</w:t>
        <w:br w:type="textWrapping"/>
      </w:r>
    </w:p>
    <w:p w:rsidR="00000000" w:rsidDel="00000000" w:rsidP="00000000" w:rsidRDefault="00000000" w:rsidRPr="00000000" w14:paraId="0000182B">
      <w:pPr>
        <w:numPr>
          <w:ilvl w:val="0"/>
          <w:numId w:val="9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Stabilizes products (e.g., in baking powders and processed foods)</w:t>
        <w:br w:type="textWrapping"/>
      </w:r>
    </w:p>
    <w:p w:rsidR="00000000" w:rsidDel="00000000" w:rsidP="00000000" w:rsidRDefault="00000000" w:rsidRPr="00000000" w14:paraId="0000182C">
      <w:pPr>
        <w:numPr>
          <w:ilvl w:val="0"/>
          <w:numId w:val="9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Inexpensive, neutral-tasting, and chemically stable</w:t>
        <w:br w:type="textWrapping"/>
      </w:r>
    </w:p>
    <w:p w:rsidR="00000000" w:rsidDel="00000000" w:rsidP="00000000" w:rsidRDefault="00000000" w:rsidRPr="00000000" w14:paraId="0000182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oa1upb6zv6d5" w:id="804"/>
      <w:bookmarkEnd w:id="804"/>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82F">
      <w:pPr>
        <w:numPr>
          <w:ilvl w:val="0"/>
          <w:numId w:val="41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contribute to </w:t>
      </w:r>
      <w:r w:rsidDel="00000000" w:rsidR="00000000" w:rsidRPr="00000000">
        <w:rPr>
          <w:rFonts w:ascii="Times New Roman" w:cs="Times New Roman" w:eastAsia="Times New Roman" w:hAnsi="Times New Roman"/>
          <w:b w:val="1"/>
          <w:bCs w:val="1"/>
          <w:rtl w:val="0"/>
        </w:rPr>
        <w:t xml:space="preserve">constipation</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reduced absorption</w:t>
      </w:r>
      <w:r w:rsidDel="00000000" w:rsidR="00000000" w:rsidRPr="00000000">
        <w:rPr>
          <w:rFonts w:ascii="Times New Roman" w:cs="Times New Roman" w:eastAsia="Times New Roman" w:hAnsi="Times New Roman"/>
          <w:rtl w:val="0"/>
        </w:rPr>
        <w:t xml:space="preserve"> if taken in high doses</w:t>
        <w:br w:type="textWrapping"/>
      </w:r>
    </w:p>
    <w:p w:rsidR="00000000" w:rsidDel="00000000" w:rsidP="00000000" w:rsidRDefault="00000000" w:rsidRPr="00000000" w14:paraId="00001830">
      <w:pPr>
        <w:numPr>
          <w:ilvl w:val="0"/>
          <w:numId w:val="41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 dietary calcium from </w:t>
      </w:r>
      <w:r w:rsidDel="00000000" w:rsidR="00000000" w:rsidRPr="00000000">
        <w:rPr>
          <w:rFonts w:ascii="Times New Roman" w:cs="Times New Roman" w:eastAsia="Times New Roman" w:hAnsi="Times New Roman"/>
          <w:b w:val="1"/>
          <w:bCs w:val="1"/>
          <w:rtl w:val="0"/>
        </w:rPr>
        <w:t xml:space="preserve">dairy, leafy greens, nuts, seeds, and fish with bones</w:t>
        <w:br w:type="textWrapping"/>
      </w:r>
    </w:p>
    <w:p w:rsidR="00000000" w:rsidDel="00000000" w:rsidP="00000000" w:rsidRDefault="00000000" w:rsidRPr="00000000" w14:paraId="00001831">
      <w:pPr>
        <w:numPr>
          <w:ilvl w:val="0"/>
          <w:numId w:val="41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total calcium intake to </w:t>
      </w:r>
      <w:r w:rsidDel="00000000" w:rsidR="00000000" w:rsidRPr="00000000">
        <w:rPr>
          <w:rFonts w:ascii="Times New Roman" w:cs="Times New Roman" w:eastAsia="Times New Roman" w:hAnsi="Times New Roman"/>
          <w:b w:val="1"/>
          <w:bCs w:val="1"/>
          <w:rtl w:val="0"/>
        </w:rPr>
        <w:t xml:space="preserve">avoid kidney stones or hypercalcemia</w:t>
        <w:br w:type="textWrapping"/>
      </w:r>
    </w:p>
    <w:p w:rsidR="00000000" w:rsidDel="00000000" w:rsidP="00000000" w:rsidRDefault="00000000" w:rsidRPr="00000000" w14:paraId="0000183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7npqrzsheqo6" w:id="805"/>
      <w:bookmarkEnd w:id="805"/>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834">
      <w:pPr>
        <w:numPr>
          <w:ilvl w:val="0"/>
          <w:numId w:val="108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Reacts with stomach acid → releases </w:t>
      </w:r>
      <w:r w:rsidDel="00000000" w:rsidR="00000000" w:rsidRPr="00000000">
        <w:rPr>
          <w:rFonts w:ascii="Times New Roman" w:cs="Times New Roman" w:eastAsia="Times New Roman" w:hAnsi="Times New Roman"/>
          <w:b w:val="1"/>
          <w:bCs w:val="1"/>
          <w:rtl w:val="0"/>
        </w:rPr>
        <w:t xml:space="preserve">calcium ions</w:t>
      </w:r>
      <w:r w:rsidDel="00000000" w:rsidR="00000000" w:rsidRPr="00000000">
        <w:rPr>
          <w:rFonts w:ascii="Times New Roman" w:cs="Times New Roman" w:eastAsia="Times New Roman" w:hAnsi="Times New Roman"/>
          <w:rtl w:val="0"/>
        </w:rPr>
        <w:t xml:space="preserve"> for absorption</w:t>
        <w:br w:type="textWrapping"/>
      </w:r>
    </w:p>
    <w:p w:rsidR="00000000" w:rsidDel="00000000" w:rsidP="00000000" w:rsidRDefault="00000000" w:rsidRPr="00000000" w14:paraId="00001835">
      <w:pPr>
        <w:numPr>
          <w:ilvl w:val="0"/>
          <w:numId w:val="108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w:t>
      </w:r>
      <w:r w:rsidDel="00000000" w:rsidR="00000000" w:rsidRPr="00000000">
        <w:rPr>
          <w:rFonts w:ascii="Times New Roman" w:cs="Times New Roman" w:eastAsia="Times New Roman" w:hAnsi="Times New Roman"/>
          <w:b w:val="1"/>
          <w:bCs w:val="1"/>
          <w:rtl w:val="0"/>
        </w:rPr>
        <w:t xml:space="preserve">bone mineralization, muscle function, nerve signaling, and blood clotting</w:t>
        <w:br w:type="textWrapping"/>
      </w:r>
    </w:p>
    <w:p w:rsidR="00000000" w:rsidDel="00000000" w:rsidP="00000000" w:rsidRDefault="00000000" w:rsidRPr="00000000" w14:paraId="00001836">
      <w:pPr>
        <w:numPr>
          <w:ilvl w:val="0"/>
          <w:numId w:val="108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 calcium is </w:t>
      </w:r>
      <w:r w:rsidDel="00000000" w:rsidR="00000000" w:rsidRPr="00000000">
        <w:rPr>
          <w:rFonts w:ascii="Times New Roman" w:cs="Times New Roman" w:eastAsia="Times New Roman" w:hAnsi="Times New Roman"/>
          <w:b w:val="1"/>
          <w:bCs w:val="1"/>
          <w:rtl w:val="0"/>
        </w:rPr>
        <w:t xml:space="preserve">excreted in urine</w:t>
      </w:r>
      <w:r w:rsidDel="00000000" w:rsidR="00000000" w:rsidRPr="00000000">
        <w:rPr>
          <w:rFonts w:ascii="Times New Roman" w:cs="Times New Roman" w:eastAsia="Times New Roman" w:hAnsi="Times New Roman"/>
          <w:rtl w:val="0"/>
        </w:rPr>
        <w:t xml:space="preserve">, but chronic overuse may cause stones</w:t>
        <w:br w:type="textWrapping"/>
      </w:r>
    </w:p>
    <w:p w:rsidR="00000000" w:rsidDel="00000000" w:rsidP="00000000" w:rsidRDefault="00000000" w:rsidRPr="00000000" w14:paraId="0000183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i397ckopdqad" w:id="806"/>
      <w:bookmarkEnd w:id="806"/>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839">
      <w:pPr>
        <w:numPr>
          <w:ilvl w:val="0"/>
          <w:numId w:val="84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Excess intake → kidney stones, calcification in arteries or soft tissues</w:t>
        <w:br w:type="textWrapping"/>
      </w:r>
    </w:p>
    <w:p w:rsidR="00000000" w:rsidDel="00000000" w:rsidP="00000000" w:rsidRDefault="00000000" w:rsidRPr="00000000" w14:paraId="0000183A">
      <w:pPr>
        <w:numPr>
          <w:ilvl w:val="0"/>
          <w:numId w:val="84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Adequate intake → protects against </w:t>
      </w:r>
      <w:r w:rsidDel="00000000" w:rsidR="00000000" w:rsidRPr="00000000">
        <w:rPr>
          <w:rFonts w:ascii="Times New Roman" w:cs="Times New Roman" w:eastAsia="Times New Roman" w:hAnsi="Times New Roman"/>
          <w:b w:val="1"/>
          <w:bCs w:val="1"/>
          <w:rtl w:val="0"/>
        </w:rPr>
        <w:t xml:space="preserve">osteoporosis and bone fractures</w:t>
        <w:br w:type="textWrapping"/>
      </w:r>
    </w:p>
    <w:p w:rsidR="00000000" w:rsidDel="00000000" w:rsidP="00000000" w:rsidRDefault="00000000" w:rsidRPr="00000000" w14:paraId="0000183B">
      <w:pPr>
        <w:numPr>
          <w:ilvl w:val="0"/>
          <w:numId w:val="84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Usually safe at recommended dietary levels</w:t>
        <w:br w:type="textWrapping"/>
      </w:r>
    </w:p>
    <w:p w:rsidR="00000000" w:rsidDel="00000000" w:rsidP="00000000" w:rsidRDefault="00000000" w:rsidRPr="00000000" w14:paraId="0000183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9cfubitthg2x" w:id="807"/>
      <w:bookmarkEnd w:id="807"/>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83E">
      <w:pPr>
        <w:numPr>
          <w:ilvl w:val="0"/>
          <w:numId w:val="29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Fortified plant milks and orange juice</w:t>
        <w:br w:type="textWrapping"/>
      </w:r>
    </w:p>
    <w:p w:rsidR="00000000" w:rsidDel="00000000" w:rsidP="00000000" w:rsidRDefault="00000000" w:rsidRPr="00000000" w14:paraId="0000183F">
      <w:pPr>
        <w:numPr>
          <w:ilvl w:val="0"/>
          <w:numId w:val="29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Breakfast cereals and nutrition bars</w:t>
        <w:br w:type="textWrapping"/>
      </w:r>
    </w:p>
    <w:p w:rsidR="00000000" w:rsidDel="00000000" w:rsidP="00000000" w:rsidRDefault="00000000" w:rsidRPr="00000000" w14:paraId="00001840">
      <w:pPr>
        <w:numPr>
          <w:ilvl w:val="0"/>
          <w:numId w:val="29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Supplements (tablets, capsules, chewables)</w:t>
        <w:br w:type="textWrapping"/>
      </w:r>
    </w:p>
    <w:p w:rsidR="00000000" w:rsidDel="00000000" w:rsidP="00000000" w:rsidRDefault="00000000" w:rsidRPr="00000000" w14:paraId="00001841">
      <w:pPr>
        <w:numPr>
          <w:ilvl w:val="0"/>
          <w:numId w:val="29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Baking powders and processed foods</w:t>
        <w:br w:type="textWrapping"/>
      </w:r>
    </w:p>
    <w:p w:rsidR="00000000" w:rsidDel="00000000" w:rsidP="00000000" w:rsidRDefault="00000000" w:rsidRPr="00000000" w14:paraId="00001842">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843">
      <w:pPr>
        <w:numPr>
          <w:ilvl w:val="0"/>
          <w:numId w:val="48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Calcium carbonate</w:t>
        <w:br w:type="textWrapping"/>
      </w:r>
    </w:p>
    <w:p w:rsidR="00000000" w:rsidDel="00000000" w:rsidP="00000000" w:rsidRDefault="00000000" w:rsidRPr="00000000" w14:paraId="00001844">
      <w:pPr>
        <w:numPr>
          <w:ilvl w:val="0"/>
          <w:numId w:val="48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CaCO₃</w:t>
        <w:br w:type="textWrapping"/>
      </w:r>
    </w:p>
    <w:p w:rsidR="00000000" w:rsidDel="00000000" w:rsidP="00000000" w:rsidRDefault="00000000" w:rsidRPr="00000000" w14:paraId="00001845">
      <w:pPr>
        <w:numPr>
          <w:ilvl w:val="0"/>
          <w:numId w:val="48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Antacid or calcium fortificant</w:t>
        <w:br w:type="textWrapping"/>
      </w:r>
    </w:p>
    <w:p w:rsidR="00000000" w:rsidDel="00000000" w:rsidP="00000000" w:rsidRDefault="00000000" w:rsidRPr="00000000" w14:paraId="00001846">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Ferrous sulfate</w:t>
      </w:r>
    </w:p>
    <w:p w:rsidR="00000000" w:rsidDel="00000000" w:rsidP="00000000" w:rsidRDefault="00000000" w:rsidRPr="00000000" w14:paraId="0000184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es2o2neh61qp" w:id="808"/>
      <w:bookmarkEnd w:id="808"/>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848">
      <w:pPr>
        <w:numPr>
          <w:ilvl w:val="0"/>
          <w:numId w:val="67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w:t>
      </w:r>
      <w:r w:rsidDel="00000000" w:rsidR="00000000" w:rsidRPr="00000000">
        <w:rPr>
          <w:rFonts w:ascii="Times New Roman" w:cs="Times New Roman" w:eastAsia="Times New Roman" w:hAnsi="Times New Roman"/>
          <w:b w:val="1"/>
          <w:bCs w:val="1"/>
          <w:rtl w:val="0"/>
        </w:rPr>
        <w:t xml:space="preserve">constipation, nausea, or GI upset</w:t>
        <w:br w:type="textWrapping"/>
      </w:r>
    </w:p>
    <w:p w:rsidR="00000000" w:rsidDel="00000000" w:rsidP="00000000" w:rsidRDefault="00000000" w:rsidRPr="00000000" w14:paraId="00001849">
      <w:pPr>
        <w:numPr>
          <w:ilvl w:val="0"/>
          <w:numId w:val="67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Overuse may lead to </w:t>
      </w:r>
      <w:r w:rsidDel="00000000" w:rsidR="00000000" w:rsidRPr="00000000">
        <w:rPr>
          <w:rFonts w:ascii="Times New Roman" w:cs="Times New Roman" w:eastAsia="Times New Roman" w:hAnsi="Times New Roman"/>
          <w:b w:val="1"/>
          <w:bCs w:val="1"/>
          <w:rtl w:val="0"/>
        </w:rPr>
        <w:t xml:space="preserve">iron overload</w:t>
      </w:r>
      <w:r w:rsidDel="00000000" w:rsidR="00000000" w:rsidRPr="00000000">
        <w:rPr>
          <w:rFonts w:ascii="Times New Roman" w:cs="Times New Roman" w:eastAsia="Times New Roman" w:hAnsi="Times New Roman"/>
          <w:rtl w:val="0"/>
        </w:rPr>
        <w:t xml:space="preserve">, especially in individuals with hemochromatosis</w:t>
        <w:br w:type="textWrapping"/>
      </w:r>
    </w:p>
    <w:p w:rsidR="00000000" w:rsidDel="00000000" w:rsidP="00000000" w:rsidRDefault="00000000" w:rsidRPr="00000000" w14:paraId="0000184A">
      <w:pPr>
        <w:numPr>
          <w:ilvl w:val="0"/>
          <w:numId w:val="67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added to </w:t>
      </w:r>
      <w:r w:rsidDel="00000000" w:rsidR="00000000" w:rsidRPr="00000000">
        <w:rPr>
          <w:rFonts w:ascii="Times New Roman" w:cs="Times New Roman" w:eastAsia="Times New Roman" w:hAnsi="Times New Roman"/>
          <w:b w:val="1"/>
          <w:bCs w:val="1"/>
          <w:rtl w:val="0"/>
        </w:rPr>
        <w:t xml:space="preserve">fortified cereals, supplements, and processed foods</w:t>
        <w:br w:type="textWrapping"/>
      </w:r>
    </w:p>
    <w:p w:rsidR="00000000" w:rsidDel="00000000" w:rsidP="00000000" w:rsidRDefault="00000000" w:rsidRPr="00000000" w14:paraId="0000184B">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mainly for </w:t>
      </w:r>
      <w:r w:rsidDel="00000000" w:rsidR="00000000" w:rsidRPr="00000000">
        <w:rPr>
          <w:rFonts w:ascii="Times New Roman" w:cs="Times New Roman" w:eastAsia="Times New Roman" w:hAnsi="Times New Roman"/>
          <w:b w:val="1"/>
          <w:bCs w:val="1"/>
          <w:rtl w:val="0"/>
        </w:rPr>
        <w:t xml:space="preserve">digestive side effects and risk of iron toxicity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84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xq8go240f2vp" w:id="809"/>
      <w:bookmarkEnd w:id="809"/>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84E">
      <w:pPr>
        <w:numPr>
          <w:ilvl w:val="0"/>
          <w:numId w:val="15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Iron salt</w:t>
      </w:r>
      <w:r w:rsidDel="00000000" w:rsidR="00000000" w:rsidRPr="00000000">
        <w:rPr>
          <w:rFonts w:ascii="Times New Roman" w:cs="Times New Roman" w:eastAsia="Times New Roman" w:hAnsi="Times New Roman"/>
          <w:rtl w:val="0"/>
        </w:rPr>
        <w:t xml:space="preserve"> providing elemental iron</w:t>
        <w:br w:type="textWrapping"/>
      </w:r>
    </w:p>
    <w:p w:rsidR="00000000" w:rsidDel="00000000" w:rsidP="00000000" w:rsidRDefault="00000000" w:rsidRPr="00000000" w14:paraId="0000184F">
      <w:pPr>
        <w:numPr>
          <w:ilvl w:val="0"/>
          <w:numId w:val="15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w:t>
      </w:r>
      <w:r w:rsidDel="00000000" w:rsidR="00000000" w:rsidRPr="00000000">
        <w:rPr>
          <w:rFonts w:ascii="Times New Roman" w:cs="Times New Roman" w:eastAsia="Times New Roman" w:hAnsi="Times New Roman"/>
          <w:b w:val="1"/>
          <w:bCs w:val="1"/>
          <w:rtl w:val="0"/>
        </w:rPr>
        <w:t xml:space="preserve">prevent or correct iron deficiency anemia</w:t>
        <w:br w:type="textWrapping"/>
      </w:r>
    </w:p>
    <w:p w:rsidR="00000000" w:rsidDel="00000000" w:rsidP="00000000" w:rsidRDefault="00000000" w:rsidRPr="00000000" w14:paraId="00001850">
      <w:pPr>
        <w:numPr>
          <w:ilvl w:val="0"/>
          <w:numId w:val="15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Water-soluble, inexpensive, and widely used in fortification</w:t>
        <w:br w:type="textWrapping"/>
      </w:r>
    </w:p>
    <w:p w:rsidR="00000000" w:rsidDel="00000000" w:rsidP="00000000" w:rsidRDefault="00000000" w:rsidRPr="00000000" w14:paraId="0000185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xs902p36ktgi" w:id="810"/>
      <w:bookmarkEnd w:id="810"/>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853">
      <w:pPr>
        <w:numPr>
          <w:ilvl w:val="0"/>
          <w:numId w:val="16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Fortification:</w:t>
      </w:r>
      <w:r w:rsidDel="00000000" w:rsidR="00000000" w:rsidRPr="00000000">
        <w:rPr>
          <w:rFonts w:ascii="Times New Roman" w:cs="Times New Roman" w:eastAsia="Times New Roman" w:hAnsi="Times New Roman"/>
          <w:rtl w:val="0"/>
        </w:rPr>
        <w:t xml:space="preserve"> prevents iron deficiency, especially in children and women</w:t>
        <w:br w:type="textWrapping"/>
      </w:r>
    </w:p>
    <w:p w:rsidR="00000000" w:rsidDel="00000000" w:rsidP="00000000" w:rsidRDefault="00000000" w:rsidRPr="00000000" w14:paraId="00001854">
      <w:pPr>
        <w:numPr>
          <w:ilvl w:val="0"/>
          <w:numId w:val="16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during </w:t>
      </w:r>
      <w:r w:rsidDel="00000000" w:rsidR="00000000" w:rsidRPr="00000000">
        <w:rPr>
          <w:rFonts w:ascii="Times New Roman" w:cs="Times New Roman" w:eastAsia="Times New Roman" w:hAnsi="Times New Roman"/>
          <w:b w:val="1"/>
          <w:bCs w:val="1"/>
          <w:rtl w:val="0"/>
        </w:rPr>
        <w:t xml:space="preserve">processing and storage</w:t>
        <w:br w:type="textWrapping"/>
      </w:r>
    </w:p>
    <w:p w:rsidR="00000000" w:rsidDel="00000000" w:rsidP="00000000" w:rsidRDefault="00000000" w:rsidRPr="00000000" w14:paraId="00001855">
      <w:pPr>
        <w:numPr>
          <w:ilvl w:val="0"/>
          <w:numId w:val="16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Cost-effective source of dietary iron</w:t>
        <w:br w:type="textWrapping"/>
      </w:r>
    </w:p>
    <w:p w:rsidR="00000000" w:rsidDel="00000000" w:rsidP="00000000" w:rsidRDefault="00000000" w:rsidRPr="00000000" w14:paraId="0000185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w4247eza75tv" w:id="811"/>
      <w:bookmarkEnd w:id="811"/>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858">
      <w:pPr>
        <w:numPr>
          <w:ilvl w:val="0"/>
          <w:numId w:val="87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Can irritate the gut → constipation, nausea, diarrhea</w:t>
        <w:br w:type="textWrapping"/>
      </w:r>
    </w:p>
    <w:p w:rsidR="00000000" w:rsidDel="00000000" w:rsidP="00000000" w:rsidRDefault="00000000" w:rsidRPr="00000000" w14:paraId="00001859">
      <w:pPr>
        <w:numPr>
          <w:ilvl w:val="0"/>
          <w:numId w:val="87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of </w:t>
      </w:r>
      <w:r w:rsidDel="00000000" w:rsidR="00000000" w:rsidRPr="00000000">
        <w:rPr>
          <w:rFonts w:ascii="Times New Roman" w:cs="Times New Roman" w:eastAsia="Times New Roman" w:hAnsi="Times New Roman"/>
          <w:b w:val="1"/>
          <w:bCs w:val="1"/>
          <w:rtl w:val="0"/>
        </w:rPr>
        <w:t xml:space="preserve">toxicity in high doses</w:t>
      </w:r>
      <w:r w:rsidDel="00000000" w:rsidR="00000000" w:rsidRPr="00000000">
        <w:rPr>
          <w:rFonts w:ascii="Times New Roman" w:cs="Times New Roman" w:eastAsia="Times New Roman" w:hAnsi="Times New Roman"/>
          <w:rtl w:val="0"/>
        </w:rPr>
        <w:t xml:space="preserve">, particularly with supplements</w:t>
        <w:br w:type="textWrapping"/>
      </w:r>
    </w:p>
    <w:p w:rsidR="00000000" w:rsidDel="00000000" w:rsidP="00000000" w:rsidRDefault="00000000" w:rsidRPr="00000000" w14:paraId="0000185A">
      <w:pPr>
        <w:numPr>
          <w:ilvl w:val="0"/>
          <w:numId w:val="87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 </w:t>
      </w:r>
      <w:r w:rsidDel="00000000" w:rsidR="00000000" w:rsidRPr="00000000">
        <w:rPr>
          <w:rFonts w:ascii="Times New Roman" w:cs="Times New Roman" w:eastAsia="Times New Roman" w:hAnsi="Times New Roman"/>
          <w:b w:val="1"/>
          <w:bCs w:val="1"/>
          <w:rtl w:val="0"/>
        </w:rPr>
        <w:t xml:space="preserve">dietary iron from whole foods</w:t>
      </w:r>
      <w:r w:rsidDel="00000000" w:rsidR="00000000" w:rsidRPr="00000000">
        <w:rPr>
          <w:rFonts w:ascii="Times New Roman" w:cs="Times New Roman" w:eastAsia="Times New Roman" w:hAnsi="Times New Roman"/>
          <w:rtl w:val="0"/>
        </w:rPr>
        <w:t xml:space="preserve"> (meat, fish, legumes, leafy greens) when possible</w:t>
        <w:br w:type="textWrapping"/>
      </w:r>
    </w:p>
    <w:p w:rsidR="00000000" w:rsidDel="00000000" w:rsidP="00000000" w:rsidRDefault="00000000" w:rsidRPr="00000000" w14:paraId="0000185B">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zdf21vddv5bn" w:id="812"/>
      <w:bookmarkEnd w:id="812"/>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85D">
      <w:pPr>
        <w:numPr>
          <w:ilvl w:val="0"/>
          <w:numId w:val="23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Absorbed in the </w:t>
      </w:r>
      <w:r w:rsidDel="00000000" w:rsidR="00000000" w:rsidRPr="00000000">
        <w:rPr>
          <w:rFonts w:ascii="Times New Roman" w:cs="Times New Roman" w:eastAsia="Times New Roman" w:hAnsi="Times New Roman"/>
          <w:b w:val="1"/>
          <w:bCs w:val="1"/>
          <w:rtl w:val="0"/>
        </w:rPr>
        <w:t xml:space="preserve">duodenum</w:t>
      </w:r>
      <w:r w:rsidDel="00000000" w:rsidR="00000000" w:rsidRPr="00000000">
        <w:rPr>
          <w:rFonts w:ascii="Times New Roman" w:cs="Times New Roman" w:eastAsia="Times New Roman" w:hAnsi="Times New Roman"/>
          <w:rtl w:val="0"/>
        </w:rPr>
        <w:t xml:space="preserve"> as </w:t>
      </w:r>
      <w:r w:rsidDel="00000000" w:rsidR="00000000" w:rsidRPr="00000000">
        <w:rPr>
          <w:rFonts w:ascii="Times New Roman" w:cs="Times New Roman" w:eastAsia="Times New Roman" w:hAnsi="Times New Roman"/>
          <w:b w:val="1"/>
          <w:bCs w:val="1"/>
          <w:rtl w:val="0"/>
        </w:rPr>
        <w:t xml:space="preserve">ferrous iron</w:t>
        <w:br w:type="textWrapping"/>
      </w:r>
    </w:p>
    <w:p w:rsidR="00000000" w:rsidDel="00000000" w:rsidP="00000000" w:rsidRDefault="00000000" w:rsidRPr="00000000" w14:paraId="0000185E">
      <w:pPr>
        <w:numPr>
          <w:ilvl w:val="0"/>
          <w:numId w:val="23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Essential for </w:t>
      </w:r>
      <w:r w:rsidDel="00000000" w:rsidR="00000000" w:rsidRPr="00000000">
        <w:rPr>
          <w:rFonts w:ascii="Times New Roman" w:cs="Times New Roman" w:eastAsia="Times New Roman" w:hAnsi="Times New Roman"/>
          <w:b w:val="1"/>
          <w:bCs w:val="1"/>
          <w:rtl w:val="0"/>
        </w:rPr>
        <w:t xml:space="preserve">hemoglobin, myoglobin, and enzymatic reactions</w:t>
        <w:br w:type="textWrapping"/>
      </w:r>
    </w:p>
    <w:p w:rsidR="00000000" w:rsidDel="00000000" w:rsidP="00000000" w:rsidRDefault="00000000" w:rsidRPr="00000000" w14:paraId="0000185F">
      <w:pPr>
        <w:numPr>
          <w:ilvl w:val="0"/>
          <w:numId w:val="23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 iron is </w:t>
      </w:r>
      <w:r w:rsidDel="00000000" w:rsidR="00000000" w:rsidRPr="00000000">
        <w:rPr>
          <w:rFonts w:ascii="Times New Roman" w:cs="Times New Roman" w:eastAsia="Times New Roman" w:hAnsi="Times New Roman"/>
          <w:b w:val="1"/>
          <w:bCs w:val="1"/>
          <w:rtl w:val="0"/>
        </w:rPr>
        <w:t xml:space="preserve">stored in the liver, spleen, and bone marrow</w:t>
      </w:r>
      <w:r w:rsidDel="00000000" w:rsidR="00000000" w:rsidRPr="00000000">
        <w:rPr>
          <w:rFonts w:ascii="Cardo" w:cs="Cardo" w:eastAsia="Cardo" w:hAnsi="Cardo"/>
          <w:rtl w:val="0"/>
        </w:rPr>
        <w:t xml:space="preserve"> → chronic overload can damage organs</w:t>
        <w:br w:type="textWrapping"/>
      </w:r>
    </w:p>
    <w:p w:rsidR="00000000" w:rsidDel="00000000" w:rsidP="00000000" w:rsidRDefault="00000000" w:rsidRPr="00000000" w14:paraId="0000186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y8wx4i89bwoj" w:id="813"/>
      <w:bookmarkEnd w:id="813"/>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862">
      <w:pPr>
        <w:numPr>
          <w:ilvl w:val="0"/>
          <w:numId w:val="109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Deficiency:</w:t>
      </w:r>
      <w:r w:rsidDel="00000000" w:rsidR="00000000" w:rsidRPr="00000000">
        <w:rPr>
          <w:rFonts w:ascii="Times New Roman" w:cs="Times New Roman" w:eastAsia="Times New Roman" w:hAnsi="Times New Roman"/>
          <w:rtl w:val="0"/>
        </w:rPr>
        <w:t xml:space="preserve"> anemia, fatigue, impaired immunity, cognitive issues</w:t>
        <w:br w:type="textWrapping"/>
      </w:r>
    </w:p>
    <w:p w:rsidR="00000000" w:rsidDel="00000000" w:rsidP="00000000" w:rsidRDefault="00000000" w:rsidRPr="00000000" w14:paraId="00001863">
      <w:pPr>
        <w:numPr>
          <w:ilvl w:val="0"/>
          <w:numId w:val="109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Excess supplementation:</w:t>
      </w:r>
      <w:r w:rsidDel="00000000" w:rsidR="00000000" w:rsidRPr="00000000">
        <w:rPr>
          <w:rFonts w:ascii="Cardo" w:cs="Cardo" w:eastAsia="Cardo" w:hAnsi="Cardo"/>
          <w:rtl w:val="0"/>
        </w:rPr>
        <w:t xml:space="preserve"> iron overload → liver damage, heart disease, oxidative stress</w:t>
        <w:br w:type="textWrapping"/>
      </w:r>
    </w:p>
    <w:p w:rsidR="00000000" w:rsidDel="00000000" w:rsidP="00000000" w:rsidRDefault="00000000" w:rsidRPr="00000000" w14:paraId="00001864">
      <w:pPr>
        <w:numPr>
          <w:ilvl w:val="0"/>
          <w:numId w:val="109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Usually safe at recommended fortification levels</w:t>
        <w:br w:type="textWrapping"/>
      </w:r>
    </w:p>
    <w:p w:rsidR="00000000" w:rsidDel="00000000" w:rsidP="00000000" w:rsidRDefault="00000000" w:rsidRPr="00000000" w14:paraId="0000186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3xwqx3y4tseu" w:id="814"/>
      <w:bookmarkEnd w:id="814"/>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867">
      <w:pPr>
        <w:numPr>
          <w:ilvl w:val="0"/>
          <w:numId w:val="81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Fortified breakfast cereals and nutrition bars</w:t>
        <w:br w:type="textWrapping"/>
      </w:r>
    </w:p>
    <w:p w:rsidR="00000000" w:rsidDel="00000000" w:rsidP="00000000" w:rsidRDefault="00000000" w:rsidRPr="00000000" w14:paraId="00001868">
      <w:pPr>
        <w:numPr>
          <w:ilvl w:val="0"/>
          <w:numId w:val="81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Iron supplements (tablets, capsules, gummies)</w:t>
        <w:br w:type="textWrapping"/>
      </w:r>
    </w:p>
    <w:p w:rsidR="00000000" w:rsidDel="00000000" w:rsidP="00000000" w:rsidRDefault="00000000" w:rsidRPr="00000000" w14:paraId="00001869">
      <w:pPr>
        <w:numPr>
          <w:ilvl w:val="0"/>
          <w:numId w:val="81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infant formulas</w:t>
        <w:br w:type="textWrapping"/>
      </w:r>
    </w:p>
    <w:p w:rsidR="00000000" w:rsidDel="00000000" w:rsidP="00000000" w:rsidRDefault="00000000" w:rsidRPr="00000000" w14:paraId="0000186A">
      <w:pPr>
        <w:numPr>
          <w:ilvl w:val="0"/>
          <w:numId w:val="81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Fortified breads and flours</w:t>
        <w:br w:type="textWrapping"/>
      </w:r>
    </w:p>
    <w:p w:rsidR="00000000" w:rsidDel="00000000" w:rsidP="00000000" w:rsidRDefault="00000000" w:rsidRPr="00000000" w14:paraId="0000186B">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86C">
      <w:pPr>
        <w:numPr>
          <w:ilvl w:val="0"/>
          <w:numId w:val="10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Ferrous sulfate</w:t>
        <w:br w:type="textWrapping"/>
      </w:r>
    </w:p>
    <w:p w:rsidR="00000000" w:rsidDel="00000000" w:rsidP="00000000" w:rsidRDefault="00000000" w:rsidRPr="00000000" w14:paraId="0000186D">
      <w:pPr>
        <w:numPr>
          <w:ilvl w:val="0"/>
          <w:numId w:val="10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FeSO₄</w:t>
        <w:br w:type="textWrapping"/>
      </w:r>
    </w:p>
    <w:p w:rsidR="00000000" w:rsidDel="00000000" w:rsidP="00000000" w:rsidRDefault="00000000" w:rsidRPr="00000000" w14:paraId="0000186E">
      <w:pPr>
        <w:numPr>
          <w:ilvl w:val="0"/>
          <w:numId w:val="10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Iron supplement or fortificant</w:t>
      </w:r>
    </w:p>
    <w:p w:rsidR="00000000" w:rsidDel="00000000" w:rsidP="00000000" w:rsidRDefault="00000000" w:rsidRPr="00000000" w14:paraId="0000186F">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70">
      <w:pPr>
        <w:spacing w:after="200"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Zinc oxide</w:t>
      </w:r>
    </w:p>
    <w:p w:rsidR="00000000" w:rsidDel="00000000" w:rsidP="00000000" w:rsidRDefault="00000000" w:rsidRPr="00000000" w14:paraId="0000187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oz8ous5g0p98" w:id="815"/>
      <w:bookmarkEnd w:id="815"/>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872">
      <w:pPr>
        <w:numPr>
          <w:ilvl w:val="0"/>
          <w:numId w:val="9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Synthetic mineral → some prefer </w:t>
      </w:r>
      <w:r w:rsidDel="00000000" w:rsidR="00000000" w:rsidRPr="00000000">
        <w:rPr>
          <w:rFonts w:ascii="Times New Roman" w:cs="Times New Roman" w:eastAsia="Times New Roman" w:hAnsi="Times New Roman"/>
          <w:b w:val="1"/>
          <w:bCs w:val="1"/>
          <w:rtl w:val="0"/>
        </w:rPr>
        <w:t xml:space="preserve">whole-food sources of zinc</w:t>
        <w:br w:type="textWrapping"/>
      </w:r>
    </w:p>
    <w:p w:rsidR="00000000" w:rsidDel="00000000" w:rsidP="00000000" w:rsidRDefault="00000000" w:rsidRPr="00000000" w14:paraId="00001873">
      <w:pPr>
        <w:numPr>
          <w:ilvl w:val="0"/>
          <w:numId w:val="9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Over-supplementation can cause </w:t>
      </w:r>
      <w:r w:rsidDel="00000000" w:rsidR="00000000" w:rsidRPr="00000000">
        <w:rPr>
          <w:rFonts w:ascii="Times New Roman" w:cs="Times New Roman" w:eastAsia="Times New Roman" w:hAnsi="Times New Roman"/>
          <w:b w:val="1"/>
          <w:bCs w:val="1"/>
          <w:rtl w:val="0"/>
        </w:rPr>
        <w:t xml:space="preserve">nausea, vomiting, or impaired copper absorption</w:t>
        <w:br w:type="textWrapping"/>
      </w:r>
    </w:p>
    <w:p w:rsidR="00000000" w:rsidDel="00000000" w:rsidP="00000000" w:rsidRDefault="00000000" w:rsidRPr="00000000" w14:paraId="00001874">
      <w:pPr>
        <w:numPr>
          <w:ilvl w:val="0"/>
          <w:numId w:val="9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added to </w:t>
      </w:r>
      <w:r w:rsidDel="00000000" w:rsidR="00000000" w:rsidRPr="00000000">
        <w:rPr>
          <w:rFonts w:ascii="Times New Roman" w:cs="Times New Roman" w:eastAsia="Times New Roman" w:hAnsi="Times New Roman"/>
          <w:b w:val="1"/>
          <w:bCs w:val="1"/>
          <w:rtl w:val="0"/>
        </w:rPr>
        <w:t xml:space="preserve">fortified cereals, supplements, and processed foods</w:t>
        <w:br w:type="textWrapping"/>
      </w:r>
    </w:p>
    <w:p w:rsidR="00000000" w:rsidDel="00000000" w:rsidP="00000000" w:rsidRDefault="00000000" w:rsidRPr="00000000" w14:paraId="00001875">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mainly for </w:t>
      </w:r>
      <w:r w:rsidDel="00000000" w:rsidR="00000000" w:rsidRPr="00000000">
        <w:rPr>
          <w:rFonts w:ascii="Times New Roman" w:cs="Times New Roman" w:eastAsia="Times New Roman" w:hAnsi="Times New Roman"/>
          <w:b w:val="1"/>
          <w:bCs w:val="1"/>
          <w:rtl w:val="0"/>
        </w:rPr>
        <w:t xml:space="preserve">synthetic origin and potential overuse toxicity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876">
      <w:pPr>
        <w:spacing w:after="20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4h9l01o49ft" w:id="816"/>
      <w:bookmarkEnd w:id="816"/>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878">
      <w:pPr>
        <w:numPr>
          <w:ilvl w:val="0"/>
          <w:numId w:val="66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Inorganic zinc compound</w:t>
        <w:br w:type="textWrapping"/>
      </w:r>
    </w:p>
    <w:p w:rsidR="00000000" w:rsidDel="00000000" w:rsidP="00000000" w:rsidRDefault="00000000" w:rsidRPr="00000000" w14:paraId="00001879">
      <w:pPr>
        <w:numPr>
          <w:ilvl w:val="0"/>
          <w:numId w:val="66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w:t>
      </w:r>
      <w:r w:rsidDel="00000000" w:rsidR="00000000" w:rsidRPr="00000000">
        <w:rPr>
          <w:rFonts w:ascii="Times New Roman" w:cs="Times New Roman" w:eastAsia="Times New Roman" w:hAnsi="Times New Roman"/>
          <w:b w:val="1"/>
          <w:bCs w:val="1"/>
          <w:rtl w:val="0"/>
        </w:rPr>
        <w:t xml:space="preserve">essential zinc</w:t>
      </w:r>
      <w:r w:rsidDel="00000000" w:rsidR="00000000" w:rsidRPr="00000000">
        <w:rPr>
          <w:rFonts w:ascii="Times New Roman" w:cs="Times New Roman" w:eastAsia="Times New Roman" w:hAnsi="Times New Roman"/>
          <w:rtl w:val="0"/>
        </w:rPr>
        <w:t xml:space="preserve">, a trace mineral critical for:</w:t>
        <w:br w:type="textWrapping"/>
      </w:r>
    </w:p>
    <w:p w:rsidR="00000000" w:rsidDel="00000000" w:rsidP="00000000" w:rsidRDefault="00000000" w:rsidRPr="00000000" w14:paraId="0000187A">
      <w:pPr>
        <w:numPr>
          <w:ilvl w:val="1"/>
          <w:numId w:val="664"/>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Immune function</w:t>
        <w:br w:type="textWrapping"/>
      </w:r>
    </w:p>
    <w:p w:rsidR="00000000" w:rsidDel="00000000" w:rsidP="00000000" w:rsidRDefault="00000000" w:rsidRPr="00000000" w14:paraId="0000187B">
      <w:pPr>
        <w:numPr>
          <w:ilvl w:val="1"/>
          <w:numId w:val="664"/>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Enzyme activity</w:t>
        <w:br w:type="textWrapping"/>
      </w:r>
    </w:p>
    <w:p w:rsidR="00000000" w:rsidDel="00000000" w:rsidP="00000000" w:rsidRDefault="00000000" w:rsidRPr="00000000" w14:paraId="0000187C">
      <w:pPr>
        <w:numPr>
          <w:ilvl w:val="1"/>
          <w:numId w:val="664"/>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Growth and development</w:t>
        <w:br w:type="textWrapping"/>
      </w:r>
    </w:p>
    <w:p w:rsidR="00000000" w:rsidDel="00000000" w:rsidP="00000000" w:rsidRDefault="00000000" w:rsidRPr="00000000" w14:paraId="0000187D">
      <w:pPr>
        <w:numPr>
          <w:ilvl w:val="0"/>
          <w:numId w:val="66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 powdery, insoluble in water but absorbable in the gut</w:t>
        <w:br w:type="textWrapping"/>
      </w:r>
    </w:p>
    <w:p w:rsidR="00000000" w:rsidDel="00000000" w:rsidP="00000000" w:rsidRDefault="00000000" w:rsidRPr="00000000" w14:paraId="0000187E">
      <w:pPr>
        <w:spacing w:after="20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axnyv7fg087" w:id="817"/>
      <w:bookmarkEnd w:id="817"/>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880">
      <w:pPr>
        <w:numPr>
          <w:ilvl w:val="0"/>
          <w:numId w:val="42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Fortification:</w:t>
      </w:r>
      <w:r w:rsidDel="00000000" w:rsidR="00000000" w:rsidRPr="00000000">
        <w:rPr>
          <w:rFonts w:ascii="Times New Roman" w:cs="Times New Roman" w:eastAsia="Times New Roman" w:hAnsi="Times New Roman"/>
          <w:rtl w:val="0"/>
        </w:rPr>
        <w:t xml:space="preserve"> prevents zinc deficiency</w:t>
        <w:br w:type="textWrapping"/>
      </w:r>
    </w:p>
    <w:p w:rsidR="00000000" w:rsidDel="00000000" w:rsidP="00000000" w:rsidRDefault="00000000" w:rsidRPr="00000000" w14:paraId="00001881">
      <w:pPr>
        <w:numPr>
          <w:ilvl w:val="0"/>
          <w:numId w:val="42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during processing, heat, and storage</w:t>
        <w:br w:type="textWrapping"/>
      </w:r>
    </w:p>
    <w:p w:rsidR="00000000" w:rsidDel="00000000" w:rsidP="00000000" w:rsidRDefault="00000000" w:rsidRPr="00000000" w14:paraId="00001882">
      <w:pPr>
        <w:numPr>
          <w:ilvl w:val="0"/>
          <w:numId w:val="42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Inexpensive source of zinc for cereals, nutrition bars, and supplements</w:t>
        <w:br w:type="textWrapping"/>
      </w:r>
    </w:p>
    <w:p w:rsidR="00000000" w:rsidDel="00000000" w:rsidP="00000000" w:rsidRDefault="00000000" w:rsidRPr="00000000" w14:paraId="00001883">
      <w:pPr>
        <w:spacing w:after="20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b9afon3xlx29" w:id="818"/>
      <w:bookmarkEnd w:id="818"/>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885">
      <w:pPr>
        <w:numPr>
          <w:ilvl w:val="0"/>
          <w:numId w:val="58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 zinc can </w:t>
      </w:r>
      <w:r w:rsidDel="00000000" w:rsidR="00000000" w:rsidRPr="00000000">
        <w:rPr>
          <w:rFonts w:ascii="Times New Roman" w:cs="Times New Roman" w:eastAsia="Times New Roman" w:hAnsi="Times New Roman"/>
          <w:b w:val="1"/>
          <w:bCs w:val="1"/>
          <w:rtl w:val="0"/>
        </w:rPr>
        <w:t xml:space="preserve">interfere with copper and iron absorption</w:t>
        <w:br w:type="textWrapping"/>
      </w:r>
    </w:p>
    <w:p w:rsidR="00000000" w:rsidDel="00000000" w:rsidP="00000000" w:rsidRDefault="00000000" w:rsidRPr="00000000" w14:paraId="00001886">
      <w:pPr>
        <w:numPr>
          <w:ilvl w:val="0"/>
          <w:numId w:val="58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doses may cause </w:t>
      </w:r>
      <w:r w:rsidDel="00000000" w:rsidR="00000000" w:rsidRPr="00000000">
        <w:rPr>
          <w:rFonts w:ascii="Times New Roman" w:cs="Times New Roman" w:eastAsia="Times New Roman" w:hAnsi="Times New Roman"/>
          <w:b w:val="1"/>
          <w:bCs w:val="1"/>
          <w:rtl w:val="0"/>
        </w:rPr>
        <w:t xml:space="preserve">GI upset, nausea, or diarrhea</w:t>
        <w:br w:type="textWrapping"/>
      </w:r>
    </w:p>
    <w:p w:rsidR="00000000" w:rsidDel="00000000" w:rsidP="00000000" w:rsidRDefault="00000000" w:rsidRPr="00000000" w14:paraId="00001887">
      <w:pPr>
        <w:numPr>
          <w:ilvl w:val="0"/>
          <w:numId w:val="58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 zinc from </w:t>
      </w:r>
      <w:r w:rsidDel="00000000" w:rsidR="00000000" w:rsidRPr="00000000">
        <w:rPr>
          <w:rFonts w:ascii="Times New Roman" w:cs="Times New Roman" w:eastAsia="Times New Roman" w:hAnsi="Times New Roman"/>
          <w:b w:val="1"/>
          <w:bCs w:val="1"/>
          <w:rtl w:val="0"/>
        </w:rPr>
        <w:t xml:space="preserve">whole-food sources</w:t>
      </w:r>
      <w:r w:rsidDel="00000000" w:rsidR="00000000" w:rsidRPr="00000000">
        <w:rPr>
          <w:rFonts w:ascii="Times New Roman" w:cs="Times New Roman" w:eastAsia="Times New Roman" w:hAnsi="Times New Roman"/>
          <w:rtl w:val="0"/>
        </w:rPr>
        <w:t xml:space="preserve"> (meat, seafood, legumes, seeds, nuts)</w:t>
        <w:br w:type="textWrapping"/>
      </w:r>
    </w:p>
    <w:p w:rsidR="00000000" w:rsidDel="00000000" w:rsidP="00000000" w:rsidRDefault="00000000" w:rsidRPr="00000000" w14:paraId="00001888">
      <w:pPr>
        <w:spacing w:after="20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dnljtcx1aify" w:id="819"/>
      <w:bookmarkEnd w:id="819"/>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88A">
      <w:pPr>
        <w:numPr>
          <w:ilvl w:val="0"/>
          <w:numId w:val="62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Absorbed in the </w:t>
      </w:r>
      <w:r w:rsidDel="00000000" w:rsidR="00000000" w:rsidRPr="00000000">
        <w:rPr>
          <w:rFonts w:ascii="Times New Roman" w:cs="Times New Roman" w:eastAsia="Times New Roman" w:hAnsi="Times New Roman"/>
          <w:b w:val="1"/>
          <w:bCs w:val="1"/>
          <w:rtl w:val="0"/>
        </w:rPr>
        <w:t xml:space="preserve">small intestine</w:t>
        <w:br w:type="textWrapping"/>
      </w:r>
    </w:p>
    <w:p w:rsidR="00000000" w:rsidDel="00000000" w:rsidP="00000000" w:rsidRDefault="00000000" w:rsidRPr="00000000" w14:paraId="0000188B">
      <w:pPr>
        <w:numPr>
          <w:ilvl w:val="0"/>
          <w:numId w:val="62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w:t>
      </w:r>
      <w:r w:rsidDel="00000000" w:rsidR="00000000" w:rsidRPr="00000000">
        <w:rPr>
          <w:rFonts w:ascii="Times New Roman" w:cs="Times New Roman" w:eastAsia="Times New Roman" w:hAnsi="Times New Roman"/>
          <w:b w:val="1"/>
          <w:bCs w:val="1"/>
          <w:rtl w:val="0"/>
        </w:rPr>
        <w:t xml:space="preserve">enzyme function, immune response, wound healing, and DNA synthesis</w:t>
        <w:br w:type="textWrapping"/>
      </w:r>
    </w:p>
    <w:p w:rsidR="00000000" w:rsidDel="00000000" w:rsidP="00000000" w:rsidRDefault="00000000" w:rsidRPr="00000000" w14:paraId="0000188C">
      <w:pPr>
        <w:numPr>
          <w:ilvl w:val="0"/>
          <w:numId w:val="62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 zinc is mostly </w:t>
      </w:r>
      <w:r w:rsidDel="00000000" w:rsidR="00000000" w:rsidRPr="00000000">
        <w:rPr>
          <w:rFonts w:ascii="Times New Roman" w:cs="Times New Roman" w:eastAsia="Times New Roman" w:hAnsi="Times New Roman"/>
          <w:b w:val="1"/>
          <w:bCs w:val="1"/>
          <w:rtl w:val="0"/>
        </w:rPr>
        <w:t xml:space="preserve">excreted via feces</w:t>
      </w:r>
      <w:r w:rsidDel="00000000" w:rsidR="00000000" w:rsidRPr="00000000">
        <w:rPr>
          <w:rFonts w:ascii="Times New Roman" w:cs="Times New Roman" w:eastAsia="Times New Roman" w:hAnsi="Times New Roman"/>
          <w:rtl w:val="0"/>
        </w:rPr>
        <w:t xml:space="preserve">, but chronic high intake can cause imbalances</w:t>
        <w:br w:type="textWrapping"/>
      </w:r>
    </w:p>
    <w:p w:rsidR="00000000" w:rsidDel="00000000" w:rsidP="00000000" w:rsidRDefault="00000000" w:rsidRPr="00000000" w14:paraId="0000188D">
      <w:pPr>
        <w:spacing w:after="20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wkziu2yyr597" w:id="820"/>
      <w:bookmarkEnd w:id="820"/>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88F">
      <w:pPr>
        <w:numPr>
          <w:ilvl w:val="0"/>
          <w:numId w:val="68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Deficiency:</w:t>
      </w:r>
      <w:r w:rsidDel="00000000" w:rsidR="00000000" w:rsidRPr="00000000">
        <w:rPr>
          <w:rFonts w:ascii="Times New Roman" w:cs="Times New Roman" w:eastAsia="Times New Roman" w:hAnsi="Times New Roman"/>
          <w:rtl w:val="0"/>
        </w:rPr>
        <w:t xml:space="preserve"> immune dysfunction, hair loss, poor wound healing, delayed growth</w:t>
        <w:br w:type="textWrapping"/>
      </w:r>
    </w:p>
    <w:p w:rsidR="00000000" w:rsidDel="00000000" w:rsidP="00000000" w:rsidRDefault="00000000" w:rsidRPr="00000000" w14:paraId="00001890">
      <w:pPr>
        <w:numPr>
          <w:ilvl w:val="0"/>
          <w:numId w:val="68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Excess supplementation:</w:t>
      </w:r>
      <w:r w:rsidDel="00000000" w:rsidR="00000000" w:rsidRPr="00000000">
        <w:rPr>
          <w:rFonts w:ascii="Times New Roman" w:cs="Times New Roman" w:eastAsia="Times New Roman" w:hAnsi="Times New Roman"/>
          <w:rtl w:val="0"/>
        </w:rPr>
        <w:t xml:space="preserve"> nausea, copper deficiency, altered lipid metabolism</w:t>
        <w:br w:type="textWrapping"/>
      </w:r>
    </w:p>
    <w:p w:rsidR="00000000" w:rsidDel="00000000" w:rsidP="00000000" w:rsidRDefault="00000000" w:rsidRPr="00000000" w14:paraId="00001891">
      <w:pPr>
        <w:numPr>
          <w:ilvl w:val="0"/>
          <w:numId w:val="68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Generally safe at recommended fortification levels</w:t>
        <w:br w:type="textWrapping"/>
      </w:r>
    </w:p>
    <w:p w:rsidR="00000000" w:rsidDel="00000000" w:rsidP="00000000" w:rsidRDefault="00000000" w:rsidRPr="00000000" w14:paraId="00001892">
      <w:pPr>
        <w:spacing w:after="200"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ho5rpvyoykjn" w:id="821"/>
      <w:bookmarkEnd w:id="821"/>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894">
      <w:pPr>
        <w:numPr>
          <w:ilvl w:val="0"/>
          <w:numId w:val="30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Fortified breakfast cereals and nutrition bars</w:t>
        <w:br w:type="textWrapping"/>
      </w:r>
    </w:p>
    <w:p w:rsidR="00000000" w:rsidDel="00000000" w:rsidP="00000000" w:rsidRDefault="00000000" w:rsidRPr="00000000" w14:paraId="00001895">
      <w:pPr>
        <w:numPr>
          <w:ilvl w:val="0"/>
          <w:numId w:val="30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Supplements (tablets, capsules, lozenges)</w:t>
        <w:br w:type="textWrapping"/>
      </w:r>
    </w:p>
    <w:p w:rsidR="00000000" w:rsidDel="00000000" w:rsidP="00000000" w:rsidRDefault="00000000" w:rsidRPr="00000000" w14:paraId="00001896">
      <w:pPr>
        <w:numPr>
          <w:ilvl w:val="0"/>
          <w:numId w:val="30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Infant formulas and fortified foods</w:t>
        <w:br w:type="textWrapping"/>
      </w:r>
    </w:p>
    <w:p w:rsidR="00000000" w:rsidDel="00000000" w:rsidP="00000000" w:rsidRDefault="00000000" w:rsidRPr="00000000" w14:paraId="0000189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898">
      <w:pPr>
        <w:numPr>
          <w:ilvl w:val="0"/>
          <w:numId w:val="3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Zinc oxide</w:t>
        <w:br w:type="textWrapping"/>
      </w:r>
    </w:p>
    <w:p w:rsidR="00000000" w:rsidDel="00000000" w:rsidP="00000000" w:rsidRDefault="00000000" w:rsidRPr="00000000" w14:paraId="00001899">
      <w:pPr>
        <w:numPr>
          <w:ilvl w:val="0"/>
          <w:numId w:val="3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ZnO</w:t>
        <w:br w:type="textWrapping"/>
      </w:r>
    </w:p>
    <w:p w:rsidR="00000000" w:rsidDel="00000000" w:rsidP="00000000" w:rsidRDefault="00000000" w:rsidRPr="00000000" w14:paraId="0000189A">
      <w:pPr>
        <w:numPr>
          <w:ilvl w:val="0"/>
          <w:numId w:val="3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Zinc fortificant</w:t>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189B">
      <w:pPr>
        <w:spacing w:after="200" w:line="276.0005454545455" w:lineRule="auto"/>
        <w:rPr>
          <w:rFonts w:ascii="Calibri" w:cs="Calibri" w:eastAsia="Calibri" w:hAnsi="Calibri"/>
          <w:b w:val="1"/>
          <w:bCs w:val="1"/>
          <w:color w:val="0000ff"/>
          <w:sz w:val="40"/>
          <w:szCs w:val="40"/>
          <w:u w:val="single"/>
        </w:rPr>
      </w:pPr>
      <w:r w:rsidDel="00000000" w:rsidR="00000000" w:rsidRPr="00000000">
        <w:rPr>
          <w:rFonts w:ascii="Times New Roman" w:cs="Times New Roman" w:eastAsia="Times New Roman" w:hAnsi="Times New Roman"/>
          <w:rtl w:val="0"/>
        </w:rPr>
        <w:br w:type="textWrapping"/>
      </w:r>
      <w:r w:rsidDel="00000000" w:rsidR="00000000" w:rsidRPr="00000000">
        <w:rPr>
          <w:rFonts w:ascii="Calibri" w:cs="Calibri" w:eastAsia="Calibri" w:hAnsi="Calibri"/>
          <w:b w:val="1"/>
          <w:bCs w:val="1"/>
          <w:color w:val="0000ff"/>
          <w:sz w:val="40"/>
          <w:szCs w:val="40"/>
          <w:u w:val="single"/>
          <w:rtl w:val="0"/>
        </w:rPr>
        <w:t xml:space="preserve">Miscellaneous Red Flags</w:t>
      </w:r>
    </w:p>
    <w:p w:rsidR="00000000" w:rsidDel="00000000" w:rsidP="00000000" w:rsidRDefault="00000000" w:rsidRPr="00000000" w14:paraId="0000189C">
      <w:pPr>
        <w:spacing w:line="276.0005454545455" w:lineRule="auto"/>
        <w:rPr>
          <w:rFonts w:ascii="Times New Roman" w:cs="Times New Roman" w:eastAsia="Times New Roman" w:hAnsi="Times New Roman"/>
          <w:b w:val="1"/>
          <w:bCs w:val="1"/>
          <w:color w:val="ff0000"/>
          <w:sz w:val="30"/>
          <w:szCs w:val="30"/>
          <w:highlight w:val="yellow"/>
          <w:u w:val="single"/>
        </w:rPr>
      </w:pPr>
      <w:r w:rsidDel="00000000" w:rsidR="00000000" w:rsidRPr="00000000">
        <w:rPr>
          <w:rFonts w:ascii="Times New Roman" w:cs="Times New Roman" w:eastAsia="Times New Roman" w:hAnsi="Times New Roman"/>
          <w:b w:val="1"/>
          <w:bCs w:val="1"/>
          <w:color w:val="ff0000"/>
          <w:sz w:val="30"/>
          <w:szCs w:val="30"/>
          <w:highlight w:val="yellow"/>
          <w:u w:val="single"/>
          <w:rtl w:val="0"/>
        </w:rPr>
        <w:t xml:space="preserve">Defatted peanut flour</w:t>
      </w:r>
    </w:p>
    <w:p w:rsidR="00000000" w:rsidDel="00000000" w:rsidP="00000000" w:rsidRDefault="00000000" w:rsidRPr="00000000" w14:paraId="0000189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41dthda1zori" w:id="822"/>
      <w:bookmarkEnd w:id="822"/>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89E">
      <w:pPr>
        <w:numPr>
          <w:ilvl w:val="0"/>
          <w:numId w:val="101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Ultra-processed</w:t>
      </w:r>
      <w:r w:rsidDel="00000000" w:rsidR="00000000" w:rsidRPr="00000000">
        <w:rPr>
          <w:rFonts w:ascii="Times New Roman" w:cs="Times New Roman" w:eastAsia="Times New Roman" w:hAnsi="Times New Roman"/>
          <w:rtl w:val="0"/>
        </w:rPr>
        <w:t xml:space="preserve"> version of peanuts</w:t>
        <w:br w:type="textWrapping"/>
      </w:r>
    </w:p>
    <w:p w:rsidR="00000000" w:rsidDel="00000000" w:rsidP="00000000" w:rsidRDefault="00000000" w:rsidRPr="00000000" w14:paraId="0000189F">
      <w:pPr>
        <w:numPr>
          <w:ilvl w:val="0"/>
          <w:numId w:val="101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Fats removed → </w:t>
      </w:r>
      <w:r w:rsidDel="00000000" w:rsidR="00000000" w:rsidRPr="00000000">
        <w:rPr>
          <w:rFonts w:ascii="Times New Roman" w:cs="Times New Roman" w:eastAsia="Times New Roman" w:hAnsi="Times New Roman"/>
          <w:b w:val="1"/>
          <w:bCs w:val="1"/>
          <w:rtl w:val="0"/>
        </w:rPr>
        <w:t xml:space="preserve">protein and carb fractions concentrated</w:t>
        <w:br w:type="textWrapping"/>
      </w:r>
    </w:p>
    <w:p w:rsidR="00000000" w:rsidDel="00000000" w:rsidP="00000000" w:rsidRDefault="00000000" w:rsidRPr="00000000" w14:paraId="000018A0">
      <w:pPr>
        <w:numPr>
          <w:ilvl w:val="0"/>
          <w:numId w:val="101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w:t>
      </w:r>
      <w:r w:rsidDel="00000000" w:rsidR="00000000" w:rsidRPr="00000000">
        <w:rPr>
          <w:rFonts w:ascii="Times New Roman" w:cs="Times New Roman" w:eastAsia="Times New Roman" w:hAnsi="Times New Roman"/>
          <w:b w:val="1"/>
          <w:bCs w:val="1"/>
          <w:rtl w:val="0"/>
        </w:rPr>
        <w:t xml:space="preserve">higher glycemic and more insulin-stimulating</w:t>
        <w:br w:type="textWrapping"/>
      </w:r>
    </w:p>
    <w:p w:rsidR="00000000" w:rsidDel="00000000" w:rsidP="00000000" w:rsidRDefault="00000000" w:rsidRPr="00000000" w14:paraId="000018A1">
      <w:pPr>
        <w:numPr>
          <w:ilvl w:val="0"/>
          <w:numId w:val="101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w:t>
      </w:r>
      <w:r w:rsidDel="00000000" w:rsidR="00000000" w:rsidRPr="00000000">
        <w:rPr>
          <w:rFonts w:ascii="Times New Roman" w:cs="Times New Roman" w:eastAsia="Times New Roman" w:hAnsi="Times New Roman"/>
          <w:b w:val="1"/>
          <w:bCs w:val="1"/>
          <w:rtl w:val="0"/>
        </w:rPr>
        <w:t xml:space="preserve">more inflammatory</w:t>
      </w:r>
      <w:r w:rsidDel="00000000" w:rsidR="00000000" w:rsidRPr="00000000">
        <w:rPr>
          <w:rFonts w:ascii="Times New Roman" w:cs="Times New Roman" w:eastAsia="Times New Roman" w:hAnsi="Times New Roman"/>
          <w:rtl w:val="0"/>
        </w:rPr>
        <w:t xml:space="preserve"> than whole peanut butter</w:t>
        <w:br w:type="textWrapping"/>
      </w:r>
    </w:p>
    <w:p w:rsidR="00000000" w:rsidDel="00000000" w:rsidP="00000000" w:rsidRDefault="00000000" w:rsidRPr="00000000" w14:paraId="000018A2">
      <w:pPr>
        <w:numPr>
          <w:ilvl w:val="0"/>
          <w:numId w:val="101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carries </w:t>
      </w:r>
      <w:r w:rsidDel="00000000" w:rsidR="00000000" w:rsidRPr="00000000">
        <w:rPr>
          <w:rFonts w:ascii="Times New Roman" w:cs="Times New Roman" w:eastAsia="Times New Roman" w:hAnsi="Times New Roman"/>
          <w:b w:val="1"/>
          <w:bCs w:val="1"/>
          <w:rtl w:val="0"/>
        </w:rPr>
        <w:t xml:space="preserve">allergen and mold risks</w:t>
      </w:r>
      <w:r w:rsidDel="00000000" w:rsidR="00000000" w:rsidRPr="00000000">
        <w:rPr>
          <w:rFonts w:ascii="Times New Roman" w:cs="Times New Roman" w:eastAsia="Times New Roman" w:hAnsi="Times New Roman"/>
          <w:rtl w:val="0"/>
        </w:rPr>
        <w:t xml:space="preserve"> of peanuts</w:t>
        <w:br w:type="textWrapping"/>
      </w:r>
    </w:p>
    <w:p w:rsidR="00000000" w:rsidDel="00000000" w:rsidP="00000000" w:rsidRDefault="00000000" w:rsidRPr="00000000" w14:paraId="000018A3">
      <w:pPr>
        <w:spacing w:after="240" w:before="240" w:line="276.0005454545455"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This is a classic example of </w:t>
      </w:r>
      <w:r w:rsidDel="00000000" w:rsidR="00000000" w:rsidRPr="00000000">
        <w:rPr>
          <w:rFonts w:ascii="Times New Roman" w:cs="Times New Roman" w:eastAsia="Times New Roman" w:hAnsi="Times New Roman"/>
          <w:i w:val="1"/>
          <w:iCs w:val="1"/>
          <w:rtl w:val="0"/>
        </w:rPr>
        <w:t xml:space="preserve">“healthier on the label, harsher in the body.”</w:t>
      </w:r>
    </w:p>
    <w:p w:rsidR="00000000" w:rsidDel="00000000" w:rsidP="00000000" w:rsidRDefault="00000000" w:rsidRPr="00000000" w14:paraId="000018A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3wmh3l16kafh" w:id="823"/>
      <w:bookmarkEnd w:id="823"/>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8A6">
      <w:pPr>
        <w:numPr>
          <w:ilvl w:val="0"/>
          <w:numId w:val="113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Peanuts that have had most of their </w:t>
      </w:r>
      <w:r w:rsidDel="00000000" w:rsidR="00000000" w:rsidRPr="00000000">
        <w:rPr>
          <w:rFonts w:ascii="Times New Roman" w:cs="Times New Roman" w:eastAsia="Times New Roman" w:hAnsi="Times New Roman"/>
          <w:b w:val="1"/>
          <w:bCs w:val="1"/>
          <w:rtl w:val="0"/>
        </w:rPr>
        <w:t xml:space="preserve">natural oils mechanically or chemically removed</w:t>
        <w:br w:type="textWrapping"/>
      </w:r>
    </w:p>
    <w:p w:rsidR="00000000" w:rsidDel="00000000" w:rsidP="00000000" w:rsidRDefault="00000000" w:rsidRPr="00000000" w14:paraId="000018A7">
      <w:pPr>
        <w:numPr>
          <w:ilvl w:val="0"/>
          <w:numId w:val="113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Remaining product is:</w:t>
        <w:br w:type="textWrapping"/>
      </w:r>
    </w:p>
    <w:p w:rsidR="00000000" w:rsidDel="00000000" w:rsidP="00000000" w:rsidRDefault="00000000" w:rsidRPr="00000000" w14:paraId="000018A8">
      <w:pPr>
        <w:numPr>
          <w:ilvl w:val="1"/>
          <w:numId w:val="1130"/>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in </w:t>
      </w:r>
      <w:r w:rsidDel="00000000" w:rsidR="00000000" w:rsidRPr="00000000">
        <w:rPr>
          <w:rFonts w:ascii="Times New Roman" w:cs="Times New Roman" w:eastAsia="Times New Roman" w:hAnsi="Times New Roman"/>
          <w:b w:val="1"/>
          <w:bCs w:val="1"/>
          <w:rtl w:val="0"/>
        </w:rPr>
        <w:t xml:space="preserve">protein</w:t>
        <w:br w:type="textWrapping"/>
      </w:r>
    </w:p>
    <w:p w:rsidR="00000000" w:rsidDel="00000000" w:rsidP="00000000" w:rsidRDefault="00000000" w:rsidRPr="00000000" w14:paraId="000018A9">
      <w:pPr>
        <w:numPr>
          <w:ilvl w:val="1"/>
          <w:numId w:val="1130"/>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in </w:t>
      </w:r>
      <w:r w:rsidDel="00000000" w:rsidR="00000000" w:rsidRPr="00000000">
        <w:rPr>
          <w:rFonts w:ascii="Times New Roman" w:cs="Times New Roman" w:eastAsia="Times New Roman" w:hAnsi="Times New Roman"/>
          <w:b w:val="1"/>
          <w:bCs w:val="1"/>
          <w:rtl w:val="0"/>
        </w:rPr>
        <w:t xml:space="preserve">carbohydrate</w:t>
        <w:br w:type="textWrapping"/>
      </w:r>
    </w:p>
    <w:p w:rsidR="00000000" w:rsidDel="00000000" w:rsidP="00000000" w:rsidRDefault="00000000" w:rsidRPr="00000000" w14:paraId="000018AA">
      <w:pPr>
        <w:numPr>
          <w:ilvl w:val="1"/>
          <w:numId w:val="1130"/>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low in fat</w:t>
        <w:br w:type="textWrapping"/>
      </w:r>
    </w:p>
    <w:p w:rsidR="00000000" w:rsidDel="00000000" w:rsidP="00000000" w:rsidRDefault="00000000" w:rsidRPr="00000000" w14:paraId="000018AB">
      <w:pPr>
        <w:numPr>
          <w:ilvl w:val="0"/>
          <w:numId w:val="113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milled into a powder and reconstituted with water or added to foods</w:t>
        <w:br w:type="textWrapping"/>
      </w:r>
    </w:p>
    <w:p w:rsidR="00000000" w:rsidDel="00000000" w:rsidP="00000000" w:rsidRDefault="00000000" w:rsidRPr="00000000" w14:paraId="000018AC">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t>
      </w:r>
      <w:r w:rsidDel="00000000" w:rsidR="00000000" w:rsidRPr="00000000">
        <w:rPr>
          <w:rFonts w:ascii="Times New Roman" w:cs="Times New Roman" w:eastAsia="Times New Roman" w:hAnsi="Times New Roman"/>
          <w:b w:val="1"/>
          <w:bCs w:val="1"/>
          <w:rtl w:val="0"/>
        </w:rPr>
        <w:t xml:space="preserve">not a whole food anymore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8A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mgu2becwd2fo" w:id="824"/>
      <w:bookmarkEnd w:id="824"/>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8AF">
      <w:pPr>
        <w:numPr>
          <w:ilvl w:val="0"/>
          <w:numId w:val="75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w:t>
      </w:r>
      <w:r w:rsidDel="00000000" w:rsidR="00000000" w:rsidRPr="00000000">
        <w:rPr>
          <w:rFonts w:ascii="Times New Roman" w:cs="Times New Roman" w:eastAsia="Times New Roman" w:hAnsi="Times New Roman"/>
          <w:b w:val="1"/>
          <w:bCs w:val="1"/>
          <w:rtl w:val="0"/>
        </w:rPr>
        <w:t xml:space="preserve">“low-fat” or “reduced-calorie” claims</w:t>
        <w:br w:type="textWrapping"/>
      </w:r>
    </w:p>
    <w:p w:rsidR="00000000" w:rsidDel="00000000" w:rsidP="00000000" w:rsidRDefault="00000000" w:rsidRPr="00000000" w14:paraId="000018B0">
      <w:pPr>
        <w:numPr>
          <w:ilvl w:val="0"/>
          <w:numId w:val="75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Increases protein grams per serving</w:t>
        <w:br w:type="textWrapping"/>
      </w:r>
    </w:p>
    <w:p w:rsidR="00000000" w:rsidDel="00000000" w:rsidP="00000000" w:rsidRDefault="00000000" w:rsidRPr="00000000" w14:paraId="000018B1">
      <w:pPr>
        <w:numPr>
          <w:ilvl w:val="0"/>
          <w:numId w:val="75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Shelf-stable and easy to blend</w:t>
        <w:br w:type="textWrapping"/>
      </w:r>
    </w:p>
    <w:p w:rsidR="00000000" w:rsidDel="00000000" w:rsidP="00000000" w:rsidRDefault="00000000" w:rsidRPr="00000000" w14:paraId="000018B2">
      <w:pPr>
        <w:numPr>
          <w:ilvl w:val="0"/>
          <w:numId w:val="75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Cheaper than nut butters</w:t>
        <w:br w:type="textWrapping"/>
      </w:r>
    </w:p>
    <w:p w:rsidR="00000000" w:rsidDel="00000000" w:rsidP="00000000" w:rsidRDefault="00000000" w:rsidRPr="00000000" w14:paraId="000018B3">
      <w:pPr>
        <w:numPr>
          <w:ilvl w:val="0"/>
          <w:numId w:val="75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Appeals to weight-loss and fitness marketing</w:t>
        <w:br w:type="textWrapping"/>
      </w:r>
    </w:p>
    <w:p w:rsidR="00000000" w:rsidDel="00000000" w:rsidP="00000000" w:rsidRDefault="00000000" w:rsidRPr="00000000" w14:paraId="000018B4">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a marketing-friendly ingredient.</w:t>
      </w:r>
    </w:p>
    <w:p w:rsidR="00000000" w:rsidDel="00000000" w:rsidP="00000000" w:rsidRDefault="00000000" w:rsidRPr="00000000" w14:paraId="000018B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elgne7jsdkeq" w:id="825"/>
      <w:bookmarkEnd w:id="825"/>
      <w:r w:rsidDel="00000000" w:rsidR="00000000" w:rsidRPr="00000000">
        <w:rPr>
          <w:rFonts w:ascii="Times New Roman" w:cs="Times New Roman" w:eastAsia="Times New Roman" w:hAnsi="Times New Roman"/>
          <w:b w:val="1"/>
          <w:bCs w:val="1"/>
          <w:color w:val="000000"/>
          <w:sz w:val="26"/>
          <w:szCs w:val="26"/>
          <w:rtl w:val="0"/>
        </w:rPr>
        <w:t xml:space="preserve">4. Why practitioners often recommend avoiding it</w:t>
      </w:r>
    </w:p>
    <w:p w:rsidR="00000000" w:rsidDel="00000000" w:rsidP="00000000" w:rsidRDefault="00000000" w:rsidRPr="00000000" w14:paraId="000018B7">
      <w:pPr>
        <w:numPr>
          <w:ilvl w:val="0"/>
          <w:numId w:val="88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Removal of fat → </w:t>
      </w:r>
      <w:r w:rsidDel="00000000" w:rsidR="00000000" w:rsidRPr="00000000">
        <w:rPr>
          <w:rFonts w:ascii="Times New Roman" w:cs="Times New Roman" w:eastAsia="Times New Roman" w:hAnsi="Times New Roman"/>
          <w:b w:val="1"/>
          <w:bCs w:val="1"/>
          <w:rtl w:val="0"/>
        </w:rPr>
        <w:t xml:space="preserve">loss of satiety and metabolic buffering</w:t>
        <w:br w:type="textWrapping"/>
      </w:r>
    </w:p>
    <w:p w:rsidR="00000000" w:rsidDel="00000000" w:rsidP="00000000" w:rsidRDefault="00000000" w:rsidRPr="00000000" w14:paraId="000018B8">
      <w:pPr>
        <w:numPr>
          <w:ilvl w:val="0"/>
          <w:numId w:val="88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More rapid digestion → </w:t>
      </w:r>
      <w:r w:rsidDel="00000000" w:rsidR="00000000" w:rsidRPr="00000000">
        <w:rPr>
          <w:rFonts w:ascii="Times New Roman" w:cs="Times New Roman" w:eastAsia="Times New Roman" w:hAnsi="Times New Roman"/>
          <w:b w:val="1"/>
          <w:bCs w:val="1"/>
          <w:rtl w:val="0"/>
        </w:rPr>
        <w:t xml:space="preserve">higher insulin response</w:t>
        <w:br w:type="textWrapping"/>
      </w:r>
    </w:p>
    <w:p w:rsidR="00000000" w:rsidDel="00000000" w:rsidP="00000000" w:rsidRDefault="00000000" w:rsidRPr="00000000" w14:paraId="000018B9">
      <w:pPr>
        <w:numPr>
          <w:ilvl w:val="0"/>
          <w:numId w:val="88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contains </w:t>
      </w:r>
      <w:r w:rsidDel="00000000" w:rsidR="00000000" w:rsidRPr="00000000">
        <w:rPr>
          <w:rFonts w:ascii="Times New Roman" w:cs="Times New Roman" w:eastAsia="Times New Roman" w:hAnsi="Times New Roman"/>
          <w:b w:val="1"/>
          <w:bCs w:val="1"/>
          <w:rtl w:val="0"/>
        </w:rPr>
        <w:t xml:space="preserve">peanut lectins and allergens</w:t>
        <w:br w:type="textWrapping"/>
      </w:r>
    </w:p>
    <w:p w:rsidR="00000000" w:rsidDel="00000000" w:rsidP="00000000" w:rsidRDefault="00000000" w:rsidRPr="00000000" w14:paraId="000018BA">
      <w:pPr>
        <w:numPr>
          <w:ilvl w:val="0"/>
          <w:numId w:val="88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used in highly processed foods alongside sugars and starches</w:t>
        <w:br w:type="textWrapping"/>
      </w:r>
    </w:p>
    <w:p w:rsidR="00000000" w:rsidDel="00000000" w:rsidP="00000000" w:rsidRDefault="00000000" w:rsidRPr="00000000" w14:paraId="000018BB">
      <w:pPr>
        <w:numPr>
          <w:ilvl w:val="0"/>
          <w:numId w:val="88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worsen </w:t>
      </w:r>
      <w:r w:rsidDel="00000000" w:rsidR="00000000" w:rsidRPr="00000000">
        <w:rPr>
          <w:rFonts w:ascii="Times New Roman" w:cs="Times New Roman" w:eastAsia="Times New Roman" w:hAnsi="Times New Roman"/>
          <w:b w:val="1"/>
          <w:bCs w:val="1"/>
          <w:rtl w:val="0"/>
        </w:rPr>
        <w:t xml:space="preserve">blood sugar instability</w:t>
      </w:r>
      <w:r w:rsidDel="00000000" w:rsidR="00000000" w:rsidRPr="00000000">
        <w:rPr>
          <w:rFonts w:ascii="Times New Roman" w:cs="Times New Roman" w:eastAsia="Times New Roman" w:hAnsi="Times New Roman"/>
          <w:rtl w:val="0"/>
        </w:rPr>
        <w:t xml:space="preserve"> and cravings</w:t>
        <w:br w:type="textWrapping"/>
      </w:r>
    </w:p>
    <w:p w:rsidR="00000000" w:rsidDel="00000000" w:rsidP="00000000" w:rsidRDefault="00000000" w:rsidRPr="00000000" w14:paraId="000018BC">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it shows up in patients with </w:t>
      </w:r>
      <w:r w:rsidDel="00000000" w:rsidR="00000000" w:rsidRPr="00000000">
        <w:rPr>
          <w:rFonts w:ascii="Times New Roman" w:cs="Times New Roman" w:eastAsia="Times New Roman" w:hAnsi="Times New Roman"/>
          <w:b w:val="1"/>
          <w:bCs w:val="1"/>
          <w:rtl w:val="0"/>
        </w:rPr>
        <w:t xml:space="preserve">energy crashes and hunger cycles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8B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xh8wehtsvnn3" w:id="826"/>
      <w:bookmarkEnd w:id="826"/>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8BF">
      <w:pPr>
        <w:numPr>
          <w:ilvl w:val="0"/>
          <w:numId w:val="116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Faster digestion without fat → quicker glucose absorption</w:t>
        <w:br w:type="textWrapping"/>
      </w:r>
    </w:p>
    <w:p w:rsidR="00000000" w:rsidDel="00000000" w:rsidP="00000000" w:rsidRDefault="00000000" w:rsidRPr="00000000" w14:paraId="000018C0">
      <w:pPr>
        <w:numPr>
          <w:ilvl w:val="0"/>
          <w:numId w:val="116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w:t>
      </w:r>
      <w:r w:rsidDel="00000000" w:rsidR="00000000" w:rsidRPr="00000000">
        <w:rPr>
          <w:rFonts w:ascii="Times New Roman" w:cs="Times New Roman" w:eastAsia="Times New Roman" w:hAnsi="Times New Roman"/>
          <w:b w:val="1"/>
          <w:bCs w:val="1"/>
          <w:rtl w:val="0"/>
        </w:rPr>
        <w:t xml:space="preserve">insulin demand</w:t>
      </w:r>
      <w:r w:rsidDel="00000000" w:rsidR="00000000" w:rsidRPr="00000000">
        <w:rPr>
          <w:rFonts w:ascii="Times New Roman" w:cs="Times New Roman" w:eastAsia="Times New Roman" w:hAnsi="Times New Roman"/>
          <w:rtl w:val="0"/>
        </w:rPr>
        <w:t xml:space="preserve"> compared to whole peanut butter</w:t>
        <w:br w:type="textWrapping"/>
      </w:r>
    </w:p>
    <w:p w:rsidR="00000000" w:rsidDel="00000000" w:rsidP="00000000" w:rsidRDefault="00000000" w:rsidRPr="00000000" w14:paraId="000018C1">
      <w:pPr>
        <w:numPr>
          <w:ilvl w:val="0"/>
          <w:numId w:val="116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Reduced satiety → increased snacking</w:t>
        <w:br w:type="textWrapping"/>
      </w:r>
    </w:p>
    <w:p w:rsidR="00000000" w:rsidDel="00000000" w:rsidP="00000000" w:rsidRDefault="00000000" w:rsidRPr="00000000" w14:paraId="000018C2">
      <w:pPr>
        <w:numPr>
          <w:ilvl w:val="0"/>
          <w:numId w:val="116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immune activation in sensitive individuals</w:t>
        <w:br w:type="textWrapping"/>
      </w:r>
    </w:p>
    <w:p w:rsidR="00000000" w:rsidDel="00000000" w:rsidP="00000000" w:rsidRDefault="00000000" w:rsidRPr="00000000" w14:paraId="000018C3">
      <w:pPr>
        <w:numPr>
          <w:ilvl w:val="0"/>
          <w:numId w:val="116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Aflatoxin risk still present → </w:t>
      </w:r>
      <w:r w:rsidDel="00000000" w:rsidR="00000000" w:rsidRPr="00000000">
        <w:rPr>
          <w:rFonts w:ascii="Times New Roman" w:cs="Times New Roman" w:eastAsia="Times New Roman" w:hAnsi="Times New Roman"/>
          <w:b w:val="1"/>
          <w:bCs w:val="1"/>
          <w:rtl w:val="0"/>
        </w:rPr>
        <w:t xml:space="preserve">liver detox burden</w:t>
        <w:br w:type="textWrapping"/>
      </w:r>
    </w:p>
    <w:p w:rsidR="00000000" w:rsidDel="00000000" w:rsidP="00000000" w:rsidRDefault="00000000" w:rsidRPr="00000000" w14:paraId="000018C4">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very different metabolic response than whole peanuts.</w:t>
      </w:r>
    </w:p>
    <w:p w:rsidR="00000000" w:rsidDel="00000000" w:rsidP="00000000" w:rsidRDefault="00000000" w:rsidRPr="00000000" w14:paraId="000018C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dte1i9k6fqhu" w:id="827"/>
      <w:bookmarkEnd w:id="827"/>
      <w:r w:rsidDel="00000000" w:rsidR="00000000" w:rsidRPr="00000000">
        <w:rPr>
          <w:rFonts w:ascii="Times New Roman" w:cs="Times New Roman" w:eastAsia="Times New Roman" w:hAnsi="Times New Roman"/>
          <w:b w:val="1"/>
          <w:bCs w:val="1"/>
          <w:color w:val="000000"/>
          <w:sz w:val="26"/>
          <w:szCs w:val="26"/>
          <w:rtl w:val="0"/>
        </w:rPr>
        <w:t xml:space="preserve">6. Chronic illness links (associations &amp; mechanisms)</w:t>
      </w:r>
    </w:p>
    <w:p w:rsidR="00000000" w:rsidDel="00000000" w:rsidP="00000000" w:rsidRDefault="00000000" w:rsidRPr="00000000" w14:paraId="000018C7">
      <w:pPr>
        <w:numPr>
          <w:ilvl w:val="0"/>
          <w:numId w:val="106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Blood sugar dysregulation</w:t>
        <w:br w:type="textWrapping"/>
      </w:r>
    </w:p>
    <w:p w:rsidR="00000000" w:rsidDel="00000000" w:rsidP="00000000" w:rsidRDefault="00000000" w:rsidRPr="00000000" w14:paraId="000018C8">
      <w:pPr>
        <w:numPr>
          <w:ilvl w:val="0"/>
          <w:numId w:val="106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Insulin resistance</w:t>
      </w:r>
      <w:r w:rsidDel="00000000" w:rsidR="00000000" w:rsidRPr="00000000">
        <w:rPr>
          <w:rFonts w:ascii="Times New Roman" w:cs="Times New Roman" w:eastAsia="Times New Roman" w:hAnsi="Times New Roman"/>
          <w:rtl w:val="0"/>
        </w:rPr>
        <w:t xml:space="preserve"> over time with frequent intake</w:t>
        <w:br w:type="textWrapping"/>
      </w:r>
    </w:p>
    <w:p w:rsidR="00000000" w:rsidDel="00000000" w:rsidP="00000000" w:rsidRDefault="00000000" w:rsidRPr="00000000" w14:paraId="000018C9">
      <w:pPr>
        <w:numPr>
          <w:ilvl w:val="0"/>
          <w:numId w:val="106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Food sensitivities and inflammation</w:t>
        <w:br w:type="textWrapping"/>
      </w:r>
    </w:p>
    <w:p w:rsidR="00000000" w:rsidDel="00000000" w:rsidP="00000000" w:rsidRDefault="00000000" w:rsidRPr="00000000" w14:paraId="000018CA">
      <w:pPr>
        <w:numPr>
          <w:ilvl w:val="0"/>
          <w:numId w:val="106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Skin flares</w:t>
      </w:r>
      <w:r w:rsidDel="00000000" w:rsidR="00000000" w:rsidRPr="00000000">
        <w:rPr>
          <w:rFonts w:ascii="Times New Roman" w:cs="Times New Roman" w:eastAsia="Times New Roman" w:hAnsi="Times New Roman"/>
          <w:rtl w:val="0"/>
        </w:rPr>
        <w:t xml:space="preserve"> (acne, eczema)</w:t>
        <w:br w:type="textWrapping"/>
      </w:r>
    </w:p>
    <w:p w:rsidR="00000000" w:rsidDel="00000000" w:rsidP="00000000" w:rsidRDefault="00000000" w:rsidRPr="00000000" w14:paraId="000018CB">
      <w:pPr>
        <w:numPr>
          <w:ilvl w:val="0"/>
          <w:numId w:val="106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Autoimmune reactions</w:t>
      </w:r>
      <w:r w:rsidDel="00000000" w:rsidR="00000000" w:rsidRPr="00000000">
        <w:rPr>
          <w:rFonts w:ascii="Times New Roman" w:cs="Times New Roman" w:eastAsia="Times New Roman" w:hAnsi="Times New Roman"/>
          <w:rtl w:val="0"/>
        </w:rPr>
        <w:t xml:space="preserve"> in susceptible individuals</w:t>
        <w:br w:type="textWrapping"/>
      </w:r>
    </w:p>
    <w:p w:rsidR="00000000" w:rsidDel="00000000" w:rsidP="00000000" w:rsidRDefault="00000000" w:rsidRPr="00000000" w14:paraId="000018CC">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1lwrdqsebg61" w:id="828"/>
      <w:bookmarkEnd w:id="828"/>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8CE">
      <w:pPr>
        <w:numPr>
          <w:ilvl w:val="0"/>
          <w:numId w:val="54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Powdered peanut butter products</w:t>
        <w:br w:type="textWrapping"/>
      </w:r>
    </w:p>
    <w:p w:rsidR="00000000" w:rsidDel="00000000" w:rsidP="00000000" w:rsidRDefault="00000000" w:rsidRPr="00000000" w14:paraId="000018CF">
      <w:pPr>
        <w:numPr>
          <w:ilvl w:val="0"/>
          <w:numId w:val="54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powders and shakes</w:t>
        <w:br w:type="textWrapping"/>
      </w:r>
    </w:p>
    <w:p w:rsidR="00000000" w:rsidDel="00000000" w:rsidP="00000000" w:rsidRDefault="00000000" w:rsidRPr="00000000" w14:paraId="000018D0">
      <w:pPr>
        <w:numPr>
          <w:ilvl w:val="0"/>
          <w:numId w:val="54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Low-fat snacks and bars</w:t>
        <w:br w:type="textWrapping"/>
      </w:r>
    </w:p>
    <w:p w:rsidR="00000000" w:rsidDel="00000000" w:rsidP="00000000" w:rsidRDefault="00000000" w:rsidRPr="00000000" w14:paraId="000018D1">
      <w:pPr>
        <w:numPr>
          <w:ilvl w:val="0"/>
          <w:numId w:val="54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Fitness and weight-loss foods</w:t>
        <w:br w:type="textWrapping"/>
      </w:r>
    </w:p>
    <w:p w:rsidR="00000000" w:rsidDel="00000000" w:rsidP="00000000" w:rsidRDefault="00000000" w:rsidRPr="00000000" w14:paraId="000018D2">
      <w:pPr>
        <w:numPr>
          <w:ilvl w:val="0"/>
          <w:numId w:val="54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Baking ingredients labeled “peanut flour”</w:t>
        <w:br w:type="textWrapping"/>
      </w:r>
    </w:p>
    <w:p w:rsidR="00000000" w:rsidDel="00000000" w:rsidP="00000000" w:rsidRDefault="00000000" w:rsidRPr="00000000" w14:paraId="000018D3">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8D4">
      <w:pPr>
        <w:numPr>
          <w:ilvl w:val="0"/>
          <w:numId w:val="105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Defatted peanut butter</w:t>
        <w:br w:type="textWrapping"/>
      </w:r>
    </w:p>
    <w:p w:rsidR="00000000" w:rsidDel="00000000" w:rsidP="00000000" w:rsidRDefault="00000000" w:rsidRPr="00000000" w14:paraId="000018D5">
      <w:pPr>
        <w:numPr>
          <w:ilvl w:val="0"/>
          <w:numId w:val="105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Peanut flour</w:t>
        <w:br w:type="textWrapping"/>
      </w:r>
    </w:p>
    <w:p w:rsidR="00000000" w:rsidDel="00000000" w:rsidP="00000000" w:rsidRDefault="00000000" w:rsidRPr="00000000" w14:paraId="000018D6">
      <w:pPr>
        <w:numPr>
          <w:ilvl w:val="0"/>
          <w:numId w:val="105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Powdered peanut butter</w:t>
        <w:br w:type="textWrapping"/>
      </w:r>
    </w:p>
    <w:p w:rsidR="00000000" w:rsidDel="00000000" w:rsidP="00000000" w:rsidRDefault="00000000" w:rsidRPr="00000000" w14:paraId="000018D7">
      <w:pPr>
        <w:numPr>
          <w:ilvl w:val="0"/>
          <w:numId w:val="105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Reduced-fat peanut butter</w:t>
      </w:r>
    </w:p>
    <w:p w:rsidR="00000000" w:rsidDel="00000000" w:rsidP="00000000" w:rsidRDefault="00000000" w:rsidRPr="00000000" w14:paraId="000018D8">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D9">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Roasted soy flour</w:t>
      </w:r>
    </w:p>
    <w:p w:rsidR="00000000" w:rsidDel="00000000" w:rsidP="00000000" w:rsidRDefault="00000000" w:rsidRPr="00000000" w14:paraId="000018D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sjzrfi5bj5w8" w:id="829"/>
      <w:bookmarkEnd w:id="829"/>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8DB">
      <w:pPr>
        <w:numPr>
          <w:ilvl w:val="0"/>
          <w:numId w:val="51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w:t>
      </w:r>
      <w:r w:rsidDel="00000000" w:rsidR="00000000" w:rsidRPr="00000000">
        <w:rPr>
          <w:rFonts w:ascii="Times New Roman" w:cs="Times New Roman" w:eastAsia="Times New Roman" w:hAnsi="Times New Roman"/>
          <w:b w:val="1"/>
          <w:bCs w:val="1"/>
          <w:rtl w:val="0"/>
        </w:rPr>
        <w:t xml:space="preserve">soy proteins</w:t>
      </w:r>
      <w:r w:rsidDel="00000000" w:rsidR="00000000" w:rsidRPr="00000000">
        <w:rPr>
          <w:rFonts w:ascii="Times New Roman" w:cs="Times New Roman" w:eastAsia="Times New Roman" w:hAnsi="Times New Roman"/>
          <w:rtl w:val="0"/>
        </w:rPr>
        <w:t xml:space="preserve">, which are a common allergen</w:t>
        <w:br w:type="textWrapping"/>
      </w:r>
    </w:p>
    <w:p w:rsidR="00000000" w:rsidDel="00000000" w:rsidP="00000000" w:rsidRDefault="00000000" w:rsidRPr="00000000" w14:paraId="000018DC">
      <w:pPr>
        <w:numPr>
          <w:ilvl w:val="0"/>
          <w:numId w:val="51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have </w:t>
      </w:r>
      <w:r w:rsidDel="00000000" w:rsidR="00000000" w:rsidRPr="00000000">
        <w:rPr>
          <w:rFonts w:ascii="Times New Roman" w:cs="Times New Roman" w:eastAsia="Times New Roman" w:hAnsi="Times New Roman"/>
          <w:b w:val="1"/>
          <w:bCs w:val="1"/>
          <w:rtl w:val="0"/>
        </w:rPr>
        <w:t xml:space="preserve">phytoestrogens (isoflavones)</w:t>
      </w:r>
      <w:r w:rsidDel="00000000" w:rsidR="00000000" w:rsidRPr="00000000">
        <w:rPr>
          <w:rFonts w:ascii="Cardo" w:cs="Cardo" w:eastAsia="Cardo" w:hAnsi="Cardo"/>
          <w:rtl w:val="0"/>
        </w:rPr>
        <w:t xml:space="preserve"> → some patients worry about hormonal effects</w:t>
        <w:br w:type="textWrapping"/>
      </w:r>
    </w:p>
    <w:p w:rsidR="00000000" w:rsidDel="00000000" w:rsidP="00000000" w:rsidRDefault="00000000" w:rsidRPr="00000000" w14:paraId="000018DD">
      <w:pPr>
        <w:numPr>
          <w:ilvl w:val="0"/>
          <w:numId w:val="51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commonly flagged for </w:t>
      </w:r>
      <w:r w:rsidDel="00000000" w:rsidR="00000000" w:rsidRPr="00000000">
        <w:rPr>
          <w:rFonts w:ascii="Times New Roman" w:cs="Times New Roman" w:eastAsia="Times New Roman" w:hAnsi="Times New Roman"/>
          <w:b w:val="1"/>
          <w:bCs w:val="1"/>
          <w:rtl w:val="0"/>
        </w:rPr>
        <w:t xml:space="preserve">processing</w:t>
      </w:r>
      <w:r w:rsidDel="00000000" w:rsidR="00000000" w:rsidRPr="00000000">
        <w:rPr>
          <w:rFonts w:ascii="Times New Roman" w:cs="Times New Roman" w:eastAsia="Times New Roman" w:hAnsi="Times New Roman"/>
          <w:rtl w:val="0"/>
        </w:rPr>
        <w:t xml:space="preserve">, since it’s minimally processed compared to isolates</w:t>
        <w:br w:type="textWrapping"/>
      </w:r>
    </w:p>
    <w:p w:rsidR="00000000" w:rsidDel="00000000" w:rsidP="00000000" w:rsidRDefault="00000000" w:rsidRPr="00000000" w14:paraId="000018DE">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allergy or hormonal sensitivity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8D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k6c5uxkjvid" w:id="830"/>
      <w:bookmarkEnd w:id="830"/>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8E1">
      <w:pPr>
        <w:numPr>
          <w:ilvl w:val="0"/>
          <w:numId w:val="43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Made by </w:t>
      </w:r>
      <w:r w:rsidDel="00000000" w:rsidR="00000000" w:rsidRPr="00000000">
        <w:rPr>
          <w:rFonts w:ascii="Times New Roman" w:cs="Times New Roman" w:eastAsia="Times New Roman" w:hAnsi="Times New Roman"/>
          <w:b w:val="1"/>
          <w:bCs w:val="1"/>
          <w:rtl w:val="0"/>
        </w:rPr>
        <w:t xml:space="preserve">dry roasting whole soybeans</w:t>
      </w:r>
      <w:r w:rsidDel="00000000" w:rsidR="00000000" w:rsidRPr="00000000">
        <w:rPr>
          <w:rFonts w:ascii="Times New Roman" w:cs="Times New Roman" w:eastAsia="Times New Roman" w:hAnsi="Times New Roman"/>
          <w:rtl w:val="0"/>
        </w:rPr>
        <w:t xml:space="preserve"> and grinding into flour</w:t>
        <w:br w:type="textWrapping"/>
      </w:r>
    </w:p>
    <w:p w:rsidR="00000000" w:rsidDel="00000000" w:rsidP="00000000" w:rsidRDefault="00000000" w:rsidRPr="00000000" w14:paraId="000018E2">
      <w:pPr>
        <w:numPr>
          <w:ilvl w:val="0"/>
          <w:numId w:val="43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Retains most </w:t>
      </w:r>
      <w:r w:rsidDel="00000000" w:rsidR="00000000" w:rsidRPr="00000000">
        <w:rPr>
          <w:rFonts w:ascii="Times New Roman" w:cs="Times New Roman" w:eastAsia="Times New Roman" w:hAnsi="Times New Roman"/>
          <w:b w:val="1"/>
          <w:bCs w:val="1"/>
          <w:rtl w:val="0"/>
        </w:rPr>
        <w:t xml:space="preserve">nutrients, fiber, and phytonutrients</w:t>
        <w:br w:type="textWrapping"/>
      </w:r>
    </w:p>
    <w:p w:rsidR="00000000" w:rsidDel="00000000" w:rsidP="00000000" w:rsidRDefault="00000000" w:rsidRPr="00000000" w14:paraId="000018E3">
      <w:pPr>
        <w:numPr>
          <w:ilvl w:val="0"/>
          <w:numId w:val="43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natural </w:t>
      </w:r>
      <w:r w:rsidDel="00000000" w:rsidR="00000000" w:rsidRPr="00000000">
        <w:rPr>
          <w:rFonts w:ascii="Times New Roman" w:cs="Times New Roman" w:eastAsia="Times New Roman" w:hAnsi="Times New Roman"/>
          <w:b w:val="1"/>
          <w:bCs w:val="1"/>
          <w:rtl w:val="0"/>
        </w:rPr>
        <w:t xml:space="preserve">proteins, fats, and carbohydrates</w:t>
        <w:br w:type="textWrapping"/>
      </w:r>
    </w:p>
    <w:p w:rsidR="00000000" w:rsidDel="00000000" w:rsidP="00000000" w:rsidRDefault="00000000" w:rsidRPr="00000000" w14:paraId="000018E4">
      <w:pPr>
        <w:numPr>
          <w:ilvl w:val="0"/>
          <w:numId w:val="43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refined than </w:t>
      </w:r>
      <w:r w:rsidDel="00000000" w:rsidR="00000000" w:rsidRPr="00000000">
        <w:rPr>
          <w:rFonts w:ascii="Times New Roman" w:cs="Times New Roman" w:eastAsia="Times New Roman" w:hAnsi="Times New Roman"/>
          <w:b w:val="1"/>
          <w:bCs w:val="1"/>
          <w:rtl w:val="0"/>
        </w:rPr>
        <w:t xml:space="preserve">soy protein isolates/concentrates</w:t>
        <w:br w:type="textWrapping"/>
      </w:r>
    </w:p>
    <w:p w:rsidR="00000000" w:rsidDel="00000000" w:rsidP="00000000" w:rsidRDefault="00000000" w:rsidRPr="00000000" w14:paraId="000018E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i3fel8m2cy85" w:id="831"/>
      <w:bookmarkEnd w:id="831"/>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8E7">
      <w:pPr>
        <w:numPr>
          <w:ilvl w:val="0"/>
          <w:numId w:val="50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protein and flavor</w:t>
      </w:r>
      <w:r w:rsidDel="00000000" w:rsidR="00000000" w:rsidRPr="00000000">
        <w:rPr>
          <w:rFonts w:ascii="Times New Roman" w:cs="Times New Roman" w:eastAsia="Times New Roman" w:hAnsi="Times New Roman"/>
          <w:rtl w:val="0"/>
        </w:rPr>
        <w:t xml:space="preserve"> to baked goods, protein bars, and cereals</w:t>
        <w:br w:type="textWrapping"/>
      </w:r>
    </w:p>
    <w:p w:rsidR="00000000" w:rsidDel="00000000" w:rsidP="00000000" w:rsidRDefault="00000000" w:rsidRPr="00000000" w14:paraId="000018E8">
      <w:pPr>
        <w:numPr>
          <w:ilvl w:val="0"/>
          <w:numId w:val="50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Acts as a </w:t>
      </w:r>
      <w:r w:rsidDel="00000000" w:rsidR="00000000" w:rsidRPr="00000000">
        <w:rPr>
          <w:rFonts w:ascii="Times New Roman" w:cs="Times New Roman" w:eastAsia="Times New Roman" w:hAnsi="Times New Roman"/>
          <w:b w:val="1"/>
          <w:bCs w:val="1"/>
          <w:rtl w:val="0"/>
        </w:rPr>
        <w:t xml:space="preserve">binder or texture enhancer</w:t>
        <w:br w:type="textWrapping"/>
      </w:r>
    </w:p>
    <w:p w:rsidR="00000000" w:rsidDel="00000000" w:rsidP="00000000" w:rsidRDefault="00000000" w:rsidRPr="00000000" w14:paraId="000018E9">
      <w:pPr>
        <w:numPr>
          <w:ilvl w:val="0"/>
          <w:numId w:val="50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some </w:t>
      </w:r>
      <w:r w:rsidDel="00000000" w:rsidR="00000000" w:rsidRPr="00000000">
        <w:rPr>
          <w:rFonts w:ascii="Times New Roman" w:cs="Times New Roman" w:eastAsia="Times New Roman" w:hAnsi="Times New Roman"/>
          <w:b w:val="1"/>
          <w:bCs w:val="1"/>
          <w:rtl w:val="0"/>
        </w:rPr>
        <w:t xml:space="preserve">natural browning and nutty flavor</w:t>
        <w:br w:type="textWrapping"/>
      </w:r>
    </w:p>
    <w:p w:rsidR="00000000" w:rsidDel="00000000" w:rsidP="00000000" w:rsidRDefault="00000000" w:rsidRPr="00000000" w14:paraId="000018E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p26ci0kxb1d2" w:id="832"/>
      <w:bookmarkEnd w:id="832"/>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8EC">
      <w:pPr>
        <w:numPr>
          <w:ilvl w:val="0"/>
          <w:numId w:val="59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w:t>
      </w:r>
      <w:r w:rsidDel="00000000" w:rsidR="00000000" w:rsidRPr="00000000">
        <w:rPr>
          <w:rFonts w:ascii="Times New Roman" w:cs="Times New Roman" w:eastAsia="Times New Roman" w:hAnsi="Times New Roman"/>
          <w:b w:val="1"/>
          <w:bCs w:val="1"/>
          <w:rtl w:val="0"/>
        </w:rPr>
        <w:t xml:space="preserve">soy-sensitive patients</w:t>
      </w:r>
      <w:r w:rsidDel="00000000" w:rsidR="00000000" w:rsidRPr="00000000">
        <w:rPr>
          <w:rFonts w:ascii="Times New Roman" w:cs="Times New Roman" w:eastAsia="Times New Roman" w:hAnsi="Times New Roman"/>
          <w:rtl w:val="0"/>
        </w:rPr>
        <w:t xml:space="preserve">, avoid entirely</w:t>
        <w:br w:type="textWrapping"/>
      </w:r>
    </w:p>
    <w:p w:rsidR="00000000" w:rsidDel="00000000" w:rsidP="00000000" w:rsidRDefault="00000000" w:rsidRPr="00000000" w14:paraId="000018ED">
      <w:pPr>
        <w:numPr>
          <w:ilvl w:val="0"/>
          <w:numId w:val="59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patients with </w:t>
      </w:r>
      <w:r w:rsidDel="00000000" w:rsidR="00000000" w:rsidRPr="00000000">
        <w:rPr>
          <w:rFonts w:ascii="Times New Roman" w:cs="Times New Roman" w:eastAsia="Times New Roman" w:hAnsi="Times New Roman"/>
          <w:b w:val="1"/>
          <w:bCs w:val="1"/>
          <w:rtl w:val="0"/>
        </w:rPr>
        <w:t xml:space="preserve">hormonal concerns</w:t>
      </w:r>
      <w:r w:rsidDel="00000000" w:rsidR="00000000" w:rsidRPr="00000000">
        <w:rPr>
          <w:rFonts w:ascii="Times New Roman" w:cs="Times New Roman" w:eastAsia="Times New Roman" w:hAnsi="Times New Roman"/>
          <w:rtl w:val="0"/>
        </w:rPr>
        <w:t xml:space="preserve">, moderate intake</w:t>
        <w:br w:type="textWrapping"/>
      </w:r>
    </w:p>
    <w:p w:rsidR="00000000" w:rsidDel="00000000" w:rsidP="00000000" w:rsidRDefault="00000000" w:rsidRPr="00000000" w14:paraId="000018EE">
      <w:pPr>
        <w:numPr>
          <w:ilvl w:val="0"/>
          <w:numId w:val="59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Generally better tolerated than </w:t>
      </w:r>
      <w:r w:rsidDel="00000000" w:rsidR="00000000" w:rsidRPr="00000000">
        <w:rPr>
          <w:rFonts w:ascii="Times New Roman" w:cs="Times New Roman" w:eastAsia="Times New Roman" w:hAnsi="Times New Roman"/>
          <w:b w:val="1"/>
          <w:bCs w:val="1"/>
          <w:rtl w:val="0"/>
        </w:rPr>
        <w:t xml:space="preserve">highly processed soy protein isolates</w:t>
        <w:br w:type="textWrapping"/>
      </w:r>
    </w:p>
    <w:p w:rsidR="00000000" w:rsidDel="00000000" w:rsidP="00000000" w:rsidRDefault="00000000" w:rsidRPr="00000000" w14:paraId="000018E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gu02u7hk3xoo" w:id="833"/>
      <w:bookmarkEnd w:id="833"/>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8F1">
      <w:pPr>
        <w:numPr>
          <w:ilvl w:val="0"/>
          <w:numId w:val="6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Proteins are digested normally → amino acids absorbed</w:t>
        <w:br w:type="textWrapping"/>
      </w:r>
    </w:p>
    <w:p w:rsidR="00000000" w:rsidDel="00000000" w:rsidP="00000000" w:rsidRDefault="00000000" w:rsidRPr="00000000" w14:paraId="000018F2">
      <w:pPr>
        <w:numPr>
          <w:ilvl w:val="0"/>
          <w:numId w:val="6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Isoflavones (phytoestrogens) can interact with estrogen receptors</w:t>
        <w:br w:type="textWrapping"/>
      </w:r>
    </w:p>
    <w:p w:rsidR="00000000" w:rsidDel="00000000" w:rsidP="00000000" w:rsidRDefault="00000000" w:rsidRPr="00000000" w14:paraId="000018F3">
      <w:pPr>
        <w:numPr>
          <w:ilvl w:val="0"/>
          <w:numId w:val="6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Provides fiber → supports gut motility</w:t>
        <w:br w:type="textWrapping"/>
      </w:r>
    </w:p>
    <w:p w:rsidR="00000000" w:rsidDel="00000000" w:rsidP="00000000" w:rsidRDefault="00000000" w:rsidRPr="00000000" w14:paraId="000018F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kemvkw3xd01i" w:id="834"/>
      <w:bookmarkEnd w:id="834"/>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8F6">
      <w:pPr>
        <w:numPr>
          <w:ilvl w:val="0"/>
          <w:numId w:val="57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Allergy risk</w:t>
      </w:r>
      <w:r w:rsidDel="00000000" w:rsidR="00000000" w:rsidRPr="00000000">
        <w:rPr>
          <w:rFonts w:ascii="Times New Roman" w:cs="Times New Roman" w:eastAsia="Times New Roman" w:hAnsi="Times New Roman"/>
          <w:rtl w:val="0"/>
        </w:rPr>
        <w:t xml:space="preserve"> in soy-sensitive individuals</w:t>
        <w:br w:type="textWrapping"/>
      </w:r>
    </w:p>
    <w:p w:rsidR="00000000" w:rsidDel="00000000" w:rsidP="00000000" w:rsidRDefault="00000000" w:rsidRPr="00000000" w14:paraId="000018F7">
      <w:pPr>
        <w:numPr>
          <w:ilvl w:val="0"/>
          <w:numId w:val="57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Phytoestrogens may have </w:t>
      </w:r>
      <w:r w:rsidDel="00000000" w:rsidR="00000000" w:rsidRPr="00000000">
        <w:rPr>
          <w:rFonts w:ascii="Times New Roman" w:cs="Times New Roman" w:eastAsia="Times New Roman" w:hAnsi="Times New Roman"/>
          <w:b w:val="1"/>
          <w:bCs w:val="1"/>
          <w:rtl w:val="0"/>
        </w:rPr>
        <w:t xml:space="preserve">mild hormonal effects</w:t>
      </w:r>
      <w:r w:rsidDel="00000000" w:rsidR="00000000" w:rsidRPr="00000000">
        <w:rPr>
          <w:rFonts w:ascii="Times New Roman" w:cs="Times New Roman" w:eastAsia="Times New Roman" w:hAnsi="Times New Roman"/>
          <w:rtl w:val="0"/>
        </w:rPr>
        <w:t xml:space="preserve">, but generally safe in moderate consumption</w:t>
        <w:br w:type="textWrapping"/>
      </w:r>
    </w:p>
    <w:p w:rsidR="00000000" w:rsidDel="00000000" w:rsidP="00000000" w:rsidRDefault="00000000" w:rsidRPr="00000000" w14:paraId="000018F8">
      <w:pPr>
        <w:numPr>
          <w:ilvl w:val="0"/>
          <w:numId w:val="57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strong link to chronic disease in adults consuming whole soy</w:t>
        <w:br w:type="textWrapping"/>
      </w:r>
    </w:p>
    <w:p w:rsidR="00000000" w:rsidDel="00000000" w:rsidP="00000000" w:rsidRDefault="00000000" w:rsidRPr="00000000" w14:paraId="000018F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pwbze1eebxh6" w:id="835"/>
      <w:bookmarkEnd w:id="835"/>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8FB">
      <w:pPr>
        <w:numPr>
          <w:ilvl w:val="0"/>
          <w:numId w:val="31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Baked goods (bread, muffins, cookies)</w:t>
        <w:br w:type="textWrapping"/>
      </w:r>
    </w:p>
    <w:p w:rsidR="00000000" w:rsidDel="00000000" w:rsidP="00000000" w:rsidRDefault="00000000" w:rsidRPr="00000000" w14:paraId="000018FC">
      <w:pPr>
        <w:numPr>
          <w:ilvl w:val="0"/>
          <w:numId w:val="31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bars and snack foods</w:t>
        <w:br w:type="textWrapping"/>
      </w:r>
    </w:p>
    <w:p w:rsidR="00000000" w:rsidDel="00000000" w:rsidP="00000000" w:rsidRDefault="00000000" w:rsidRPr="00000000" w14:paraId="000018FD">
      <w:pPr>
        <w:numPr>
          <w:ilvl w:val="0"/>
          <w:numId w:val="31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Cereals and granola</w:t>
        <w:br w:type="textWrapping"/>
      </w:r>
    </w:p>
    <w:p w:rsidR="00000000" w:rsidDel="00000000" w:rsidP="00000000" w:rsidRDefault="00000000" w:rsidRPr="00000000" w14:paraId="000018FE">
      <w:pPr>
        <w:numPr>
          <w:ilvl w:val="0"/>
          <w:numId w:val="31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Meat alternatives (vegan burgers, nuggets)</w:t>
        <w:br w:type="textWrapping"/>
      </w:r>
    </w:p>
    <w:p w:rsidR="00000000" w:rsidDel="00000000" w:rsidP="00000000" w:rsidRDefault="00000000" w:rsidRPr="00000000" w14:paraId="000018FF">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900">
      <w:pPr>
        <w:numPr>
          <w:ilvl w:val="0"/>
          <w:numId w:val="38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Roasted soy flour</w:t>
        <w:br w:type="textWrapping"/>
      </w:r>
    </w:p>
    <w:p w:rsidR="00000000" w:rsidDel="00000000" w:rsidP="00000000" w:rsidRDefault="00000000" w:rsidRPr="00000000" w14:paraId="00001901">
      <w:pPr>
        <w:numPr>
          <w:ilvl w:val="0"/>
          <w:numId w:val="38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Soy flour</w:t>
        <w:br w:type="textWrapping"/>
      </w:r>
    </w:p>
    <w:p w:rsidR="00000000" w:rsidDel="00000000" w:rsidP="00000000" w:rsidRDefault="00000000" w:rsidRPr="00000000" w14:paraId="00001902">
      <w:pPr>
        <w:numPr>
          <w:ilvl w:val="0"/>
          <w:numId w:val="38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 listed as </w:t>
      </w:r>
      <w:r w:rsidDel="00000000" w:rsidR="00000000" w:rsidRPr="00000000">
        <w:rPr>
          <w:rFonts w:ascii="Times New Roman" w:cs="Times New Roman" w:eastAsia="Times New Roman" w:hAnsi="Times New Roman"/>
          <w:b w:val="1"/>
          <w:bCs w:val="1"/>
          <w:rtl w:val="0"/>
        </w:rPr>
        <w:t xml:space="preserve">“defatted roasted soy”</w:t>
      </w:r>
      <w:r w:rsidDel="00000000" w:rsidR="00000000" w:rsidRPr="00000000">
        <w:rPr>
          <w:rFonts w:ascii="Times New Roman" w:cs="Times New Roman" w:eastAsia="Times New Roman" w:hAnsi="Times New Roman"/>
          <w:rtl w:val="0"/>
        </w:rPr>
        <w:t xml:space="preserve"> if fat is removed</w:t>
        <w:br w:type="textWrapping"/>
      </w:r>
    </w:p>
    <w:p w:rsidR="00000000" w:rsidDel="00000000" w:rsidP="00000000" w:rsidRDefault="00000000" w:rsidRPr="00000000" w14:paraId="00001903">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Alkali-treated cocoa</w:t>
      </w:r>
    </w:p>
    <w:p w:rsidR="00000000" w:rsidDel="00000000" w:rsidP="00000000" w:rsidRDefault="00000000" w:rsidRPr="00000000" w14:paraId="0000190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7ennb8dx7n9u" w:id="836"/>
      <w:bookmarkEnd w:id="836"/>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905">
      <w:pPr>
        <w:numPr>
          <w:ilvl w:val="0"/>
          <w:numId w:val="114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Treated with </w:t>
      </w:r>
      <w:r w:rsidDel="00000000" w:rsidR="00000000" w:rsidRPr="00000000">
        <w:rPr>
          <w:rFonts w:ascii="Times New Roman" w:cs="Times New Roman" w:eastAsia="Times New Roman" w:hAnsi="Times New Roman"/>
          <w:b w:val="1"/>
          <w:bCs w:val="1"/>
          <w:rtl w:val="0"/>
        </w:rPr>
        <w:t xml:space="preserve">alkaline agents (like potassium carbonate)</w:t>
      </w:r>
      <w:r w:rsidDel="00000000" w:rsidR="00000000" w:rsidRPr="00000000">
        <w:rPr>
          <w:rFonts w:ascii="Cardo" w:cs="Cardo" w:eastAsia="Cardo" w:hAnsi="Cardo"/>
          <w:rtl w:val="0"/>
        </w:rPr>
        <w:t xml:space="preserve"> → raises concerns about chemical processing</w:t>
        <w:br w:type="textWrapping"/>
      </w:r>
    </w:p>
    <w:p w:rsidR="00000000" w:rsidDel="00000000" w:rsidP="00000000" w:rsidRDefault="00000000" w:rsidRPr="00000000" w14:paraId="00001906">
      <w:pPr>
        <w:numPr>
          <w:ilvl w:val="0"/>
          <w:numId w:val="114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Loss of some </w:t>
      </w:r>
      <w:r w:rsidDel="00000000" w:rsidR="00000000" w:rsidRPr="00000000">
        <w:rPr>
          <w:rFonts w:ascii="Times New Roman" w:cs="Times New Roman" w:eastAsia="Times New Roman" w:hAnsi="Times New Roman"/>
          <w:b w:val="1"/>
          <w:bCs w:val="1"/>
          <w:rtl w:val="0"/>
        </w:rPr>
        <w:t xml:space="preserve">natural antioxidants</w:t>
      </w:r>
      <w:r w:rsidDel="00000000" w:rsidR="00000000" w:rsidRPr="00000000">
        <w:rPr>
          <w:rFonts w:ascii="Times New Roman" w:cs="Times New Roman" w:eastAsia="Times New Roman" w:hAnsi="Times New Roman"/>
          <w:rtl w:val="0"/>
        </w:rPr>
        <w:t xml:space="preserve"> compared to natural cocoa</w:t>
        <w:br w:type="textWrapping"/>
      </w:r>
    </w:p>
    <w:p w:rsidR="00000000" w:rsidDel="00000000" w:rsidP="00000000" w:rsidRDefault="00000000" w:rsidRPr="00000000" w14:paraId="00001907">
      <w:pPr>
        <w:numPr>
          <w:ilvl w:val="0"/>
          <w:numId w:val="114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contain </w:t>
      </w:r>
      <w:r w:rsidDel="00000000" w:rsidR="00000000" w:rsidRPr="00000000">
        <w:rPr>
          <w:rFonts w:ascii="Times New Roman" w:cs="Times New Roman" w:eastAsia="Times New Roman" w:hAnsi="Times New Roman"/>
          <w:b w:val="1"/>
          <w:bCs w:val="1"/>
          <w:rtl w:val="0"/>
        </w:rPr>
        <w:t xml:space="preserve">trace heavy metals</w:t>
      </w:r>
      <w:r w:rsidDel="00000000" w:rsidR="00000000" w:rsidRPr="00000000">
        <w:rPr>
          <w:rFonts w:ascii="Times New Roman" w:cs="Times New Roman" w:eastAsia="Times New Roman" w:hAnsi="Times New Roman"/>
          <w:rtl w:val="0"/>
        </w:rPr>
        <w:t xml:space="preserve"> depending on source</w:t>
        <w:br w:type="textWrapping"/>
      </w:r>
    </w:p>
    <w:p w:rsidR="00000000" w:rsidDel="00000000" w:rsidP="00000000" w:rsidRDefault="00000000" w:rsidRPr="00000000" w14:paraId="00001908">
      <w:pPr>
        <w:numPr>
          <w:ilvl w:val="0"/>
          <w:numId w:val="114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mainly for </w:t>
      </w:r>
      <w:r w:rsidDel="00000000" w:rsidR="00000000" w:rsidRPr="00000000">
        <w:rPr>
          <w:rFonts w:ascii="Times New Roman" w:cs="Times New Roman" w:eastAsia="Times New Roman" w:hAnsi="Times New Roman"/>
          <w:b w:val="1"/>
          <w:bCs w:val="1"/>
          <w:rtl w:val="0"/>
        </w:rPr>
        <w:t xml:space="preserve">processing and nutrient reduction</w:t>
      </w:r>
      <w:r w:rsidDel="00000000" w:rsidR="00000000" w:rsidRPr="00000000">
        <w:rPr>
          <w:rFonts w:ascii="Times New Roman" w:cs="Times New Roman" w:eastAsia="Times New Roman" w:hAnsi="Times New Roman"/>
          <w:rtl w:val="0"/>
        </w:rPr>
        <w:t xml:space="preserve">, not toxicity</w:t>
        <w:br w:type="textWrapping"/>
      </w:r>
    </w:p>
    <w:p w:rsidR="00000000" w:rsidDel="00000000" w:rsidP="00000000" w:rsidRDefault="00000000" w:rsidRPr="00000000" w14:paraId="0000190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jxwsojkx06s8" w:id="837"/>
      <w:bookmarkEnd w:id="837"/>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90B">
      <w:pPr>
        <w:numPr>
          <w:ilvl w:val="0"/>
          <w:numId w:val="89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Cocoa powder that has been treated with an </w:t>
      </w:r>
      <w:r w:rsidDel="00000000" w:rsidR="00000000" w:rsidRPr="00000000">
        <w:rPr>
          <w:rFonts w:ascii="Times New Roman" w:cs="Times New Roman" w:eastAsia="Times New Roman" w:hAnsi="Times New Roman"/>
          <w:b w:val="1"/>
          <w:bCs w:val="1"/>
          <w:rtl w:val="0"/>
        </w:rPr>
        <w:t xml:space="preserve">alkali to neutralize acidity</w:t>
        <w:br w:type="textWrapping"/>
      </w:r>
    </w:p>
    <w:p w:rsidR="00000000" w:rsidDel="00000000" w:rsidP="00000000" w:rsidRDefault="00000000" w:rsidRPr="00000000" w14:paraId="0000190C">
      <w:pPr>
        <w:numPr>
          <w:ilvl w:val="0"/>
          <w:numId w:val="89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Produces </w:t>
      </w:r>
      <w:r w:rsidDel="00000000" w:rsidR="00000000" w:rsidRPr="00000000">
        <w:rPr>
          <w:rFonts w:ascii="Times New Roman" w:cs="Times New Roman" w:eastAsia="Times New Roman" w:hAnsi="Times New Roman"/>
          <w:b w:val="1"/>
          <w:bCs w:val="1"/>
          <w:rtl w:val="0"/>
        </w:rPr>
        <w:t xml:space="preserve">darker color, smoother flavor, and lower acidity</w:t>
        <w:br w:type="textWrapping"/>
      </w:r>
    </w:p>
    <w:p w:rsidR="00000000" w:rsidDel="00000000" w:rsidP="00000000" w:rsidRDefault="00000000" w:rsidRPr="00000000" w14:paraId="0000190D">
      <w:pPr>
        <w:numPr>
          <w:ilvl w:val="0"/>
          <w:numId w:val="89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in chocolate, cakes, and beverages</w:t>
        <w:br w:type="textWrapping"/>
      </w:r>
    </w:p>
    <w:p w:rsidR="00000000" w:rsidDel="00000000" w:rsidP="00000000" w:rsidRDefault="00000000" w:rsidRPr="00000000" w14:paraId="0000190E">
      <w:pPr>
        <w:numPr>
          <w:ilvl w:val="0"/>
          <w:numId w:val="89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Less acidic → reacts differently in baking</w:t>
        <w:br w:type="textWrapping"/>
      </w:r>
    </w:p>
    <w:p w:rsidR="00000000" w:rsidDel="00000000" w:rsidP="00000000" w:rsidRDefault="00000000" w:rsidRPr="00000000" w14:paraId="0000190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eqkd6214afqj" w:id="838"/>
      <w:bookmarkEnd w:id="838"/>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911">
      <w:pPr>
        <w:numPr>
          <w:ilvl w:val="0"/>
          <w:numId w:val="12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color, taste, and solubility</w:t>
        <w:br w:type="textWrapping"/>
      </w:r>
    </w:p>
    <w:p w:rsidR="00000000" w:rsidDel="00000000" w:rsidP="00000000" w:rsidRDefault="00000000" w:rsidRPr="00000000" w14:paraId="00001912">
      <w:pPr>
        <w:numPr>
          <w:ilvl w:val="0"/>
          <w:numId w:val="12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Reduces bitterness → more appealing flavor</w:t>
        <w:br w:type="textWrapping"/>
      </w:r>
    </w:p>
    <w:p w:rsidR="00000000" w:rsidDel="00000000" w:rsidP="00000000" w:rsidRDefault="00000000" w:rsidRPr="00000000" w14:paraId="00001913">
      <w:pPr>
        <w:numPr>
          <w:ilvl w:val="0"/>
          <w:numId w:val="12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Makes baked goods </w:t>
      </w:r>
      <w:r w:rsidDel="00000000" w:rsidR="00000000" w:rsidRPr="00000000">
        <w:rPr>
          <w:rFonts w:ascii="Times New Roman" w:cs="Times New Roman" w:eastAsia="Times New Roman" w:hAnsi="Times New Roman"/>
          <w:b w:val="1"/>
          <w:bCs w:val="1"/>
          <w:rtl w:val="0"/>
        </w:rPr>
        <w:t xml:space="preserve">darker and more uniform</w:t>
        <w:br w:type="textWrapping"/>
      </w:r>
    </w:p>
    <w:p w:rsidR="00000000" w:rsidDel="00000000" w:rsidP="00000000" w:rsidRDefault="00000000" w:rsidRPr="00000000" w14:paraId="00001914">
      <w:pPr>
        <w:numPr>
          <w:ilvl w:val="0"/>
          <w:numId w:val="12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Enhances </w:t>
      </w:r>
      <w:r w:rsidDel="00000000" w:rsidR="00000000" w:rsidRPr="00000000">
        <w:rPr>
          <w:rFonts w:ascii="Times New Roman" w:cs="Times New Roman" w:eastAsia="Times New Roman" w:hAnsi="Times New Roman"/>
          <w:b w:val="1"/>
          <w:bCs w:val="1"/>
          <w:rtl w:val="0"/>
        </w:rPr>
        <w:t xml:space="preserve">mixing with liquids</w:t>
        <w:br w:type="textWrapping"/>
      </w:r>
    </w:p>
    <w:p w:rsidR="00000000" w:rsidDel="00000000" w:rsidP="00000000" w:rsidRDefault="00000000" w:rsidRPr="00000000" w14:paraId="0000191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2mb3tn7f7cy" w:id="839"/>
      <w:bookmarkEnd w:id="839"/>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917">
      <w:pPr>
        <w:numPr>
          <w:ilvl w:val="0"/>
          <w:numId w:val="71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 reduces </w:t>
      </w:r>
      <w:r w:rsidDel="00000000" w:rsidR="00000000" w:rsidRPr="00000000">
        <w:rPr>
          <w:rFonts w:ascii="Times New Roman" w:cs="Times New Roman" w:eastAsia="Times New Roman" w:hAnsi="Times New Roman"/>
          <w:b w:val="1"/>
          <w:bCs w:val="1"/>
          <w:rtl w:val="0"/>
        </w:rPr>
        <w:t xml:space="preserve">antioxidant content</w:t>
      </w:r>
      <w:r w:rsidDel="00000000" w:rsidR="00000000" w:rsidRPr="00000000">
        <w:rPr>
          <w:rFonts w:ascii="Times New Roman" w:cs="Times New Roman" w:eastAsia="Times New Roman" w:hAnsi="Times New Roman"/>
          <w:rtl w:val="0"/>
        </w:rPr>
        <w:t xml:space="preserve"> (flavanols) compared to natural cocoa</w:t>
        <w:br w:type="textWrapping"/>
      </w:r>
    </w:p>
    <w:p w:rsidR="00000000" w:rsidDel="00000000" w:rsidP="00000000" w:rsidRDefault="00000000" w:rsidRPr="00000000" w14:paraId="00001918">
      <w:pPr>
        <w:numPr>
          <w:ilvl w:val="0"/>
          <w:numId w:val="71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intake of processed chocolate products may contribute to </w:t>
      </w:r>
      <w:r w:rsidDel="00000000" w:rsidR="00000000" w:rsidRPr="00000000">
        <w:rPr>
          <w:rFonts w:ascii="Times New Roman" w:cs="Times New Roman" w:eastAsia="Times New Roman" w:hAnsi="Times New Roman"/>
          <w:b w:val="1"/>
          <w:bCs w:val="1"/>
          <w:rtl w:val="0"/>
        </w:rPr>
        <w:t xml:space="preserve">added sugar, fat, or caffeine exposure</w:t>
        <w:br w:type="textWrapping"/>
      </w:r>
    </w:p>
    <w:p w:rsidR="00000000" w:rsidDel="00000000" w:rsidP="00000000" w:rsidRDefault="00000000" w:rsidRPr="00000000" w14:paraId="00001919">
      <w:pPr>
        <w:numPr>
          <w:ilvl w:val="0"/>
          <w:numId w:val="71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Generally safe in moderate culinary use</w:t>
        <w:br w:type="textWrapping"/>
      </w:r>
    </w:p>
    <w:p w:rsidR="00000000" w:rsidDel="00000000" w:rsidP="00000000" w:rsidRDefault="00000000" w:rsidRPr="00000000" w14:paraId="0000191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833riqftkipb" w:id="840"/>
      <w:bookmarkEnd w:id="840"/>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91C">
      <w:pPr>
        <w:numPr>
          <w:ilvl w:val="0"/>
          <w:numId w:val="113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Cocoa contains flavanols, fiber, and minerals; alkali-processing reduces flavanol content</w:t>
        <w:br w:type="textWrapping"/>
      </w:r>
    </w:p>
    <w:p w:rsidR="00000000" w:rsidDel="00000000" w:rsidP="00000000" w:rsidRDefault="00000000" w:rsidRPr="00000000" w14:paraId="0000191D">
      <w:pPr>
        <w:numPr>
          <w:ilvl w:val="0"/>
          <w:numId w:val="113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provides some </w:t>
      </w:r>
      <w:r w:rsidDel="00000000" w:rsidR="00000000" w:rsidRPr="00000000">
        <w:rPr>
          <w:rFonts w:ascii="Times New Roman" w:cs="Times New Roman" w:eastAsia="Times New Roman" w:hAnsi="Times New Roman"/>
          <w:b w:val="1"/>
          <w:bCs w:val="1"/>
          <w:rtl w:val="0"/>
        </w:rPr>
        <w:t xml:space="preserve">antioxidants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mild stimulants (caffeine, theobromine)</w:t>
        <w:br w:type="textWrapping"/>
      </w:r>
    </w:p>
    <w:p w:rsidR="00000000" w:rsidDel="00000000" w:rsidP="00000000" w:rsidRDefault="00000000" w:rsidRPr="00000000" w14:paraId="0000191E">
      <w:pPr>
        <w:numPr>
          <w:ilvl w:val="0"/>
          <w:numId w:val="113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gut impact at normal consumption</w:t>
        <w:br w:type="textWrapping"/>
      </w:r>
    </w:p>
    <w:p w:rsidR="00000000" w:rsidDel="00000000" w:rsidP="00000000" w:rsidRDefault="00000000" w:rsidRPr="00000000" w14:paraId="0000191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pg3y8i7gg8d1" w:id="841"/>
      <w:bookmarkEnd w:id="841"/>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921">
      <w:pPr>
        <w:numPr>
          <w:ilvl w:val="0"/>
          <w:numId w:val="81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Mostly indirect, via </w:t>
      </w:r>
      <w:r w:rsidDel="00000000" w:rsidR="00000000" w:rsidRPr="00000000">
        <w:rPr>
          <w:rFonts w:ascii="Times New Roman" w:cs="Times New Roman" w:eastAsia="Times New Roman" w:hAnsi="Times New Roman"/>
          <w:b w:val="1"/>
          <w:bCs w:val="1"/>
          <w:rtl w:val="0"/>
        </w:rPr>
        <w:t xml:space="preserve">processed chocolate products</w:t>
      </w:r>
      <w:r w:rsidDel="00000000" w:rsidR="00000000" w:rsidRPr="00000000">
        <w:rPr>
          <w:rFonts w:ascii="Times New Roman" w:cs="Times New Roman" w:eastAsia="Times New Roman" w:hAnsi="Times New Roman"/>
          <w:rtl w:val="0"/>
        </w:rPr>
        <w:t xml:space="preserve"> high in sugar/fat</w:t>
        <w:br w:type="textWrapping"/>
      </w:r>
    </w:p>
    <w:p w:rsidR="00000000" w:rsidDel="00000000" w:rsidP="00000000" w:rsidRDefault="00000000" w:rsidRPr="00000000" w14:paraId="00001922">
      <w:pPr>
        <w:numPr>
          <w:ilvl w:val="0"/>
          <w:numId w:val="81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antioxidant activity than natural cocoa</w:t>
        <w:br w:type="textWrapping"/>
      </w:r>
    </w:p>
    <w:p w:rsidR="00000000" w:rsidDel="00000000" w:rsidP="00000000" w:rsidRDefault="00000000" w:rsidRPr="00000000" w14:paraId="00001923">
      <w:pPr>
        <w:numPr>
          <w:ilvl w:val="0"/>
          <w:numId w:val="81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directly linked to disease at culinary amounts</w:t>
        <w:br w:type="textWrapping"/>
      </w:r>
    </w:p>
    <w:p w:rsidR="00000000" w:rsidDel="00000000" w:rsidP="00000000" w:rsidRDefault="00000000" w:rsidRPr="00000000" w14:paraId="0000192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2zcnnl92eeek" w:id="842"/>
      <w:bookmarkEnd w:id="842"/>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926">
      <w:pPr>
        <w:numPr>
          <w:ilvl w:val="0"/>
          <w:numId w:val="1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Chocolate bars and mixes</w:t>
        <w:br w:type="textWrapping"/>
      </w:r>
    </w:p>
    <w:p w:rsidR="00000000" w:rsidDel="00000000" w:rsidP="00000000" w:rsidRDefault="00000000" w:rsidRPr="00000000" w14:paraId="00001927">
      <w:pPr>
        <w:numPr>
          <w:ilvl w:val="0"/>
          <w:numId w:val="1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Cocoa powder for baking</w:t>
        <w:br w:type="textWrapping"/>
      </w:r>
    </w:p>
    <w:p w:rsidR="00000000" w:rsidDel="00000000" w:rsidP="00000000" w:rsidRDefault="00000000" w:rsidRPr="00000000" w14:paraId="00001928">
      <w:pPr>
        <w:numPr>
          <w:ilvl w:val="0"/>
          <w:numId w:val="1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Hot chocolate and chocolate-flavored beverages</w:t>
        <w:br w:type="textWrapping"/>
      </w:r>
    </w:p>
    <w:p w:rsidR="00000000" w:rsidDel="00000000" w:rsidP="00000000" w:rsidRDefault="00000000" w:rsidRPr="00000000" w14:paraId="00001929">
      <w:pPr>
        <w:numPr>
          <w:ilvl w:val="0"/>
          <w:numId w:val="1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Cakes, brownies, and cookies</w:t>
        <w:br w:type="textWrapping"/>
      </w:r>
    </w:p>
    <w:p w:rsidR="00000000" w:rsidDel="00000000" w:rsidP="00000000" w:rsidRDefault="00000000" w:rsidRPr="00000000" w14:paraId="0000192A">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92B">
      <w:pPr>
        <w:numPr>
          <w:ilvl w:val="0"/>
          <w:numId w:val="16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Alkali-processed cocoa</w:t>
        <w:br w:type="textWrapping"/>
      </w:r>
    </w:p>
    <w:p w:rsidR="00000000" w:rsidDel="00000000" w:rsidP="00000000" w:rsidRDefault="00000000" w:rsidRPr="00000000" w14:paraId="0000192C">
      <w:pPr>
        <w:numPr>
          <w:ilvl w:val="0"/>
          <w:numId w:val="16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Dutch-processed cocoa</w:t>
        <w:br w:type="textWrapping"/>
      </w:r>
    </w:p>
    <w:p w:rsidR="00000000" w:rsidDel="00000000" w:rsidP="00000000" w:rsidRDefault="00000000" w:rsidRPr="00000000" w14:paraId="0000192D">
      <w:pPr>
        <w:numPr>
          <w:ilvl w:val="0"/>
          <w:numId w:val="16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Alkalized cocoa</w:t>
      </w:r>
    </w:p>
    <w:p w:rsidR="00000000" w:rsidDel="00000000" w:rsidP="00000000" w:rsidRDefault="00000000" w:rsidRPr="00000000" w14:paraId="0000192E">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2F">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Dutch-processed cocoa</w:t>
      </w:r>
    </w:p>
    <w:p w:rsidR="00000000" w:rsidDel="00000000" w:rsidP="00000000" w:rsidRDefault="00000000" w:rsidRPr="00000000" w14:paraId="0000193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7h5fxjn451pd" w:id="843"/>
      <w:bookmarkEnd w:id="843"/>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931">
      <w:pPr>
        <w:numPr>
          <w:ilvl w:val="0"/>
          <w:numId w:val="112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Chemically treated with </w:t>
      </w:r>
      <w:r w:rsidDel="00000000" w:rsidR="00000000" w:rsidRPr="00000000">
        <w:rPr>
          <w:rFonts w:ascii="Times New Roman" w:cs="Times New Roman" w:eastAsia="Times New Roman" w:hAnsi="Times New Roman"/>
          <w:b w:val="1"/>
          <w:bCs w:val="1"/>
          <w:rtl w:val="0"/>
        </w:rPr>
        <w:t xml:space="preserve">alkali (usually potassium carbonate)</w:t>
      </w:r>
      <w:r w:rsidDel="00000000" w:rsidR="00000000" w:rsidRPr="00000000">
        <w:rPr>
          <w:rFonts w:ascii="Cardo" w:cs="Cardo" w:eastAsia="Cardo" w:hAnsi="Cardo"/>
          <w:rtl w:val="0"/>
        </w:rPr>
        <w:t xml:space="preserve"> → some patients prefer minimally processed foods</w:t>
        <w:br w:type="textWrapping"/>
      </w:r>
    </w:p>
    <w:p w:rsidR="00000000" w:rsidDel="00000000" w:rsidP="00000000" w:rsidRDefault="00000000" w:rsidRPr="00000000" w14:paraId="00001932">
      <w:pPr>
        <w:numPr>
          <w:ilvl w:val="0"/>
          <w:numId w:val="112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w:t>
      </w:r>
      <w:r w:rsidDel="00000000" w:rsidR="00000000" w:rsidRPr="00000000">
        <w:rPr>
          <w:rFonts w:ascii="Times New Roman" w:cs="Times New Roman" w:eastAsia="Times New Roman" w:hAnsi="Times New Roman"/>
          <w:b w:val="1"/>
          <w:bCs w:val="1"/>
          <w:rtl w:val="0"/>
        </w:rPr>
        <w:t xml:space="preserve">antioxidant (flavanol) content</w:t>
      </w:r>
      <w:r w:rsidDel="00000000" w:rsidR="00000000" w:rsidRPr="00000000">
        <w:rPr>
          <w:rFonts w:ascii="Times New Roman" w:cs="Times New Roman" w:eastAsia="Times New Roman" w:hAnsi="Times New Roman"/>
          <w:rtl w:val="0"/>
        </w:rPr>
        <w:t xml:space="preserve"> compared to natural cocoa</w:t>
        <w:br w:type="textWrapping"/>
      </w:r>
    </w:p>
    <w:p w:rsidR="00000000" w:rsidDel="00000000" w:rsidP="00000000" w:rsidRDefault="00000000" w:rsidRPr="00000000" w14:paraId="00001933">
      <w:pPr>
        <w:numPr>
          <w:ilvl w:val="0"/>
          <w:numId w:val="112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 contains </w:t>
      </w:r>
      <w:r w:rsidDel="00000000" w:rsidR="00000000" w:rsidRPr="00000000">
        <w:rPr>
          <w:rFonts w:ascii="Times New Roman" w:cs="Times New Roman" w:eastAsia="Times New Roman" w:hAnsi="Times New Roman"/>
          <w:b w:val="1"/>
          <w:bCs w:val="1"/>
          <w:rtl w:val="0"/>
        </w:rPr>
        <w:t xml:space="preserve">trace heavy metals</w:t>
      </w:r>
      <w:r w:rsidDel="00000000" w:rsidR="00000000" w:rsidRPr="00000000">
        <w:rPr>
          <w:rFonts w:ascii="Times New Roman" w:cs="Times New Roman" w:eastAsia="Times New Roman" w:hAnsi="Times New Roman"/>
          <w:rtl w:val="0"/>
        </w:rPr>
        <w:t xml:space="preserve"> depending on source</w:t>
        <w:br w:type="textWrapping"/>
      </w:r>
    </w:p>
    <w:p w:rsidR="00000000" w:rsidDel="00000000" w:rsidP="00000000" w:rsidRDefault="00000000" w:rsidRPr="00000000" w14:paraId="00001934">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mainly for </w:t>
      </w:r>
      <w:r w:rsidDel="00000000" w:rsidR="00000000" w:rsidRPr="00000000">
        <w:rPr>
          <w:rFonts w:ascii="Times New Roman" w:cs="Times New Roman" w:eastAsia="Times New Roman" w:hAnsi="Times New Roman"/>
          <w:b w:val="1"/>
          <w:bCs w:val="1"/>
          <w:rtl w:val="0"/>
        </w:rPr>
        <w:t xml:space="preserve">processing and nutrient reduction</w:t>
      </w:r>
      <w:r w:rsidDel="00000000" w:rsidR="00000000" w:rsidRPr="00000000">
        <w:rPr>
          <w:rFonts w:ascii="Times New Roman" w:cs="Times New Roman" w:eastAsia="Times New Roman" w:hAnsi="Times New Roman"/>
          <w:rtl w:val="0"/>
        </w:rPr>
        <w:t xml:space="preserve">, not toxicity.</w:t>
      </w:r>
    </w:p>
    <w:p w:rsidR="00000000" w:rsidDel="00000000" w:rsidP="00000000" w:rsidRDefault="00000000" w:rsidRPr="00000000" w14:paraId="0000193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pcs3t9i0kre7" w:id="844"/>
      <w:bookmarkEnd w:id="844"/>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937">
      <w:pPr>
        <w:numPr>
          <w:ilvl w:val="0"/>
          <w:numId w:val="43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Cocoa powder </w:t>
      </w:r>
      <w:r w:rsidDel="00000000" w:rsidR="00000000" w:rsidRPr="00000000">
        <w:rPr>
          <w:rFonts w:ascii="Times New Roman" w:cs="Times New Roman" w:eastAsia="Times New Roman" w:hAnsi="Times New Roman"/>
          <w:b w:val="1"/>
          <w:bCs w:val="1"/>
          <w:rtl w:val="0"/>
        </w:rPr>
        <w:t xml:space="preserve">neutralized with alkali</w:t>
      </w:r>
      <w:r w:rsidDel="00000000" w:rsidR="00000000" w:rsidRPr="00000000">
        <w:rPr>
          <w:rFonts w:ascii="Times New Roman" w:cs="Times New Roman" w:eastAsia="Times New Roman" w:hAnsi="Times New Roman"/>
          <w:rtl w:val="0"/>
        </w:rPr>
        <w:t xml:space="preserve"> to reduce acidity</w:t>
        <w:br w:type="textWrapping"/>
      </w:r>
    </w:p>
    <w:p w:rsidR="00000000" w:rsidDel="00000000" w:rsidP="00000000" w:rsidRDefault="00000000" w:rsidRPr="00000000" w14:paraId="00001938">
      <w:pPr>
        <w:numPr>
          <w:ilvl w:val="0"/>
          <w:numId w:val="43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Produces </w:t>
      </w:r>
      <w:r w:rsidDel="00000000" w:rsidR="00000000" w:rsidRPr="00000000">
        <w:rPr>
          <w:rFonts w:ascii="Times New Roman" w:cs="Times New Roman" w:eastAsia="Times New Roman" w:hAnsi="Times New Roman"/>
          <w:b w:val="1"/>
          <w:bCs w:val="1"/>
          <w:rtl w:val="0"/>
        </w:rPr>
        <w:t xml:space="preserve">darker color, smoother flavor, and less bitterness</w:t>
        <w:br w:type="textWrapping"/>
      </w:r>
    </w:p>
    <w:p w:rsidR="00000000" w:rsidDel="00000000" w:rsidP="00000000" w:rsidRDefault="00000000" w:rsidRPr="00000000" w14:paraId="00001939">
      <w:pPr>
        <w:numPr>
          <w:ilvl w:val="0"/>
          <w:numId w:val="43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in chocolate, baked goods, and beverages</w:t>
        <w:br w:type="textWrapping"/>
      </w:r>
    </w:p>
    <w:p w:rsidR="00000000" w:rsidDel="00000000" w:rsidP="00000000" w:rsidRDefault="00000000" w:rsidRPr="00000000" w14:paraId="0000193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mk313tlvf6uk" w:id="845"/>
      <w:bookmarkEnd w:id="845"/>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93C">
      <w:pPr>
        <w:numPr>
          <w:ilvl w:val="0"/>
          <w:numId w:val="49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taste and solubility</w:t>
        <w:br w:type="textWrapping"/>
      </w:r>
    </w:p>
    <w:p w:rsidR="00000000" w:rsidDel="00000000" w:rsidP="00000000" w:rsidRDefault="00000000" w:rsidRPr="00000000" w14:paraId="0000193D">
      <w:pPr>
        <w:numPr>
          <w:ilvl w:val="0"/>
          <w:numId w:val="49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Produces </w:t>
      </w:r>
      <w:r w:rsidDel="00000000" w:rsidR="00000000" w:rsidRPr="00000000">
        <w:rPr>
          <w:rFonts w:ascii="Times New Roman" w:cs="Times New Roman" w:eastAsia="Times New Roman" w:hAnsi="Times New Roman"/>
          <w:b w:val="1"/>
          <w:bCs w:val="1"/>
          <w:rtl w:val="0"/>
        </w:rPr>
        <w:t xml:space="preserve">darker, more uniform color</w:t>
        <w:br w:type="textWrapping"/>
      </w:r>
    </w:p>
    <w:p w:rsidR="00000000" w:rsidDel="00000000" w:rsidP="00000000" w:rsidRDefault="00000000" w:rsidRPr="00000000" w14:paraId="0000193E">
      <w:pPr>
        <w:numPr>
          <w:ilvl w:val="0"/>
          <w:numId w:val="49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Reduces acidity → better for baking chemistry</w:t>
        <w:br w:type="textWrapping"/>
      </w:r>
    </w:p>
    <w:p w:rsidR="00000000" w:rsidDel="00000000" w:rsidP="00000000" w:rsidRDefault="00000000" w:rsidRPr="00000000" w14:paraId="0000193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n9fn5mhtn13c" w:id="846"/>
      <w:bookmarkEnd w:id="846"/>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941">
      <w:pPr>
        <w:numPr>
          <w:ilvl w:val="0"/>
          <w:numId w:val="79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Slight loss of </w:t>
      </w:r>
      <w:r w:rsidDel="00000000" w:rsidR="00000000" w:rsidRPr="00000000">
        <w:rPr>
          <w:rFonts w:ascii="Times New Roman" w:cs="Times New Roman" w:eastAsia="Times New Roman" w:hAnsi="Times New Roman"/>
          <w:b w:val="1"/>
          <w:bCs w:val="1"/>
          <w:rtl w:val="0"/>
        </w:rPr>
        <w:t xml:space="preserve">antioxidants</w:t>
      </w:r>
      <w:r w:rsidDel="00000000" w:rsidR="00000000" w:rsidRPr="00000000">
        <w:rPr>
          <w:rFonts w:ascii="Times New Roman" w:cs="Times New Roman" w:eastAsia="Times New Roman" w:hAnsi="Times New Roman"/>
          <w:rtl w:val="0"/>
        </w:rPr>
        <w:t xml:space="preserve"> compared to natural cocoa</w:t>
        <w:br w:type="textWrapping"/>
      </w:r>
    </w:p>
    <w:p w:rsidR="00000000" w:rsidDel="00000000" w:rsidP="00000000" w:rsidRDefault="00000000" w:rsidRPr="00000000" w14:paraId="00001942">
      <w:pPr>
        <w:numPr>
          <w:ilvl w:val="0"/>
          <w:numId w:val="79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 often </w:t>
      </w:r>
      <w:r w:rsidDel="00000000" w:rsidR="00000000" w:rsidRPr="00000000">
        <w:rPr>
          <w:rFonts w:ascii="Times New Roman" w:cs="Times New Roman" w:eastAsia="Times New Roman" w:hAnsi="Times New Roman"/>
          <w:b w:val="1"/>
          <w:bCs w:val="1"/>
          <w:rtl w:val="0"/>
        </w:rPr>
        <w:t xml:space="preserve">combined with sugar or fat</w:t>
      </w:r>
      <w:r w:rsidDel="00000000" w:rsidR="00000000" w:rsidRPr="00000000">
        <w:rPr>
          <w:rFonts w:ascii="Times New Roman" w:cs="Times New Roman" w:eastAsia="Times New Roman" w:hAnsi="Times New Roman"/>
          <w:rtl w:val="0"/>
        </w:rPr>
        <w:t xml:space="preserve">, so overall processed intake matters</w:t>
        <w:br w:type="textWrapping"/>
      </w:r>
    </w:p>
    <w:p w:rsidR="00000000" w:rsidDel="00000000" w:rsidP="00000000" w:rsidRDefault="00000000" w:rsidRPr="00000000" w14:paraId="00001943">
      <w:pPr>
        <w:numPr>
          <w:ilvl w:val="0"/>
          <w:numId w:val="79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 gut irritant, but lower flavanol content than natural cocoa</w:t>
        <w:br w:type="textWrapping"/>
      </w:r>
    </w:p>
    <w:p w:rsidR="00000000" w:rsidDel="00000000" w:rsidP="00000000" w:rsidRDefault="00000000" w:rsidRPr="00000000" w14:paraId="0000194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u275li5m3rjg" w:id="847"/>
      <w:bookmarkEnd w:id="847"/>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946">
      <w:pPr>
        <w:numPr>
          <w:ilvl w:val="0"/>
          <w:numId w:val="37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provides </w:t>
      </w:r>
      <w:r w:rsidDel="00000000" w:rsidR="00000000" w:rsidRPr="00000000">
        <w:rPr>
          <w:rFonts w:ascii="Times New Roman" w:cs="Times New Roman" w:eastAsia="Times New Roman" w:hAnsi="Times New Roman"/>
          <w:b w:val="1"/>
          <w:bCs w:val="1"/>
          <w:rtl w:val="0"/>
        </w:rPr>
        <w:t xml:space="preserve">fiber, some minerals, and mild stimulants (caffeine, theobromine)</w:t>
        <w:br w:type="textWrapping"/>
      </w:r>
    </w:p>
    <w:p w:rsidR="00000000" w:rsidDel="00000000" w:rsidP="00000000" w:rsidRDefault="00000000" w:rsidRPr="00000000" w14:paraId="00001947">
      <w:pPr>
        <w:numPr>
          <w:ilvl w:val="0"/>
          <w:numId w:val="37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Slightly fewer antioxidants due to alkalization</w:t>
        <w:br w:type="textWrapping"/>
      </w:r>
    </w:p>
    <w:p w:rsidR="00000000" w:rsidDel="00000000" w:rsidP="00000000" w:rsidRDefault="00000000" w:rsidRPr="00000000" w14:paraId="00001948">
      <w:pPr>
        <w:numPr>
          <w:ilvl w:val="0"/>
          <w:numId w:val="37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 in typical culinary amounts</w:t>
        <w:br w:type="textWrapping"/>
      </w:r>
    </w:p>
    <w:p w:rsidR="00000000" w:rsidDel="00000000" w:rsidP="00000000" w:rsidRDefault="00000000" w:rsidRPr="00000000" w14:paraId="0000194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43he9bup3ch8" w:id="848"/>
      <w:bookmarkEnd w:id="848"/>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94B">
      <w:pPr>
        <w:numPr>
          <w:ilvl w:val="0"/>
          <w:numId w:val="10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direct links to disease</w:t>
        <w:br w:type="textWrapping"/>
      </w:r>
    </w:p>
    <w:p w:rsidR="00000000" w:rsidDel="00000000" w:rsidP="00000000" w:rsidRDefault="00000000" w:rsidRPr="00000000" w14:paraId="0000194C">
      <w:pPr>
        <w:numPr>
          <w:ilvl w:val="0"/>
          <w:numId w:val="10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Indirect risk comes from </w:t>
      </w:r>
      <w:r w:rsidDel="00000000" w:rsidR="00000000" w:rsidRPr="00000000">
        <w:rPr>
          <w:rFonts w:ascii="Times New Roman" w:cs="Times New Roman" w:eastAsia="Times New Roman" w:hAnsi="Times New Roman"/>
          <w:b w:val="1"/>
          <w:bCs w:val="1"/>
          <w:rtl w:val="0"/>
        </w:rPr>
        <w:t xml:space="preserve">high-sugar chocolate products</w:t>
        <w:br w:type="textWrapping"/>
      </w:r>
    </w:p>
    <w:p w:rsidR="00000000" w:rsidDel="00000000" w:rsidP="00000000" w:rsidRDefault="00000000" w:rsidRPr="00000000" w14:paraId="0000194D">
      <w:pPr>
        <w:numPr>
          <w:ilvl w:val="0"/>
          <w:numId w:val="10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Less flavanol content → slightly reduced cardiovascular or metabolic benefit</w:t>
        <w:br w:type="textWrapping"/>
      </w:r>
    </w:p>
    <w:p w:rsidR="00000000" w:rsidDel="00000000" w:rsidP="00000000" w:rsidRDefault="00000000" w:rsidRPr="00000000" w14:paraId="0000194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x5uw2q9xl9j1" w:id="849"/>
      <w:bookmarkEnd w:id="849"/>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950">
      <w:pPr>
        <w:numPr>
          <w:ilvl w:val="0"/>
          <w:numId w:val="36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Chocolate bars and mixes</w:t>
        <w:br w:type="textWrapping"/>
      </w:r>
    </w:p>
    <w:p w:rsidR="00000000" w:rsidDel="00000000" w:rsidP="00000000" w:rsidRDefault="00000000" w:rsidRPr="00000000" w14:paraId="00001951">
      <w:pPr>
        <w:numPr>
          <w:ilvl w:val="0"/>
          <w:numId w:val="36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Cocoa powder for baking</w:t>
        <w:br w:type="textWrapping"/>
      </w:r>
    </w:p>
    <w:p w:rsidR="00000000" w:rsidDel="00000000" w:rsidP="00000000" w:rsidRDefault="00000000" w:rsidRPr="00000000" w14:paraId="00001952">
      <w:pPr>
        <w:numPr>
          <w:ilvl w:val="0"/>
          <w:numId w:val="36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Hot chocolate and chocolate-flavored beverages</w:t>
        <w:br w:type="textWrapping"/>
      </w:r>
    </w:p>
    <w:p w:rsidR="00000000" w:rsidDel="00000000" w:rsidP="00000000" w:rsidRDefault="00000000" w:rsidRPr="00000000" w14:paraId="00001953">
      <w:pPr>
        <w:numPr>
          <w:ilvl w:val="0"/>
          <w:numId w:val="36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Cakes, brownies, cookies</w:t>
        <w:br w:type="textWrapping"/>
      </w:r>
    </w:p>
    <w:p w:rsidR="00000000" w:rsidDel="00000000" w:rsidP="00000000" w:rsidRDefault="00000000" w:rsidRPr="00000000" w14:paraId="00001954">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955">
      <w:pPr>
        <w:numPr>
          <w:ilvl w:val="0"/>
          <w:numId w:val="100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Dutch-processed cocoa</w:t>
        <w:br w:type="textWrapping"/>
      </w:r>
    </w:p>
    <w:p w:rsidR="00000000" w:rsidDel="00000000" w:rsidP="00000000" w:rsidRDefault="00000000" w:rsidRPr="00000000" w14:paraId="00001956">
      <w:pPr>
        <w:numPr>
          <w:ilvl w:val="0"/>
          <w:numId w:val="100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Alkali-processed cocoa</w:t>
        <w:br w:type="textWrapping"/>
      </w:r>
    </w:p>
    <w:p w:rsidR="00000000" w:rsidDel="00000000" w:rsidP="00000000" w:rsidRDefault="00000000" w:rsidRPr="00000000" w14:paraId="00001957">
      <w:pPr>
        <w:numPr>
          <w:ilvl w:val="0"/>
          <w:numId w:val="100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Alkalized cocoa</w:t>
        <w:br w:type="textWrapping"/>
      </w:r>
    </w:p>
    <w:p w:rsidR="00000000" w:rsidDel="00000000" w:rsidP="00000000" w:rsidRDefault="00000000" w:rsidRPr="00000000" w14:paraId="00001958">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Soy flour</w:t>
      </w:r>
    </w:p>
    <w:p w:rsidR="00000000" w:rsidDel="00000000" w:rsidP="00000000" w:rsidRDefault="00000000" w:rsidRPr="00000000" w14:paraId="0000195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3fdinpnvfrq1" w:id="850"/>
      <w:bookmarkEnd w:id="850"/>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95A">
      <w:pPr>
        <w:numPr>
          <w:ilvl w:val="0"/>
          <w:numId w:val="112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w:t>
      </w:r>
      <w:r w:rsidDel="00000000" w:rsidR="00000000" w:rsidRPr="00000000">
        <w:rPr>
          <w:rFonts w:ascii="Times New Roman" w:cs="Times New Roman" w:eastAsia="Times New Roman" w:hAnsi="Times New Roman"/>
          <w:b w:val="1"/>
          <w:bCs w:val="1"/>
          <w:rtl w:val="0"/>
        </w:rPr>
        <w:t xml:space="preserve">soy proteins</w:t>
      </w:r>
      <w:r w:rsidDel="00000000" w:rsidR="00000000" w:rsidRPr="00000000">
        <w:rPr>
          <w:rFonts w:ascii="Times New Roman" w:cs="Times New Roman" w:eastAsia="Times New Roman" w:hAnsi="Times New Roman"/>
          <w:rtl w:val="0"/>
        </w:rPr>
        <w:t xml:space="preserve">, a common allergen</w:t>
        <w:br w:type="textWrapping"/>
      </w:r>
    </w:p>
    <w:p w:rsidR="00000000" w:rsidDel="00000000" w:rsidP="00000000" w:rsidRDefault="00000000" w:rsidRPr="00000000" w14:paraId="0000195B">
      <w:pPr>
        <w:numPr>
          <w:ilvl w:val="0"/>
          <w:numId w:val="112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Naturally contains </w:t>
      </w:r>
      <w:r w:rsidDel="00000000" w:rsidR="00000000" w:rsidRPr="00000000">
        <w:rPr>
          <w:rFonts w:ascii="Times New Roman" w:cs="Times New Roman" w:eastAsia="Times New Roman" w:hAnsi="Times New Roman"/>
          <w:b w:val="1"/>
          <w:bCs w:val="1"/>
          <w:rtl w:val="0"/>
        </w:rPr>
        <w:t xml:space="preserve">phytoestrogens (isoflavones)</w:t>
      </w:r>
      <w:r w:rsidDel="00000000" w:rsidR="00000000" w:rsidRPr="00000000">
        <w:rPr>
          <w:rFonts w:ascii="Cardo" w:cs="Cardo" w:eastAsia="Cardo" w:hAnsi="Cardo"/>
          <w:rtl w:val="0"/>
        </w:rPr>
        <w:t xml:space="preserve"> → some patients worry about hormonal effects</w:t>
        <w:br w:type="textWrapping"/>
      </w:r>
    </w:p>
    <w:p w:rsidR="00000000" w:rsidDel="00000000" w:rsidP="00000000" w:rsidRDefault="00000000" w:rsidRPr="00000000" w14:paraId="0000195C">
      <w:pPr>
        <w:numPr>
          <w:ilvl w:val="0"/>
          <w:numId w:val="112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 flagged for </w:t>
      </w:r>
      <w:r w:rsidDel="00000000" w:rsidR="00000000" w:rsidRPr="00000000">
        <w:rPr>
          <w:rFonts w:ascii="Times New Roman" w:cs="Times New Roman" w:eastAsia="Times New Roman" w:hAnsi="Times New Roman"/>
          <w:b w:val="1"/>
          <w:bCs w:val="1"/>
          <w:rtl w:val="0"/>
        </w:rPr>
        <w:t xml:space="preserve">processing and GMO concerns</w:t>
      </w:r>
      <w:r w:rsidDel="00000000" w:rsidR="00000000" w:rsidRPr="00000000">
        <w:rPr>
          <w:rFonts w:ascii="Times New Roman" w:cs="Times New Roman" w:eastAsia="Times New Roman" w:hAnsi="Times New Roman"/>
          <w:rtl w:val="0"/>
        </w:rPr>
        <w:t xml:space="preserve"> if soybeans are not organic</w:t>
        <w:br w:type="textWrapping"/>
      </w:r>
    </w:p>
    <w:p w:rsidR="00000000" w:rsidDel="00000000" w:rsidP="00000000" w:rsidRDefault="00000000" w:rsidRPr="00000000" w14:paraId="0000195D">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allergy or hormonal sensitivity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95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8jwa2lx0yri4" w:id="851"/>
      <w:bookmarkEnd w:id="851"/>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960">
      <w:pPr>
        <w:numPr>
          <w:ilvl w:val="0"/>
          <w:numId w:val="87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Whole soybeans </w:t>
      </w:r>
      <w:r w:rsidDel="00000000" w:rsidR="00000000" w:rsidRPr="00000000">
        <w:rPr>
          <w:rFonts w:ascii="Times New Roman" w:cs="Times New Roman" w:eastAsia="Times New Roman" w:hAnsi="Times New Roman"/>
          <w:b w:val="1"/>
          <w:bCs w:val="1"/>
          <w:rtl w:val="0"/>
        </w:rPr>
        <w:t xml:space="preserve">cleaned, dehulled, and ground into flour</w:t>
        <w:br w:type="textWrapping"/>
      </w:r>
    </w:p>
    <w:p w:rsidR="00000000" w:rsidDel="00000000" w:rsidP="00000000" w:rsidRDefault="00000000" w:rsidRPr="00000000" w14:paraId="00001961">
      <w:pPr>
        <w:numPr>
          <w:ilvl w:val="0"/>
          <w:numId w:val="87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Retains most </w:t>
      </w:r>
      <w:r w:rsidDel="00000000" w:rsidR="00000000" w:rsidRPr="00000000">
        <w:rPr>
          <w:rFonts w:ascii="Times New Roman" w:cs="Times New Roman" w:eastAsia="Times New Roman" w:hAnsi="Times New Roman"/>
          <w:b w:val="1"/>
          <w:bCs w:val="1"/>
          <w:rtl w:val="0"/>
        </w:rPr>
        <w:t xml:space="preserve">nutrients, protein, fiber, and isoflavones</w:t>
        <w:br w:type="textWrapping"/>
      </w:r>
    </w:p>
    <w:p w:rsidR="00000000" w:rsidDel="00000000" w:rsidP="00000000" w:rsidRDefault="00000000" w:rsidRPr="00000000" w14:paraId="00001962">
      <w:pPr>
        <w:numPr>
          <w:ilvl w:val="0"/>
          <w:numId w:val="87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refined than </w:t>
      </w:r>
      <w:r w:rsidDel="00000000" w:rsidR="00000000" w:rsidRPr="00000000">
        <w:rPr>
          <w:rFonts w:ascii="Times New Roman" w:cs="Times New Roman" w:eastAsia="Times New Roman" w:hAnsi="Times New Roman"/>
          <w:b w:val="1"/>
          <w:bCs w:val="1"/>
          <w:rtl w:val="0"/>
        </w:rPr>
        <w:t xml:space="preserve">soy protein isolates or concentrates</w:t>
        <w:br w:type="textWrapping"/>
      </w:r>
    </w:p>
    <w:p w:rsidR="00000000" w:rsidDel="00000000" w:rsidP="00000000" w:rsidRDefault="00000000" w:rsidRPr="00000000" w14:paraId="00001963">
      <w:pPr>
        <w:numPr>
          <w:ilvl w:val="0"/>
          <w:numId w:val="87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w:t>
      </w:r>
      <w:r w:rsidDel="00000000" w:rsidR="00000000" w:rsidRPr="00000000">
        <w:rPr>
          <w:rFonts w:ascii="Times New Roman" w:cs="Times New Roman" w:eastAsia="Times New Roman" w:hAnsi="Times New Roman"/>
          <w:b w:val="1"/>
          <w:bCs w:val="1"/>
          <w:rtl w:val="0"/>
        </w:rPr>
        <w:t xml:space="preserve">defatted or full-fat</w:t>
      </w:r>
      <w:r w:rsidDel="00000000" w:rsidR="00000000" w:rsidRPr="00000000">
        <w:rPr>
          <w:rFonts w:ascii="Times New Roman" w:cs="Times New Roman" w:eastAsia="Times New Roman" w:hAnsi="Times New Roman"/>
          <w:rtl w:val="0"/>
        </w:rPr>
        <w:t xml:space="preserve"> depending on product</w:t>
        <w:br w:type="textWrapping"/>
      </w:r>
    </w:p>
    <w:p w:rsidR="00000000" w:rsidDel="00000000" w:rsidP="00000000" w:rsidRDefault="00000000" w:rsidRPr="00000000" w14:paraId="0000196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o6e23n4jpl04" w:id="852"/>
      <w:bookmarkEnd w:id="852"/>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966">
      <w:pPr>
        <w:numPr>
          <w:ilvl w:val="0"/>
          <w:numId w:val="34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protein and texture</w:t>
      </w:r>
      <w:r w:rsidDel="00000000" w:rsidR="00000000" w:rsidRPr="00000000">
        <w:rPr>
          <w:rFonts w:ascii="Times New Roman" w:cs="Times New Roman" w:eastAsia="Times New Roman" w:hAnsi="Times New Roman"/>
          <w:rtl w:val="0"/>
        </w:rPr>
        <w:t xml:space="preserve"> to baked goods, cereals, and snack bars</w:t>
        <w:br w:type="textWrapping"/>
      </w:r>
    </w:p>
    <w:p w:rsidR="00000000" w:rsidDel="00000000" w:rsidP="00000000" w:rsidRDefault="00000000" w:rsidRPr="00000000" w14:paraId="00001967">
      <w:pPr>
        <w:numPr>
          <w:ilvl w:val="0"/>
          <w:numId w:val="34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act as a </w:t>
      </w:r>
      <w:r w:rsidDel="00000000" w:rsidR="00000000" w:rsidRPr="00000000">
        <w:rPr>
          <w:rFonts w:ascii="Times New Roman" w:cs="Times New Roman" w:eastAsia="Times New Roman" w:hAnsi="Times New Roman"/>
          <w:b w:val="1"/>
          <w:bCs w:val="1"/>
          <w:rtl w:val="0"/>
        </w:rPr>
        <w:t xml:space="preserve">binder or thickener</w:t>
      </w:r>
      <w:r w:rsidDel="00000000" w:rsidR="00000000" w:rsidRPr="00000000">
        <w:rPr>
          <w:rFonts w:ascii="Times New Roman" w:cs="Times New Roman" w:eastAsia="Times New Roman" w:hAnsi="Times New Roman"/>
          <w:rtl w:val="0"/>
        </w:rPr>
        <w:t xml:space="preserve"> in formulations</w:t>
        <w:br w:type="textWrapping"/>
      </w:r>
    </w:p>
    <w:p w:rsidR="00000000" w:rsidDel="00000000" w:rsidP="00000000" w:rsidRDefault="00000000" w:rsidRPr="00000000" w14:paraId="00001968">
      <w:pPr>
        <w:numPr>
          <w:ilvl w:val="0"/>
          <w:numId w:val="34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natural </w:t>
      </w:r>
      <w:r w:rsidDel="00000000" w:rsidR="00000000" w:rsidRPr="00000000">
        <w:rPr>
          <w:rFonts w:ascii="Times New Roman" w:cs="Times New Roman" w:eastAsia="Times New Roman" w:hAnsi="Times New Roman"/>
          <w:b w:val="1"/>
          <w:bCs w:val="1"/>
          <w:rtl w:val="0"/>
        </w:rPr>
        <w:t xml:space="preserve">flavor and browning</w:t>
      </w:r>
      <w:r w:rsidDel="00000000" w:rsidR="00000000" w:rsidRPr="00000000">
        <w:rPr>
          <w:rFonts w:ascii="Times New Roman" w:cs="Times New Roman" w:eastAsia="Times New Roman" w:hAnsi="Times New Roman"/>
          <w:rtl w:val="0"/>
        </w:rPr>
        <w:t xml:space="preserve"> in baked products</w:t>
        <w:br w:type="textWrapping"/>
      </w:r>
    </w:p>
    <w:p w:rsidR="00000000" w:rsidDel="00000000" w:rsidP="00000000" w:rsidRDefault="00000000" w:rsidRPr="00000000" w14:paraId="0000196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kktpyu3kcm71" w:id="853"/>
      <w:bookmarkEnd w:id="853"/>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96B">
      <w:pPr>
        <w:numPr>
          <w:ilvl w:val="0"/>
          <w:numId w:val="78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 in patients with </w:t>
      </w:r>
      <w:r w:rsidDel="00000000" w:rsidR="00000000" w:rsidRPr="00000000">
        <w:rPr>
          <w:rFonts w:ascii="Times New Roman" w:cs="Times New Roman" w:eastAsia="Times New Roman" w:hAnsi="Times New Roman"/>
          <w:b w:val="1"/>
          <w:bCs w:val="1"/>
          <w:rtl w:val="0"/>
        </w:rPr>
        <w:t xml:space="preserve">soy allergy</w:t>
        <w:br w:type="textWrapping"/>
      </w:r>
    </w:p>
    <w:p w:rsidR="00000000" w:rsidDel="00000000" w:rsidP="00000000" w:rsidRDefault="00000000" w:rsidRPr="00000000" w14:paraId="0000196C">
      <w:pPr>
        <w:numPr>
          <w:ilvl w:val="0"/>
          <w:numId w:val="78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intake in patients with </w:t>
      </w:r>
      <w:r w:rsidDel="00000000" w:rsidR="00000000" w:rsidRPr="00000000">
        <w:rPr>
          <w:rFonts w:ascii="Times New Roman" w:cs="Times New Roman" w:eastAsia="Times New Roman" w:hAnsi="Times New Roman"/>
          <w:b w:val="1"/>
          <w:bCs w:val="1"/>
          <w:rtl w:val="0"/>
        </w:rPr>
        <w:t xml:space="preserve">hormonal sensitivity</w:t>
      </w:r>
      <w:r w:rsidDel="00000000" w:rsidR="00000000" w:rsidRPr="00000000">
        <w:rPr>
          <w:rFonts w:ascii="Times New Roman" w:cs="Times New Roman" w:eastAsia="Times New Roman" w:hAnsi="Times New Roman"/>
          <w:rtl w:val="0"/>
        </w:rPr>
        <w:t xml:space="preserve"> (thyroid or estrogen-sensitive conditions)</w:t>
        <w:br w:type="textWrapping"/>
      </w:r>
    </w:p>
    <w:p w:rsidR="00000000" w:rsidDel="00000000" w:rsidP="00000000" w:rsidRDefault="00000000" w:rsidRPr="00000000" w14:paraId="0000196D">
      <w:pPr>
        <w:numPr>
          <w:ilvl w:val="0"/>
          <w:numId w:val="78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Generally better tolerated than </w:t>
      </w:r>
      <w:r w:rsidDel="00000000" w:rsidR="00000000" w:rsidRPr="00000000">
        <w:rPr>
          <w:rFonts w:ascii="Times New Roman" w:cs="Times New Roman" w:eastAsia="Times New Roman" w:hAnsi="Times New Roman"/>
          <w:b w:val="1"/>
          <w:bCs w:val="1"/>
          <w:rtl w:val="0"/>
        </w:rPr>
        <w:t xml:space="preserve">highly processed soy protein isolates</w:t>
        <w:br w:type="textWrapping"/>
      </w:r>
    </w:p>
    <w:p w:rsidR="00000000" w:rsidDel="00000000" w:rsidP="00000000" w:rsidRDefault="00000000" w:rsidRPr="00000000" w14:paraId="0000196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vh29od3g300m" w:id="854"/>
      <w:bookmarkEnd w:id="854"/>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970">
      <w:pPr>
        <w:numPr>
          <w:ilvl w:val="0"/>
          <w:numId w:val="46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Proteins are digested → amino acids absorbed</w:t>
        <w:br w:type="textWrapping"/>
      </w:r>
    </w:p>
    <w:p w:rsidR="00000000" w:rsidDel="00000000" w:rsidP="00000000" w:rsidRDefault="00000000" w:rsidRPr="00000000" w14:paraId="00001971">
      <w:pPr>
        <w:numPr>
          <w:ilvl w:val="0"/>
          <w:numId w:val="46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Isoflavones (phytoestrogens) can bind </w:t>
      </w:r>
      <w:r w:rsidDel="00000000" w:rsidR="00000000" w:rsidRPr="00000000">
        <w:rPr>
          <w:rFonts w:ascii="Times New Roman" w:cs="Times New Roman" w:eastAsia="Times New Roman" w:hAnsi="Times New Roman"/>
          <w:b w:val="1"/>
          <w:bCs w:val="1"/>
          <w:rtl w:val="0"/>
        </w:rPr>
        <w:t xml:space="preserve">estrogen receptors</w:t>
      </w:r>
      <w:r w:rsidDel="00000000" w:rsidR="00000000" w:rsidRPr="00000000">
        <w:rPr>
          <w:rFonts w:ascii="Times New Roman" w:cs="Times New Roman" w:eastAsia="Times New Roman" w:hAnsi="Times New Roman"/>
          <w:rtl w:val="0"/>
        </w:rPr>
        <w:t xml:space="preserve">, but moderate intake is generally safe</w:t>
        <w:br w:type="textWrapping"/>
      </w:r>
    </w:p>
    <w:p w:rsidR="00000000" w:rsidDel="00000000" w:rsidP="00000000" w:rsidRDefault="00000000" w:rsidRPr="00000000" w14:paraId="00001972">
      <w:pPr>
        <w:numPr>
          <w:ilvl w:val="0"/>
          <w:numId w:val="46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Contains fiber → supports gut motility</w:t>
        <w:br w:type="textWrapping"/>
      </w:r>
    </w:p>
    <w:p w:rsidR="00000000" w:rsidDel="00000000" w:rsidP="00000000" w:rsidRDefault="00000000" w:rsidRPr="00000000" w14:paraId="0000197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yspw2cuzgn24" w:id="855"/>
      <w:bookmarkEnd w:id="855"/>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975">
      <w:pPr>
        <w:numPr>
          <w:ilvl w:val="0"/>
          <w:numId w:val="107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Allergy risk</w:t>
      </w:r>
      <w:r w:rsidDel="00000000" w:rsidR="00000000" w:rsidRPr="00000000">
        <w:rPr>
          <w:rFonts w:ascii="Times New Roman" w:cs="Times New Roman" w:eastAsia="Times New Roman" w:hAnsi="Times New Roman"/>
          <w:rtl w:val="0"/>
        </w:rPr>
        <w:t xml:space="preserve"> in soy-sensitive individuals</w:t>
        <w:br w:type="textWrapping"/>
      </w:r>
    </w:p>
    <w:p w:rsidR="00000000" w:rsidDel="00000000" w:rsidP="00000000" w:rsidRDefault="00000000" w:rsidRPr="00000000" w14:paraId="00001976">
      <w:pPr>
        <w:numPr>
          <w:ilvl w:val="0"/>
          <w:numId w:val="107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Phytoestrogens may have mild hormonal effects, but generally safe in adults</w:t>
        <w:br w:type="textWrapping"/>
      </w:r>
    </w:p>
    <w:p w:rsidR="00000000" w:rsidDel="00000000" w:rsidP="00000000" w:rsidRDefault="00000000" w:rsidRPr="00000000" w14:paraId="00001977">
      <w:pPr>
        <w:numPr>
          <w:ilvl w:val="0"/>
          <w:numId w:val="107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direct link to chronic disease</w:t>
        <w:br w:type="textWrapping"/>
      </w:r>
    </w:p>
    <w:p w:rsidR="00000000" w:rsidDel="00000000" w:rsidP="00000000" w:rsidRDefault="00000000" w:rsidRPr="00000000" w14:paraId="0000197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c9sgaoomoyo1" w:id="856"/>
      <w:bookmarkEnd w:id="856"/>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97A">
      <w:pPr>
        <w:numPr>
          <w:ilvl w:val="0"/>
          <w:numId w:val="114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Baked goods (bread, muffins, cookies)</w:t>
        <w:br w:type="textWrapping"/>
      </w:r>
    </w:p>
    <w:p w:rsidR="00000000" w:rsidDel="00000000" w:rsidP="00000000" w:rsidRDefault="00000000" w:rsidRPr="00000000" w14:paraId="0000197B">
      <w:pPr>
        <w:numPr>
          <w:ilvl w:val="0"/>
          <w:numId w:val="114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bars and snacks</w:t>
        <w:br w:type="textWrapping"/>
      </w:r>
    </w:p>
    <w:p w:rsidR="00000000" w:rsidDel="00000000" w:rsidP="00000000" w:rsidRDefault="00000000" w:rsidRPr="00000000" w14:paraId="0000197C">
      <w:pPr>
        <w:numPr>
          <w:ilvl w:val="0"/>
          <w:numId w:val="114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Cereals and granola</w:t>
        <w:br w:type="textWrapping"/>
      </w:r>
    </w:p>
    <w:p w:rsidR="00000000" w:rsidDel="00000000" w:rsidP="00000000" w:rsidRDefault="00000000" w:rsidRPr="00000000" w14:paraId="0000197D">
      <w:pPr>
        <w:numPr>
          <w:ilvl w:val="0"/>
          <w:numId w:val="114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Meat alternatives (vegan burgers, nuggets)</w:t>
        <w:br w:type="textWrapping"/>
      </w:r>
    </w:p>
    <w:p w:rsidR="00000000" w:rsidDel="00000000" w:rsidP="00000000" w:rsidRDefault="00000000" w:rsidRPr="00000000" w14:paraId="0000197E">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97F">
      <w:pPr>
        <w:numPr>
          <w:ilvl w:val="0"/>
          <w:numId w:val="96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Soy flour</w:t>
        <w:br w:type="textWrapping"/>
      </w:r>
    </w:p>
    <w:p w:rsidR="00000000" w:rsidDel="00000000" w:rsidP="00000000" w:rsidRDefault="00000000" w:rsidRPr="00000000" w14:paraId="00001980">
      <w:pPr>
        <w:numPr>
          <w:ilvl w:val="0"/>
          <w:numId w:val="96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Full-fat soy flour</w:t>
        <w:br w:type="textWrapping"/>
      </w:r>
    </w:p>
    <w:p w:rsidR="00000000" w:rsidDel="00000000" w:rsidP="00000000" w:rsidRDefault="00000000" w:rsidRPr="00000000" w14:paraId="00001981">
      <w:pPr>
        <w:numPr>
          <w:ilvl w:val="0"/>
          <w:numId w:val="96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Defatted soy flour</w:t>
        <w:br w:type="textWrapping"/>
      </w:r>
    </w:p>
    <w:p w:rsidR="00000000" w:rsidDel="00000000" w:rsidP="00000000" w:rsidRDefault="00000000" w:rsidRPr="00000000" w14:paraId="00001982">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Corn flour (refined)</w:t>
      </w:r>
    </w:p>
    <w:p w:rsidR="00000000" w:rsidDel="00000000" w:rsidP="00000000" w:rsidRDefault="00000000" w:rsidRPr="00000000" w14:paraId="0000198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cof039x3x6x9" w:id="857"/>
      <w:bookmarkEnd w:id="857"/>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984">
      <w:pPr>
        <w:numPr>
          <w:ilvl w:val="0"/>
          <w:numId w:val="67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Highly refined</w:t>
      </w:r>
      <w:r w:rsidDel="00000000" w:rsidR="00000000" w:rsidRPr="00000000">
        <w:rPr>
          <w:rFonts w:ascii="Cardo" w:cs="Cardo" w:eastAsia="Cardo" w:hAnsi="Cardo"/>
          <w:rtl w:val="0"/>
        </w:rPr>
        <w:t xml:space="preserve"> → stripped of fiber, vitamins, and minerals</w:t>
        <w:br w:type="textWrapping"/>
      </w:r>
    </w:p>
    <w:p w:rsidR="00000000" w:rsidDel="00000000" w:rsidP="00000000" w:rsidRDefault="00000000" w:rsidRPr="00000000" w14:paraId="00001985">
      <w:pPr>
        <w:numPr>
          <w:ilvl w:val="0"/>
          <w:numId w:val="67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r w:rsidDel="00000000" w:rsidR="00000000" w:rsidRPr="00000000">
        <w:rPr>
          <w:rFonts w:ascii="Times New Roman" w:cs="Times New Roman" w:eastAsia="Times New Roman" w:hAnsi="Times New Roman"/>
          <w:b w:val="1"/>
          <w:bCs w:val="1"/>
          <w:rtl w:val="0"/>
        </w:rPr>
        <w:t xml:space="preserve">glycemic load</w:t>
      </w:r>
      <w:r w:rsidDel="00000000" w:rsidR="00000000" w:rsidRPr="00000000">
        <w:rPr>
          <w:rFonts w:ascii="Cardo" w:cs="Cardo" w:eastAsia="Cardo" w:hAnsi="Cardo"/>
          <w:rtl w:val="0"/>
        </w:rPr>
        <w:t xml:space="preserve"> → can spike blood sugar</w:t>
        <w:br w:type="textWrapping"/>
      </w:r>
    </w:p>
    <w:p w:rsidR="00000000" w:rsidDel="00000000" w:rsidP="00000000" w:rsidRDefault="00000000" w:rsidRPr="00000000" w14:paraId="00001986">
      <w:pPr>
        <w:numPr>
          <w:ilvl w:val="0"/>
          <w:numId w:val="67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Often genetically modified (GMO corn) → some patients prefer to avoid</w:t>
        <w:br w:type="textWrapping"/>
      </w:r>
    </w:p>
    <w:p w:rsidR="00000000" w:rsidDel="00000000" w:rsidP="00000000" w:rsidRDefault="00000000" w:rsidRPr="00000000" w14:paraId="00001987">
      <w:pPr>
        <w:numPr>
          <w:ilvl w:val="0"/>
          <w:numId w:val="67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trigger </w:t>
      </w:r>
      <w:r w:rsidDel="00000000" w:rsidR="00000000" w:rsidRPr="00000000">
        <w:rPr>
          <w:rFonts w:ascii="Times New Roman" w:cs="Times New Roman" w:eastAsia="Times New Roman" w:hAnsi="Times New Roman"/>
          <w:b w:val="1"/>
          <w:bCs w:val="1"/>
          <w:rtl w:val="0"/>
        </w:rPr>
        <w:t xml:space="preserve">allergy or sensitivity</w:t>
      </w:r>
      <w:r w:rsidDel="00000000" w:rsidR="00000000" w:rsidRPr="00000000">
        <w:rPr>
          <w:rFonts w:ascii="Times New Roman" w:cs="Times New Roman" w:eastAsia="Times New Roman" w:hAnsi="Times New Roman"/>
          <w:rtl w:val="0"/>
        </w:rPr>
        <w:t xml:space="preserve"> in rare cases</w:t>
        <w:br w:type="textWrapping"/>
      </w:r>
    </w:p>
    <w:p w:rsidR="00000000" w:rsidDel="00000000" w:rsidP="00000000" w:rsidRDefault="00000000" w:rsidRPr="00000000" w14:paraId="00001988">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blood sugar impact, processing, and potential allergenicity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98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bhnts0ecowe4" w:id="858"/>
      <w:bookmarkEnd w:id="858"/>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98B">
      <w:pPr>
        <w:numPr>
          <w:ilvl w:val="0"/>
          <w:numId w:val="97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Made by </w:t>
      </w:r>
      <w:r w:rsidDel="00000000" w:rsidR="00000000" w:rsidRPr="00000000">
        <w:rPr>
          <w:rFonts w:ascii="Times New Roman" w:cs="Times New Roman" w:eastAsia="Times New Roman" w:hAnsi="Times New Roman"/>
          <w:b w:val="1"/>
          <w:bCs w:val="1"/>
          <w:rtl w:val="0"/>
        </w:rPr>
        <w:t xml:space="preserve">grinding whole corn kernels</w:t>
      </w:r>
      <w:r w:rsidDel="00000000" w:rsidR="00000000" w:rsidRPr="00000000">
        <w:rPr>
          <w:rFonts w:ascii="Times New Roman" w:cs="Times New Roman" w:eastAsia="Times New Roman" w:hAnsi="Times New Roman"/>
          <w:rtl w:val="0"/>
        </w:rPr>
        <w:t xml:space="preserve"> and removing most of the bran and germ</w:t>
        <w:br w:type="textWrapping"/>
      </w:r>
    </w:p>
    <w:p w:rsidR="00000000" w:rsidDel="00000000" w:rsidP="00000000" w:rsidRDefault="00000000" w:rsidRPr="00000000" w14:paraId="0000198C">
      <w:pPr>
        <w:numPr>
          <w:ilvl w:val="0"/>
          <w:numId w:val="97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Finely milled powder used in baking, breading, and thickening</w:t>
        <w:br w:type="textWrapping"/>
      </w:r>
    </w:p>
    <w:p w:rsidR="00000000" w:rsidDel="00000000" w:rsidP="00000000" w:rsidRDefault="00000000" w:rsidRPr="00000000" w14:paraId="0000198D">
      <w:pPr>
        <w:numPr>
          <w:ilvl w:val="0"/>
          <w:numId w:val="97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Essentially </w:t>
      </w:r>
      <w:r w:rsidDel="00000000" w:rsidR="00000000" w:rsidRPr="00000000">
        <w:rPr>
          <w:rFonts w:ascii="Times New Roman" w:cs="Times New Roman" w:eastAsia="Times New Roman" w:hAnsi="Times New Roman"/>
          <w:b w:val="1"/>
          <w:bCs w:val="1"/>
          <w:rtl w:val="0"/>
        </w:rPr>
        <w:t xml:space="preserve">starch-heavy, low in fiber</w:t>
        <w:br w:type="textWrapping"/>
      </w:r>
    </w:p>
    <w:p w:rsidR="00000000" w:rsidDel="00000000" w:rsidP="00000000" w:rsidRDefault="00000000" w:rsidRPr="00000000" w14:paraId="0000198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m081mpble137" w:id="859"/>
      <w:bookmarkEnd w:id="859"/>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990">
      <w:pPr>
        <w:numPr>
          <w:ilvl w:val="0"/>
          <w:numId w:val="28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texture and shelf life</w:t>
      </w:r>
      <w:r w:rsidDel="00000000" w:rsidR="00000000" w:rsidRPr="00000000">
        <w:rPr>
          <w:rFonts w:ascii="Times New Roman" w:cs="Times New Roman" w:eastAsia="Times New Roman" w:hAnsi="Times New Roman"/>
          <w:rtl w:val="0"/>
        </w:rPr>
        <w:t xml:space="preserve"> in baked goods</w:t>
        <w:br w:type="textWrapping"/>
      </w:r>
    </w:p>
    <w:p w:rsidR="00000000" w:rsidDel="00000000" w:rsidP="00000000" w:rsidRDefault="00000000" w:rsidRPr="00000000" w14:paraId="00001991">
      <w:pPr>
        <w:numPr>
          <w:ilvl w:val="0"/>
          <w:numId w:val="28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as </w:t>
      </w:r>
      <w:r w:rsidDel="00000000" w:rsidR="00000000" w:rsidRPr="00000000">
        <w:rPr>
          <w:rFonts w:ascii="Times New Roman" w:cs="Times New Roman" w:eastAsia="Times New Roman" w:hAnsi="Times New Roman"/>
          <w:b w:val="1"/>
          <w:bCs w:val="1"/>
          <w:rtl w:val="0"/>
        </w:rPr>
        <w:t xml:space="preserve">thickener or binder</w:t>
      </w:r>
      <w:r w:rsidDel="00000000" w:rsidR="00000000" w:rsidRPr="00000000">
        <w:rPr>
          <w:rFonts w:ascii="Times New Roman" w:cs="Times New Roman" w:eastAsia="Times New Roman" w:hAnsi="Times New Roman"/>
          <w:rtl w:val="0"/>
        </w:rPr>
        <w:t xml:space="preserve"> in sauces, soups, and snacks</w:t>
        <w:br w:type="textWrapping"/>
      </w:r>
    </w:p>
    <w:p w:rsidR="00000000" w:rsidDel="00000000" w:rsidP="00000000" w:rsidRDefault="00000000" w:rsidRPr="00000000" w14:paraId="00001992">
      <w:pPr>
        <w:numPr>
          <w:ilvl w:val="0"/>
          <w:numId w:val="28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Neutral taste and easy to mix with other flours</w:t>
        <w:br w:type="textWrapping"/>
      </w:r>
    </w:p>
    <w:p w:rsidR="00000000" w:rsidDel="00000000" w:rsidP="00000000" w:rsidRDefault="00000000" w:rsidRPr="00000000" w14:paraId="0000199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r42429uyqozz" w:id="860"/>
      <w:bookmarkEnd w:id="860"/>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995">
      <w:pPr>
        <w:numPr>
          <w:ilvl w:val="0"/>
          <w:numId w:val="81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r w:rsidDel="00000000" w:rsidR="00000000" w:rsidRPr="00000000">
        <w:rPr>
          <w:rFonts w:ascii="Times New Roman" w:cs="Times New Roman" w:eastAsia="Times New Roman" w:hAnsi="Times New Roman"/>
          <w:b w:val="1"/>
          <w:bCs w:val="1"/>
          <w:rtl w:val="0"/>
        </w:rPr>
        <w:t xml:space="preserve">glycemic index</w:t>
      </w:r>
      <w:r w:rsidDel="00000000" w:rsidR="00000000" w:rsidRPr="00000000">
        <w:rPr>
          <w:rFonts w:ascii="Cardo" w:cs="Cardo" w:eastAsia="Cardo" w:hAnsi="Cardo"/>
          <w:rtl w:val="0"/>
        </w:rPr>
        <w:t xml:space="preserve"> → can worsen blood sugar or insulin response</w:t>
        <w:br w:type="textWrapping"/>
      </w:r>
    </w:p>
    <w:p w:rsidR="00000000" w:rsidDel="00000000" w:rsidP="00000000" w:rsidRDefault="00000000" w:rsidRPr="00000000" w14:paraId="00001996">
      <w:pPr>
        <w:numPr>
          <w:ilvl w:val="0"/>
          <w:numId w:val="81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Low nutrient density → less desirable than </w:t>
      </w:r>
      <w:r w:rsidDel="00000000" w:rsidR="00000000" w:rsidRPr="00000000">
        <w:rPr>
          <w:rFonts w:ascii="Times New Roman" w:cs="Times New Roman" w:eastAsia="Times New Roman" w:hAnsi="Times New Roman"/>
          <w:b w:val="1"/>
          <w:bCs w:val="1"/>
          <w:rtl w:val="0"/>
        </w:rPr>
        <w:t xml:space="preserve">whole corn or cornmeal</w:t>
        <w:br w:type="textWrapping"/>
      </w:r>
    </w:p>
    <w:p w:rsidR="00000000" w:rsidDel="00000000" w:rsidP="00000000" w:rsidRDefault="00000000" w:rsidRPr="00000000" w14:paraId="00001997">
      <w:pPr>
        <w:numPr>
          <w:ilvl w:val="0"/>
          <w:numId w:val="81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found in </w:t>
      </w:r>
      <w:r w:rsidDel="00000000" w:rsidR="00000000" w:rsidRPr="00000000">
        <w:rPr>
          <w:rFonts w:ascii="Times New Roman" w:cs="Times New Roman" w:eastAsia="Times New Roman" w:hAnsi="Times New Roman"/>
          <w:b w:val="1"/>
          <w:bCs w:val="1"/>
          <w:rtl w:val="0"/>
        </w:rPr>
        <w:t xml:space="preserve">processed foods</w:t>
        <w:br w:type="textWrapping"/>
      </w:r>
    </w:p>
    <w:p w:rsidR="00000000" w:rsidDel="00000000" w:rsidP="00000000" w:rsidRDefault="00000000" w:rsidRPr="00000000" w14:paraId="0000199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at8js41235hj" w:id="861"/>
      <w:bookmarkEnd w:id="861"/>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99A">
      <w:pPr>
        <w:numPr>
          <w:ilvl w:val="0"/>
          <w:numId w:val="34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Quickly digested into </w:t>
      </w:r>
      <w:r w:rsidDel="00000000" w:rsidR="00000000" w:rsidRPr="00000000">
        <w:rPr>
          <w:rFonts w:ascii="Times New Roman" w:cs="Times New Roman" w:eastAsia="Times New Roman" w:hAnsi="Times New Roman"/>
          <w:b w:val="1"/>
          <w:bCs w:val="1"/>
          <w:rtl w:val="0"/>
        </w:rPr>
        <w:t xml:space="preserve">glucose</w:t>
      </w:r>
      <w:r w:rsidDel="00000000" w:rsidR="00000000" w:rsidRPr="00000000">
        <w:rPr>
          <w:rFonts w:ascii="Cardo" w:cs="Cardo" w:eastAsia="Cardo" w:hAnsi="Cardo"/>
          <w:rtl w:val="0"/>
        </w:rPr>
        <w:t xml:space="preserve"> → raises blood sugar</w:t>
        <w:br w:type="textWrapping"/>
      </w:r>
    </w:p>
    <w:p w:rsidR="00000000" w:rsidDel="00000000" w:rsidP="00000000" w:rsidRDefault="00000000" w:rsidRPr="00000000" w14:paraId="0000199B">
      <w:pPr>
        <w:numPr>
          <w:ilvl w:val="0"/>
          <w:numId w:val="34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Minimal fiber → less satiety, faster absorption</w:t>
        <w:br w:type="textWrapping"/>
      </w:r>
    </w:p>
    <w:p w:rsidR="00000000" w:rsidDel="00000000" w:rsidP="00000000" w:rsidRDefault="00000000" w:rsidRPr="00000000" w14:paraId="0000199C">
      <w:pPr>
        <w:numPr>
          <w:ilvl w:val="0"/>
          <w:numId w:val="34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direct gut irritation, but can contribute to </w:t>
      </w:r>
      <w:r w:rsidDel="00000000" w:rsidR="00000000" w:rsidRPr="00000000">
        <w:rPr>
          <w:rFonts w:ascii="Times New Roman" w:cs="Times New Roman" w:eastAsia="Times New Roman" w:hAnsi="Times New Roman"/>
          <w:b w:val="1"/>
          <w:bCs w:val="1"/>
          <w:rtl w:val="0"/>
        </w:rPr>
        <w:t xml:space="preserve">blood sugar spikes</w:t>
        <w:br w:type="textWrapping"/>
      </w:r>
    </w:p>
    <w:p w:rsidR="00000000" w:rsidDel="00000000" w:rsidP="00000000" w:rsidRDefault="00000000" w:rsidRPr="00000000" w14:paraId="0000199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akimej1ce7l3" w:id="862"/>
      <w:bookmarkEnd w:id="862"/>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99F">
      <w:pPr>
        <w:numPr>
          <w:ilvl w:val="0"/>
          <w:numId w:val="112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Frequent consumption of refined corn flour → </w:t>
      </w:r>
      <w:r w:rsidDel="00000000" w:rsidR="00000000" w:rsidRPr="00000000">
        <w:rPr>
          <w:rFonts w:ascii="Times New Roman" w:cs="Times New Roman" w:eastAsia="Times New Roman" w:hAnsi="Times New Roman"/>
          <w:b w:val="1"/>
          <w:bCs w:val="1"/>
          <w:rtl w:val="0"/>
        </w:rPr>
        <w:t xml:space="preserve">insulin resistance, type 2 diabetes, obesity</w:t>
      </w:r>
      <w:r w:rsidDel="00000000" w:rsidR="00000000" w:rsidRPr="00000000">
        <w:rPr>
          <w:rFonts w:ascii="Times New Roman" w:cs="Times New Roman" w:eastAsia="Times New Roman" w:hAnsi="Times New Roman"/>
          <w:rtl w:val="0"/>
        </w:rPr>
        <w:t xml:space="preserve"> (indirectly)</w:t>
        <w:br w:type="textWrapping"/>
      </w:r>
    </w:p>
    <w:p w:rsidR="00000000" w:rsidDel="00000000" w:rsidP="00000000" w:rsidRDefault="00000000" w:rsidRPr="00000000" w14:paraId="000019A0">
      <w:pPr>
        <w:numPr>
          <w:ilvl w:val="0"/>
          <w:numId w:val="112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direct link to autoimmune or inflammatory disease, but often part of </w:t>
      </w:r>
      <w:r w:rsidDel="00000000" w:rsidR="00000000" w:rsidRPr="00000000">
        <w:rPr>
          <w:rFonts w:ascii="Times New Roman" w:cs="Times New Roman" w:eastAsia="Times New Roman" w:hAnsi="Times New Roman"/>
          <w:b w:val="1"/>
          <w:bCs w:val="1"/>
          <w:rtl w:val="0"/>
        </w:rPr>
        <w:t xml:space="preserve">ultra-processed food pattern</w:t>
        <w:br w:type="textWrapping"/>
      </w:r>
    </w:p>
    <w:p w:rsidR="00000000" w:rsidDel="00000000" w:rsidP="00000000" w:rsidRDefault="00000000" w:rsidRPr="00000000" w14:paraId="000019A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rqx02ad2lhke" w:id="863"/>
      <w:bookmarkEnd w:id="863"/>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9A3">
      <w:pPr>
        <w:numPr>
          <w:ilvl w:val="0"/>
          <w:numId w:val="100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Baked goods (cakes, muffins, pastries)</w:t>
        <w:br w:type="textWrapping"/>
      </w:r>
    </w:p>
    <w:p w:rsidR="00000000" w:rsidDel="00000000" w:rsidP="00000000" w:rsidRDefault="00000000" w:rsidRPr="00000000" w14:paraId="000019A4">
      <w:pPr>
        <w:numPr>
          <w:ilvl w:val="0"/>
          <w:numId w:val="100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Corn tortillas, chips, crackers</w:t>
        <w:br w:type="textWrapping"/>
      </w:r>
    </w:p>
    <w:p w:rsidR="00000000" w:rsidDel="00000000" w:rsidP="00000000" w:rsidRDefault="00000000" w:rsidRPr="00000000" w14:paraId="000019A5">
      <w:pPr>
        <w:numPr>
          <w:ilvl w:val="0"/>
          <w:numId w:val="100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Breadings and coatings for fried foods</w:t>
        <w:br w:type="textWrapping"/>
      </w:r>
    </w:p>
    <w:p w:rsidR="00000000" w:rsidDel="00000000" w:rsidP="00000000" w:rsidRDefault="00000000" w:rsidRPr="00000000" w14:paraId="000019A6">
      <w:pPr>
        <w:numPr>
          <w:ilvl w:val="0"/>
          <w:numId w:val="100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Thickening agents in sauces or soups</w:t>
        <w:br w:type="textWrapping"/>
      </w:r>
    </w:p>
    <w:p w:rsidR="00000000" w:rsidDel="00000000" w:rsidP="00000000" w:rsidRDefault="00000000" w:rsidRPr="00000000" w14:paraId="000019A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9A8">
      <w:pPr>
        <w:numPr>
          <w:ilvl w:val="0"/>
          <w:numId w:val="103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Corn flour</w:t>
        <w:br w:type="textWrapping"/>
      </w:r>
    </w:p>
    <w:p w:rsidR="00000000" w:rsidDel="00000000" w:rsidP="00000000" w:rsidRDefault="00000000" w:rsidRPr="00000000" w14:paraId="000019A9">
      <w:pPr>
        <w:numPr>
          <w:ilvl w:val="0"/>
          <w:numId w:val="103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Refined corn flour</w:t>
        <w:br w:type="textWrapping"/>
      </w:r>
    </w:p>
    <w:p w:rsidR="00000000" w:rsidDel="00000000" w:rsidP="00000000" w:rsidRDefault="00000000" w:rsidRPr="00000000" w14:paraId="000019AA">
      <w:pPr>
        <w:numPr>
          <w:ilvl w:val="0"/>
          <w:numId w:val="103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Degermed corn flour</w:t>
      </w:r>
    </w:p>
    <w:p w:rsidR="00000000" w:rsidDel="00000000" w:rsidP="00000000" w:rsidRDefault="00000000" w:rsidRPr="00000000" w14:paraId="000019AB">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AC">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Enriched wheat flour</w:t>
      </w:r>
    </w:p>
    <w:p w:rsidR="00000000" w:rsidDel="00000000" w:rsidP="00000000" w:rsidRDefault="00000000" w:rsidRPr="00000000" w14:paraId="000019AD">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8rtb4019t7no" w:id="864"/>
      <w:bookmarkEnd w:id="864"/>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9AE">
      <w:pPr>
        <w:numPr>
          <w:ilvl w:val="0"/>
          <w:numId w:val="77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Highly refined</w:t>
      </w:r>
      <w:r w:rsidDel="00000000" w:rsidR="00000000" w:rsidRPr="00000000">
        <w:rPr>
          <w:rFonts w:ascii="Cardo" w:cs="Cardo" w:eastAsia="Cardo" w:hAnsi="Cardo"/>
          <w:rtl w:val="0"/>
        </w:rPr>
        <w:t xml:space="preserve"> → bran and germ removed → low fiber</w:t>
        <w:br w:type="textWrapping"/>
      </w:r>
    </w:p>
    <w:p w:rsidR="00000000" w:rsidDel="00000000" w:rsidP="00000000" w:rsidRDefault="00000000" w:rsidRPr="00000000" w14:paraId="000019AF">
      <w:pPr>
        <w:numPr>
          <w:ilvl w:val="0"/>
          <w:numId w:val="77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fortified with </w:t>
      </w:r>
      <w:r w:rsidDel="00000000" w:rsidR="00000000" w:rsidRPr="00000000">
        <w:rPr>
          <w:rFonts w:ascii="Times New Roman" w:cs="Times New Roman" w:eastAsia="Times New Roman" w:hAnsi="Times New Roman"/>
          <w:b w:val="1"/>
          <w:bCs w:val="1"/>
          <w:rtl w:val="0"/>
        </w:rPr>
        <w:t xml:space="preserve">synthetic nutrients (iron, B vitamins)</w:t>
        <w:br w:type="textWrapping"/>
      </w:r>
    </w:p>
    <w:p w:rsidR="00000000" w:rsidDel="00000000" w:rsidP="00000000" w:rsidRDefault="00000000" w:rsidRPr="00000000" w14:paraId="000019B0">
      <w:pPr>
        <w:numPr>
          <w:ilvl w:val="0"/>
          <w:numId w:val="77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r w:rsidDel="00000000" w:rsidR="00000000" w:rsidRPr="00000000">
        <w:rPr>
          <w:rFonts w:ascii="Times New Roman" w:cs="Times New Roman" w:eastAsia="Times New Roman" w:hAnsi="Times New Roman"/>
          <w:b w:val="1"/>
          <w:bCs w:val="1"/>
          <w:rtl w:val="0"/>
        </w:rPr>
        <w:t xml:space="preserve">glycemic index</w:t>
      </w:r>
      <w:r w:rsidDel="00000000" w:rsidR="00000000" w:rsidRPr="00000000">
        <w:rPr>
          <w:rFonts w:ascii="Cardo" w:cs="Cardo" w:eastAsia="Cardo" w:hAnsi="Cardo"/>
          <w:rtl w:val="0"/>
        </w:rPr>
        <w:t xml:space="preserve"> → can spike blood sugar</w:t>
        <w:br w:type="textWrapping"/>
      </w:r>
    </w:p>
    <w:p w:rsidR="00000000" w:rsidDel="00000000" w:rsidP="00000000" w:rsidRDefault="00000000" w:rsidRPr="00000000" w14:paraId="000019B1">
      <w:pPr>
        <w:numPr>
          <w:ilvl w:val="0"/>
          <w:numId w:val="77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found in </w:t>
      </w:r>
      <w:r w:rsidDel="00000000" w:rsidR="00000000" w:rsidRPr="00000000">
        <w:rPr>
          <w:rFonts w:ascii="Times New Roman" w:cs="Times New Roman" w:eastAsia="Times New Roman" w:hAnsi="Times New Roman"/>
          <w:b w:val="1"/>
          <w:bCs w:val="1"/>
          <w:rtl w:val="0"/>
        </w:rPr>
        <w:t xml:space="preserve">ultra-processed foods</w:t>
        <w:br w:type="textWrapping"/>
      </w:r>
    </w:p>
    <w:p w:rsidR="00000000" w:rsidDel="00000000" w:rsidP="00000000" w:rsidRDefault="00000000" w:rsidRPr="00000000" w14:paraId="000019B2">
      <w:pPr>
        <w:numPr>
          <w:ilvl w:val="0"/>
          <w:numId w:val="77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trigger </w:t>
      </w:r>
      <w:r w:rsidDel="00000000" w:rsidR="00000000" w:rsidRPr="00000000">
        <w:rPr>
          <w:rFonts w:ascii="Times New Roman" w:cs="Times New Roman" w:eastAsia="Times New Roman" w:hAnsi="Times New Roman"/>
          <w:b w:val="1"/>
          <w:bCs w:val="1"/>
          <w:rtl w:val="0"/>
        </w:rPr>
        <w:t xml:space="preserve">gluten sensitivity</w:t>
      </w:r>
      <w:r w:rsidDel="00000000" w:rsidR="00000000" w:rsidRPr="00000000">
        <w:rPr>
          <w:rFonts w:ascii="Times New Roman" w:cs="Times New Roman" w:eastAsia="Times New Roman" w:hAnsi="Times New Roman"/>
          <w:rtl w:val="0"/>
        </w:rPr>
        <w:t xml:space="preserve"> or allergy in susceptible individuals</w:t>
        <w:br w:type="textWrapping"/>
      </w:r>
    </w:p>
    <w:p w:rsidR="00000000" w:rsidDel="00000000" w:rsidP="00000000" w:rsidRDefault="00000000" w:rsidRPr="00000000" w14:paraId="000019B3">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metabolic impact, gluten content, and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9B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sy5cq7vf3wwg" w:id="865"/>
      <w:bookmarkEnd w:id="865"/>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9B6">
      <w:pPr>
        <w:numPr>
          <w:ilvl w:val="0"/>
          <w:numId w:val="77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Wheat flour that has been </w:t>
      </w:r>
      <w:r w:rsidDel="00000000" w:rsidR="00000000" w:rsidRPr="00000000">
        <w:rPr>
          <w:rFonts w:ascii="Times New Roman" w:cs="Times New Roman" w:eastAsia="Times New Roman" w:hAnsi="Times New Roman"/>
          <w:b w:val="1"/>
          <w:bCs w:val="1"/>
          <w:rtl w:val="0"/>
        </w:rPr>
        <w:t xml:space="preserve">refined to remove bran and germ</w:t>
        <w:br w:type="textWrapping"/>
      </w:r>
    </w:p>
    <w:p w:rsidR="00000000" w:rsidDel="00000000" w:rsidP="00000000" w:rsidRDefault="00000000" w:rsidRPr="00000000" w14:paraId="000019B7">
      <w:pPr>
        <w:numPr>
          <w:ilvl w:val="0"/>
          <w:numId w:val="77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Mostly </w:t>
      </w:r>
      <w:r w:rsidDel="00000000" w:rsidR="00000000" w:rsidRPr="00000000">
        <w:rPr>
          <w:rFonts w:ascii="Times New Roman" w:cs="Times New Roman" w:eastAsia="Times New Roman" w:hAnsi="Times New Roman"/>
          <w:b w:val="1"/>
          <w:bCs w:val="1"/>
          <w:rtl w:val="0"/>
        </w:rPr>
        <w:t xml:space="preserve">starch</w:t>
      </w:r>
      <w:r w:rsidDel="00000000" w:rsidR="00000000" w:rsidRPr="00000000">
        <w:rPr>
          <w:rFonts w:ascii="Times New Roman" w:cs="Times New Roman" w:eastAsia="Times New Roman" w:hAnsi="Times New Roman"/>
          <w:rtl w:val="0"/>
        </w:rPr>
        <w:t xml:space="preserve"> with added synthetic vitamins/minerals to “enrich” it</w:t>
        <w:br w:type="textWrapping"/>
      </w:r>
    </w:p>
    <w:p w:rsidR="00000000" w:rsidDel="00000000" w:rsidP="00000000" w:rsidRDefault="00000000" w:rsidRPr="00000000" w14:paraId="000019B8">
      <w:pPr>
        <w:numPr>
          <w:ilvl w:val="0"/>
          <w:numId w:val="77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in bread, pastries, pasta, and baked goods</w:t>
        <w:br w:type="textWrapping"/>
      </w:r>
    </w:p>
    <w:p w:rsidR="00000000" w:rsidDel="00000000" w:rsidP="00000000" w:rsidRDefault="00000000" w:rsidRPr="00000000" w14:paraId="000019B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xu3hompg8jui" w:id="866"/>
      <w:bookmarkEnd w:id="866"/>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9BB">
      <w:pPr>
        <w:numPr>
          <w:ilvl w:val="0"/>
          <w:numId w:val="114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texture and shelf life</w:t>
        <w:br w:type="textWrapping"/>
      </w:r>
    </w:p>
    <w:p w:rsidR="00000000" w:rsidDel="00000000" w:rsidP="00000000" w:rsidRDefault="00000000" w:rsidRPr="00000000" w14:paraId="000019BC">
      <w:pPr>
        <w:numPr>
          <w:ilvl w:val="0"/>
          <w:numId w:val="114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w:t>
      </w:r>
      <w:r w:rsidDel="00000000" w:rsidR="00000000" w:rsidRPr="00000000">
        <w:rPr>
          <w:rFonts w:ascii="Times New Roman" w:cs="Times New Roman" w:eastAsia="Times New Roman" w:hAnsi="Times New Roman"/>
          <w:b w:val="1"/>
          <w:bCs w:val="1"/>
          <w:rtl w:val="0"/>
        </w:rPr>
        <w:t xml:space="preserve">consistent baking properties</w:t>
        <w:br w:type="textWrapping"/>
      </w:r>
    </w:p>
    <w:p w:rsidR="00000000" w:rsidDel="00000000" w:rsidP="00000000" w:rsidRDefault="00000000" w:rsidRPr="00000000" w14:paraId="000019BD">
      <w:pPr>
        <w:numPr>
          <w:ilvl w:val="0"/>
          <w:numId w:val="114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Enrichment restores some nutrients lost during refining</w:t>
        <w:br w:type="textWrapping"/>
      </w:r>
    </w:p>
    <w:p w:rsidR="00000000" w:rsidDel="00000000" w:rsidP="00000000" w:rsidRDefault="00000000" w:rsidRPr="00000000" w14:paraId="000019B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thx18p99g79o" w:id="867"/>
      <w:bookmarkEnd w:id="867"/>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9C0">
      <w:pPr>
        <w:numPr>
          <w:ilvl w:val="0"/>
          <w:numId w:val="109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r w:rsidDel="00000000" w:rsidR="00000000" w:rsidRPr="00000000">
        <w:rPr>
          <w:rFonts w:ascii="Times New Roman" w:cs="Times New Roman" w:eastAsia="Times New Roman" w:hAnsi="Times New Roman"/>
          <w:b w:val="1"/>
          <w:bCs w:val="1"/>
          <w:rtl w:val="0"/>
        </w:rPr>
        <w:t xml:space="preserve">glycemic load</w:t>
      </w:r>
      <w:r w:rsidDel="00000000" w:rsidR="00000000" w:rsidRPr="00000000">
        <w:rPr>
          <w:rFonts w:ascii="Cardo" w:cs="Cardo" w:eastAsia="Cardo" w:hAnsi="Cardo"/>
          <w:rtl w:val="0"/>
        </w:rPr>
        <w:t xml:space="preserve"> → insulin spikes</w:t>
        <w:br w:type="textWrapping"/>
      </w:r>
    </w:p>
    <w:p w:rsidR="00000000" w:rsidDel="00000000" w:rsidP="00000000" w:rsidRDefault="00000000" w:rsidRPr="00000000" w14:paraId="000019C1">
      <w:pPr>
        <w:numPr>
          <w:ilvl w:val="0"/>
          <w:numId w:val="109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Low fiber → less satiety, faster digestion</w:t>
        <w:br w:type="textWrapping"/>
      </w:r>
    </w:p>
    <w:p w:rsidR="00000000" w:rsidDel="00000000" w:rsidP="00000000" w:rsidRDefault="00000000" w:rsidRPr="00000000" w14:paraId="000019C2">
      <w:pPr>
        <w:numPr>
          <w:ilvl w:val="0"/>
          <w:numId w:val="109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w:t>
      </w:r>
      <w:r w:rsidDel="00000000" w:rsidR="00000000" w:rsidRPr="00000000">
        <w:rPr>
          <w:rFonts w:ascii="Times New Roman" w:cs="Times New Roman" w:eastAsia="Times New Roman" w:hAnsi="Times New Roman"/>
          <w:b w:val="1"/>
          <w:bCs w:val="1"/>
          <w:rtl w:val="0"/>
        </w:rPr>
        <w:t xml:space="preserve">gluten</w:t>
      </w:r>
      <w:r w:rsidDel="00000000" w:rsidR="00000000" w:rsidRPr="00000000">
        <w:rPr>
          <w:rFonts w:ascii="Cardo" w:cs="Cardo" w:eastAsia="Cardo" w:hAnsi="Cardo"/>
          <w:rtl w:val="0"/>
        </w:rPr>
        <w:t xml:space="preserve"> → avoid in celiac disease or non-celiac gluten sensitivity</w:t>
        <w:br w:type="textWrapping"/>
      </w:r>
    </w:p>
    <w:p w:rsidR="00000000" w:rsidDel="00000000" w:rsidP="00000000" w:rsidRDefault="00000000" w:rsidRPr="00000000" w14:paraId="000019C3">
      <w:pPr>
        <w:numPr>
          <w:ilvl w:val="0"/>
          <w:numId w:val="109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a </w:t>
      </w:r>
      <w:r w:rsidDel="00000000" w:rsidR="00000000" w:rsidRPr="00000000">
        <w:rPr>
          <w:rFonts w:ascii="Times New Roman" w:cs="Times New Roman" w:eastAsia="Times New Roman" w:hAnsi="Times New Roman"/>
          <w:b w:val="1"/>
          <w:bCs w:val="1"/>
          <w:rtl w:val="0"/>
        </w:rPr>
        <w:t xml:space="preserve">marker of ultra-processed food intake</w:t>
        <w:br w:type="textWrapping"/>
      </w:r>
    </w:p>
    <w:p w:rsidR="00000000" w:rsidDel="00000000" w:rsidP="00000000" w:rsidRDefault="00000000" w:rsidRPr="00000000" w14:paraId="000019C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bb5cr1u8di0m" w:id="868"/>
      <w:bookmarkEnd w:id="868"/>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9C6">
      <w:pPr>
        <w:numPr>
          <w:ilvl w:val="0"/>
          <w:numId w:val="74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Quickly broken down into </w:t>
      </w:r>
      <w:r w:rsidDel="00000000" w:rsidR="00000000" w:rsidRPr="00000000">
        <w:rPr>
          <w:rFonts w:ascii="Times New Roman" w:cs="Times New Roman" w:eastAsia="Times New Roman" w:hAnsi="Times New Roman"/>
          <w:b w:val="1"/>
          <w:bCs w:val="1"/>
          <w:rtl w:val="0"/>
        </w:rPr>
        <w:t xml:space="preserve">glucose</w:t>
      </w:r>
      <w:r w:rsidDel="00000000" w:rsidR="00000000" w:rsidRPr="00000000">
        <w:rPr>
          <w:rFonts w:ascii="Cardo" w:cs="Cardo" w:eastAsia="Cardo" w:hAnsi="Cardo"/>
          <w:rtl w:val="0"/>
        </w:rPr>
        <w:t xml:space="preserve"> → raises blood sugar</w:t>
        <w:br w:type="textWrapping"/>
      </w:r>
    </w:p>
    <w:p w:rsidR="00000000" w:rsidDel="00000000" w:rsidP="00000000" w:rsidRDefault="00000000" w:rsidRPr="00000000" w14:paraId="000019C7">
      <w:pPr>
        <w:numPr>
          <w:ilvl w:val="0"/>
          <w:numId w:val="74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Low fiber → minimal impact on gut motility</w:t>
        <w:br w:type="textWrapping"/>
      </w:r>
    </w:p>
    <w:p w:rsidR="00000000" w:rsidDel="00000000" w:rsidP="00000000" w:rsidRDefault="00000000" w:rsidRPr="00000000" w14:paraId="000019C8">
      <w:pPr>
        <w:numPr>
          <w:ilvl w:val="0"/>
          <w:numId w:val="74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Gluten can trigger immune or digestive reactions in sensitive individuals</w:t>
        <w:br w:type="textWrapping"/>
      </w:r>
    </w:p>
    <w:p w:rsidR="00000000" w:rsidDel="00000000" w:rsidP="00000000" w:rsidRDefault="00000000" w:rsidRPr="00000000" w14:paraId="000019C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8r9u195tyyif" w:id="869"/>
      <w:bookmarkEnd w:id="869"/>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9CB">
      <w:pPr>
        <w:numPr>
          <w:ilvl w:val="0"/>
          <w:numId w:val="60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Frequent consumption → </w:t>
      </w:r>
      <w:r w:rsidDel="00000000" w:rsidR="00000000" w:rsidRPr="00000000">
        <w:rPr>
          <w:rFonts w:ascii="Times New Roman" w:cs="Times New Roman" w:eastAsia="Times New Roman" w:hAnsi="Times New Roman"/>
          <w:b w:val="1"/>
          <w:bCs w:val="1"/>
          <w:rtl w:val="0"/>
        </w:rPr>
        <w:t xml:space="preserve">insulin resistance, obesity, type 2 diabetes</w:t>
      </w:r>
      <w:r w:rsidDel="00000000" w:rsidR="00000000" w:rsidRPr="00000000">
        <w:rPr>
          <w:rFonts w:ascii="Times New Roman" w:cs="Times New Roman" w:eastAsia="Times New Roman" w:hAnsi="Times New Roman"/>
          <w:rtl w:val="0"/>
        </w:rPr>
        <w:t xml:space="preserve"> (indirect)</w:t>
        <w:br w:type="textWrapping"/>
      </w:r>
    </w:p>
    <w:p w:rsidR="00000000" w:rsidDel="00000000" w:rsidP="00000000" w:rsidRDefault="00000000" w:rsidRPr="00000000" w14:paraId="000019CC">
      <w:pPr>
        <w:numPr>
          <w:ilvl w:val="0"/>
          <w:numId w:val="60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Gluten exposure → </w:t>
      </w:r>
      <w:r w:rsidDel="00000000" w:rsidR="00000000" w:rsidRPr="00000000">
        <w:rPr>
          <w:rFonts w:ascii="Times New Roman" w:cs="Times New Roman" w:eastAsia="Times New Roman" w:hAnsi="Times New Roman"/>
          <w:b w:val="1"/>
          <w:bCs w:val="1"/>
          <w:rtl w:val="0"/>
        </w:rPr>
        <w:t xml:space="preserve">celiac disease, autoimmune activation</w:t>
      </w:r>
      <w:r w:rsidDel="00000000" w:rsidR="00000000" w:rsidRPr="00000000">
        <w:rPr>
          <w:rFonts w:ascii="Times New Roman" w:cs="Times New Roman" w:eastAsia="Times New Roman" w:hAnsi="Times New Roman"/>
          <w:rtl w:val="0"/>
        </w:rPr>
        <w:t xml:space="preserve"> in susceptible individuals</w:t>
        <w:br w:type="textWrapping"/>
      </w:r>
    </w:p>
    <w:p w:rsidR="00000000" w:rsidDel="00000000" w:rsidP="00000000" w:rsidRDefault="00000000" w:rsidRPr="00000000" w14:paraId="000019CD">
      <w:pPr>
        <w:numPr>
          <w:ilvl w:val="0"/>
          <w:numId w:val="60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part of a </w:t>
      </w:r>
      <w:r w:rsidDel="00000000" w:rsidR="00000000" w:rsidRPr="00000000">
        <w:rPr>
          <w:rFonts w:ascii="Times New Roman" w:cs="Times New Roman" w:eastAsia="Times New Roman" w:hAnsi="Times New Roman"/>
          <w:b w:val="1"/>
          <w:bCs w:val="1"/>
          <w:rtl w:val="0"/>
        </w:rPr>
        <w:t xml:space="preserve">processed food dietary pattern</w:t>
      </w:r>
      <w:r w:rsidDel="00000000" w:rsidR="00000000" w:rsidRPr="00000000">
        <w:rPr>
          <w:rFonts w:ascii="Times New Roman" w:cs="Times New Roman" w:eastAsia="Times New Roman" w:hAnsi="Times New Roman"/>
          <w:rtl w:val="0"/>
        </w:rPr>
        <w:t xml:space="preserve">, contributing to chronic metabolic disease</w:t>
        <w:br w:type="textWrapping"/>
      </w:r>
    </w:p>
    <w:p w:rsidR="00000000" w:rsidDel="00000000" w:rsidP="00000000" w:rsidRDefault="00000000" w:rsidRPr="00000000" w14:paraId="000019C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j4yrg2eb5k0" w:id="870"/>
      <w:bookmarkEnd w:id="870"/>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9D0">
      <w:pPr>
        <w:numPr>
          <w:ilvl w:val="0"/>
          <w:numId w:val="46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 bread, rolls, and pastries</w:t>
        <w:br w:type="textWrapping"/>
      </w:r>
    </w:p>
    <w:p w:rsidR="00000000" w:rsidDel="00000000" w:rsidP="00000000" w:rsidRDefault="00000000" w:rsidRPr="00000000" w14:paraId="000019D1">
      <w:pPr>
        <w:numPr>
          <w:ilvl w:val="0"/>
          <w:numId w:val="46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Pasta and noodles</w:t>
        <w:br w:type="textWrapping"/>
      </w:r>
    </w:p>
    <w:p w:rsidR="00000000" w:rsidDel="00000000" w:rsidP="00000000" w:rsidRDefault="00000000" w:rsidRPr="00000000" w14:paraId="000019D2">
      <w:pPr>
        <w:numPr>
          <w:ilvl w:val="0"/>
          <w:numId w:val="46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Muffins, cakes, cookies</w:t>
        <w:br w:type="textWrapping"/>
      </w:r>
    </w:p>
    <w:p w:rsidR="00000000" w:rsidDel="00000000" w:rsidP="00000000" w:rsidRDefault="00000000" w:rsidRPr="00000000" w14:paraId="000019D3">
      <w:pPr>
        <w:numPr>
          <w:ilvl w:val="0"/>
          <w:numId w:val="46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processed baked goods</w:t>
        <w:br w:type="textWrapping"/>
      </w:r>
    </w:p>
    <w:p w:rsidR="00000000" w:rsidDel="00000000" w:rsidP="00000000" w:rsidRDefault="00000000" w:rsidRPr="00000000" w14:paraId="000019D4">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9D5">
      <w:pPr>
        <w:numPr>
          <w:ilvl w:val="0"/>
          <w:numId w:val="100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Enriched wheat flour</w:t>
        <w:br w:type="textWrapping"/>
      </w:r>
    </w:p>
    <w:p w:rsidR="00000000" w:rsidDel="00000000" w:rsidP="00000000" w:rsidRDefault="00000000" w:rsidRPr="00000000" w14:paraId="000019D6">
      <w:pPr>
        <w:numPr>
          <w:ilvl w:val="0"/>
          <w:numId w:val="100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Refined wheat flour</w:t>
        <w:br w:type="textWrapping"/>
      </w:r>
    </w:p>
    <w:p w:rsidR="00000000" w:rsidDel="00000000" w:rsidP="00000000" w:rsidRDefault="00000000" w:rsidRPr="00000000" w14:paraId="000019D7">
      <w:pPr>
        <w:numPr>
          <w:ilvl w:val="0"/>
          <w:numId w:val="100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Bleached wheat flour</w:t>
        <w:br w:type="textWrapping"/>
      </w:r>
    </w:p>
    <w:p w:rsidR="00000000" w:rsidDel="00000000" w:rsidP="00000000" w:rsidRDefault="00000000" w:rsidRPr="00000000" w14:paraId="000019D8">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Bleached flour</w:t>
      </w:r>
    </w:p>
    <w:p w:rsidR="00000000" w:rsidDel="00000000" w:rsidP="00000000" w:rsidRDefault="00000000" w:rsidRPr="00000000" w14:paraId="000019D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aait1aerqhos" w:id="871"/>
      <w:bookmarkEnd w:id="871"/>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9DA">
      <w:pPr>
        <w:numPr>
          <w:ilvl w:val="0"/>
          <w:numId w:val="23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Highly refined</w:t>
      </w:r>
      <w:r w:rsidDel="00000000" w:rsidR="00000000" w:rsidRPr="00000000">
        <w:rPr>
          <w:rFonts w:ascii="Cardo" w:cs="Cardo" w:eastAsia="Cardo" w:hAnsi="Cardo"/>
          <w:rtl w:val="0"/>
        </w:rPr>
        <w:t xml:space="preserve"> → bran and germ removed → low fiber and nutrients</w:t>
        <w:br w:type="textWrapping"/>
      </w:r>
    </w:p>
    <w:p w:rsidR="00000000" w:rsidDel="00000000" w:rsidP="00000000" w:rsidRDefault="00000000" w:rsidRPr="00000000" w14:paraId="000019DB">
      <w:pPr>
        <w:numPr>
          <w:ilvl w:val="0"/>
          <w:numId w:val="23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Treated with </w:t>
      </w:r>
      <w:r w:rsidDel="00000000" w:rsidR="00000000" w:rsidRPr="00000000">
        <w:rPr>
          <w:rFonts w:ascii="Times New Roman" w:cs="Times New Roman" w:eastAsia="Times New Roman" w:hAnsi="Times New Roman"/>
          <w:b w:val="1"/>
          <w:bCs w:val="1"/>
          <w:rtl w:val="0"/>
        </w:rPr>
        <w:t xml:space="preserve">chemical bleaching agents</w:t>
      </w:r>
      <w:r w:rsidDel="00000000" w:rsidR="00000000" w:rsidRPr="00000000">
        <w:rPr>
          <w:rFonts w:ascii="Times New Roman" w:cs="Times New Roman" w:eastAsia="Times New Roman" w:hAnsi="Times New Roman"/>
          <w:rtl w:val="0"/>
        </w:rPr>
        <w:t xml:space="preserve"> such as chlorine gas, benzoyl peroxide, or peroxides</w:t>
        <w:br w:type="textWrapping"/>
      </w:r>
    </w:p>
    <w:p w:rsidR="00000000" w:rsidDel="00000000" w:rsidP="00000000" w:rsidRDefault="00000000" w:rsidRPr="00000000" w14:paraId="000019DC">
      <w:pPr>
        <w:numPr>
          <w:ilvl w:val="0"/>
          <w:numId w:val="23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r w:rsidDel="00000000" w:rsidR="00000000" w:rsidRPr="00000000">
        <w:rPr>
          <w:rFonts w:ascii="Times New Roman" w:cs="Times New Roman" w:eastAsia="Times New Roman" w:hAnsi="Times New Roman"/>
          <w:b w:val="1"/>
          <w:bCs w:val="1"/>
          <w:rtl w:val="0"/>
        </w:rPr>
        <w:t xml:space="preserve">glycemic index</w:t>
      </w:r>
      <w:r w:rsidDel="00000000" w:rsidR="00000000" w:rsidRPr="00000000">
        <w:rPr>
          <w:rFonts w:ascii="Cardo" w:cs="Cardo" w:eastAsia="Cardo" w:hAnsi="Cardo"/>
          <w:rtl w:val="0"/>
        </w:rPr>
        <w:t xml:space="preserve"> → can spike blood sugar</w:t>
        <w:br w:type="textWrapping"/>
      </w:r>
    </w:p>
    <w:p w:rsidR="00000000" w:rsidDel="00000000" w:rsidP="00000000" w:rsidRDefault="00000000" w:rsidRPr="00000000" w14:paraId="000019DD">
      <w:pPr>
        <w:numPr>
          <w:ilvl w:val="0"/>
          <w:numId w:val="23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w:t>
      </w:r>
      <w:r w:rsidDel="00000000" w:rsidR="00000000" w:rsidRPr="00000000">
        <w:rPr>
          <w:rFonts w:ascii="Times New Roman" w:cs="Times New Roman" w:eastAsia="Times New Roman" w:hAnsi="Times New Roman"/>
          <w:b w:val="1"/>
          <w:bCs w:val="1"/>
          <w:rtl w:val="0"/>
        </w:rPr>
        <w:t xml:space="preserve">gluten</w:t>
      </w:r>
      <w:r w:rsidDel="00000000" w:rsidR="00000000" w:rsidRPr="00000000">
        <w:rPr>
          <w:rFonts w:ascii="Times New Roman" w:cs="Times New Roman" w:eastAsia="Times New Roman" w:hAnsi="Times New Roman"/>
          <w:rtl w:val="0"/>
        </w:rPr>
        <w:t xml:space="preserve">, which may affect sensitive individuals</w:t>
        <w:br w:type="textWrapping"/>
      </w:r>
    </w:p>
    <w:p w:rsidR="00000000" w:rsidDel="00000000" w:rsidP="00000000" w:rsidRDefault="00000000" w:rsidRPr="00000000" w14:paraId="000019DE">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chemical processing, low fiber, and metabolic impact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9D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o3cfcetzvcgg" w:id="872"/>
      <w:bookmarkEnd w:id="872"/>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9E1">
      <w:pPr>
        <w:numPr>
          <w:ilvl w:val="0"/>
          <w:numId w:val="52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Wheat flour refined to remove bran and germ</w:t>
        <w:br w:type="textWrapping"/>
      </w:r>
    </w:p>
    <w:p w:rsidR="00000000" w:rsidDel="00000000" w:rsidP="00000000" w:rsidRDefault="00000000" w:rsidRPr="00000000" w14:paraId="000019E2">
      <w:pPr>
        <w:numPr>
          <w:ilvl w:val="0"/>
          <w:numId w:val="52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Chemically bleached to produce </w:t>
      </w:r>
      <w:r w:rsidDel="00000000" w:rsidR="00000000" w:rsidRPr="00000000">
        <w:rPr>
          <w:rFonts w:ascii="Times New Roman" w:cs="Times New Roman" w:eastAsia="Times New Roman" w:hAnsi="Times New Roman"/>
          <w:b w:val="1"/>
          <w:bCs w:val="1"/>
          <w:rtl w:val="0"/>
        </w:rPr>
        <w:t xml:space="preserve">white color and fine texture</w:t>
        <w:br w:type="textWrapping"/>
      </w:r>
    </w:p>
    <w:p w:rsidR="00000000" w:rsidDel="00000000" w:rsidP="00000000" w:rsidRDefault="00000000" w:rsidRPr="00000000" w14:paraId="000019E3">
      <w:pPr>
        <w:numPr>
          <w:ilvl w:val="0"/>
          <w:numId w:val="52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in baking for </w:t>
      </w:r>
      <w:r w:rsidDel="00000000" w:rsidR="00000000" w:rsidRPr="00000000">
        <w:rPr>
          <w:rFonts w:ascii="Times New Roman" w:cs="Times New Roman" w:eastAsia="Times New Roman" w:hAnsi="Times New Roman"/>
          <w:b w:val="1"/>
          <w:bCs w:val="1"/>
          <w:rtl w:val="0"/>
        </w:rPr>
        <w:t xml:space="preserve">light-colored, soft-textured products</w:t>
        <w:br w:type="textWrapping"/>
      </w:r>
    </w:p>
    <w:p w:rsidR="00000000" w:rsidDel="00000000" w:rsidP="00000000" w:rsidRDefault="00000000" w:rsidRPr="00000000" w14:paraId="000019E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oc3stv3m7h6q" w:id="873"/>
      <w:bookmarkEnd w:id="873"/>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9E6">
      <w:pPr>
        <w:numPr>
          <w:ilvl w:val="0"/>
          <w:numId w:val="55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appearance and texture</w:t>
      </w:r>
      <w:r w:rsidDel="00000000" w:rsidR="00000000" w:rsidRPr="00000000">
        <w:rPr>
          <w:rFonts w:ascii="Times New Roman" w:cs="Times New Roman" w:eastAsia="Times New Roman" w:hAnsi="Times New Roman"/>
          <w:rtl w:val="0"/>
        </w:rPr>
        <w:t xml:space="preserve"> of baked goods</w:t>
        <w:br w:type="textWrapping"/>
      </w:r>
    </w:p>
    <w:p w:rsidR="00000000" w:rsidDel="00000000" w:rsidP="00000000" w:rsidRDefault="00000000" w:rsidRPr="00000000" w14:paraId="000019E7">
      <w:pPr>
        <w:numPr>
          <w:ilvl w:val="0"/>
          <w:numId w:val="55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w:t>
      </w:r>
      <w:r w:rsidDel="00000000" w:rsidR="00000000" w:rsidRPr="00000000">
        <w:rPr>
          <w:rFonts w:ascii="Times New Roman" w:cs="Times New Roman" w:eastAsia="Times New Roman" w:hAnsi="Times New Roman"/>
          <w:b w:val="1"/>
          <w:bCs w:val="1"/>
          <w:rtl w:val="0"/>
        </w:rPr>
        <w:t xml:space="preserve">consistent baking results</w:t>
        <w:br w:type="textWrapping"/>
      </w:r>
    </w:p>
    <w:p w:rsidR="00000000" w:rsidDel="00000000" w:rsidP="00000000" w:rsidRDefault="00000000" w:rsidRPr="00000000" w14:paraId="000019E8">
      <w:pPr>
        <w:numPr>
          <w:ilvl w:val="0"/>
          <w:numId w:val="55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Longer shelf life than unbleached flours</w:t>
        <w:br w:type="textWrapping"/>
      </w:r>
    </w:p>
    <w:p w:rsidR="00000000" w:rsidDel="00000000" w:rsidP="00000000" w:rsidRDefault="00000000" w:rsidRPr="00000000" w14:paraId="000019E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k94dyn7qed21" w:id="874"/>
      <w:bookmarkEnd w:id="874"/>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9EB">
      <w:pPr>
        <w:numPr>
          <w:ilvl w:val="0"/>
          <w:numId w:val="38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r w:rsidDel="00000000" w:rsidR="00000000" w:rsidRPr="00000000">
        <w:rPr>
          <w:rFonts w:ascii="Times New Roman" w:cs="Times New Roman" w:eastAsia="Times New Roman" w:hAnsi="Times New Roman"/>
          <w:b w:val="1"/>
          <w:bCs w:val="1"/>
          <w:rtl w:val="0"/>
        </w:rPr>
        <w:t xml:space="preserve">glycemic load</w:t>
      </w:r>
      <w:r w:rsidDel="00000000" w:rsidR="00000000" w:rsidRPr="00000000">
        <w:rPr>
          <w:rFonts w:ascii="Cardo" w:cs="Cardo" w:eastAsia="Cardo" w:hAnsi="Cardo"/>
          <w:rtl w:val="0"/>
        </w:rPr>
        <w:t xml:space="preserve"> → affects blood sugar</w:t>
        <w:br w:type="textWrapping"/>
      </w:r>
    </w:p>
    <w:p w:rsidR="00000000" w:rsidDel="00000000" w:rsidP="00000000" w:rsidRDefault="00000000" w:rsidRPr="00000000" w14:paraId="000019EC">
      <w:pPr>
        <w:numPr>
          <w:ilvl w:val="0"/>
          <w:numId w:val="38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Low nutrient content → lacks fiber, vitamins, and minerals</w:t>
        <w:br w:type="textWrapping"/>
      </w:r>
    </w:p>
    <w:p w:rsidR="00000000" w:rsidDel="00000000" w:rsidP="00000000" w:rsidRDefault="00000000" w:rsidRPr="00000000" w14:paraId="000019ED">
      <w:pPr>
        <w:numPr>
          <w:ilvl w:val="0"/>
          <w:numId w:val="38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w:t>
      </w:r>
      <w:r w:rsidDel="00000000" w:rsidR="00000000" w:rsidRPr="00000000">
        <w:rPr>
          <w:rFonts w:ascii="Times New Roman" w:cs="Times New Roman" w:eastAsia="Times New Roman" w:hAnsi="Times New Roman"/>
          <w:b w:val="1"/>
          <w:bCs w:val="1"/>
          <w:rtl w:val="0"/>
        </w:rPr>
        <w:t xml:space="preserve">gluten</w:t>
      </w:r>
      <w:r w:rsidDel="00000000" w:rsidR="00000000" w:rsidRPr="00000000">
        <w:rPr>
          <w:rFonts w:ascii="Cardo" w:cs="Cardo" w:eastAsia="Cardo" w:hAnsi="Cardo"/>
          <w:rtl w:val="0"/>
        </w:rPr>
        <w:t xml:space="preserve"> → avoid in celiac disease or gluten sensitivity</w:t>
        <w:br w:type="textWrapping"/>
      </w:r>
    </w:p>
    <w:p w:rsidR="00000000" w:rsidDel="00000000" w:rsidP="00000000" w:rsidRDefault="00000000" w:rsidRPr="00000000" w14:paraId="000019EE">
      <w:pPr>
        <w:numPr>
          <w:ilvl w:val="0"/>
          <w:numId w:val="38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Chemical processing may be </w:t>
      </w:r>
      <w:r w:rsidDel="00000000" w:rsidR="00000000" w:rsidRPr="00000000">
        <w:rPr>
          <w:rFonts w:ascii="Times New Roman" w:cs="Times New Roman" w:eastAsia="Times New Roman" w:hAnsi="Times New Roman"/>
          <w:b w:val="1"/>
          <w:bCs w:val="1"/>
          <w:rtl w:val="0"/>
        </w:rPr>
        <w:t xml:space="preserve">unnecessary for health-conscious diets</w:t>
        <w:br w:type="textWrapping"/>
      </w:r>
    </w:p>
    <w:p w:rsidR="00000000" w:rsidDel="00000000" w:rsidP="00000000" w:rsidRDefault="00000000" w:rsidRPr="00000000" w14:paraId="000019E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jk2e1j96qf2q" w:id="875"/>
      <w:bookmarkEnd w:id="875"/>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9F1">
      <w:pPr>
        <w:numPr>
          <w:ilvl w:val="0"/>
          <w:numId w:val="86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Rapid digestion into </w:t>
      </w:r>
      <w:r w:rsidDel="00000000" w:rsidR="00000000" w:rsidRPr="00000000">
        <w:rPr>
          <w:rFonts w:ascii="Times New Roman" w:cs="Times New Roman" w:eastAsia="Times New Roman" w:hAnsi="Times New Roman"/>
          <w:b w:val="1"/>
          <w:bCs w:val="1"/>
          <w:rtl w:val="0"/>
        </w:rPr>
        <w:t xml:space="preserve">glucose</w:t>
      </w:r>
      <w:r w:rsidDel="00000000" w:rsidR="00000000" w:rsidRPr="00000000">
        <w:rPr>
          <w:rFonts w:ascii="Cardo" w:cs="Cardo" w:eastAsia="Cardo" w:hAnsi="Cardo"/>
          <w:rtl w:val="0"/>
        </w:rPr>
        <w:t xml:space="preserve"> → blood sugar spikes</w:t>
        <w:br w:type="textWrapping"/>
      </w:r>
    </w:p>
    <w:p w:rsidR="00000000" w:rsidDel="00000000" w:rsidP="00000000" w:rsidRDefault="00000000" w:rsidRPr="00000000" w14:paraId="000019F2">
      <w:pPr>
        <w:numPr>
          <w:ilvl w:val="0"/>
          <w:numId w:val="86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Low fiber → minimal satiety, faster absorption</w:t>
        <w:br w:type="textWrapping"/>
      </w:r>
    </w:p>
    <w:p w:rsidR="00000000" w:rsidDel="00000000" w:rsidP="00000000" w:rsidRDefault="00000000" w:rsidRPr="00000000" w14:paraId="000019F3">
      <w:pPr>
        <w:numPr>
          <w:ilvl w:val="0"/>
          <w:numId w:val="86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Gluten can trigger </w:t>
      </w:r>
      <w:r w:rsidDel="00000000" w:rsidR="00000000" w:rsidRPr="00000000">
        <w:rPr>
          <w:rFonts w:ascii="Times New Roman" w:cs="Times New Roman" w:eastAsia="Times New Roman" w:hAnsi="Times New Roman"/>
          <w:b w:val="1"/>
          <w:bCs w:val="1"/>
          <w:rtl w:val="0"/>
        </w:rPr>
        <w:t xml:space="preserve">immune or digestive reactions</w:t>
      </w:r>
      <w:r w:rsidDel="00000000" w:rsidR="00000000" w:rsidRPr="00000000">
        <w:rPr>
          <w:rFonts w:ascii="Times New Roman" w:cs="Times New Roman" w:eastAsia="Times New Roman" w:hAnsi="Times New Roman"/>
          <w:rtl w:val="0"/>
        </w:rPr>
        <w:t xml:space="preserve"> in sensitive individuals</w:t>
        <w:br w:type="textWrapping"/>
      </w:r>
    </w:p>
    <w:p w:rsidR="00000000" w:rsidDel="00000000" w:rsidP="00000000" w:rsidRDefault="00000000" w:rsidRPr="00000000" w14:paraId="000019F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jnr98tnlab6j" w:id="876"/>
      <w:bookmarkEnd w:id="876"/>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9F6">
      <w:pPr>
        <w:numPr>
          <w:ilvl w:val="0"/>
          <w:numId w:val="86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Frequent intake → </w:t>
      </w:r>
      <w:r w:rsidDel="00000000" w:rsidR="00000000" w:rsidRPr="00000000">
        <w:rPr>
          <w:rFonts w:ascii="Times New Roman" w:cs="Times New Roman" w:eastAsia="Times New Roman" w:hAnsi="Times New Roman"/>
          <w:b w:val="1"/>
          <w:bCs w:val="1"/>
          <w:rtl w:val="0"/>
        </w:rPr>
        <w:t xml:space="preserve">insulin resistance, obesity, type 2 diabetes</w:t>
      </w:r>
      <w:r w:rsidDel="00000000" w:rsidR="00000000" w:rsidRPr="00000000">
        <w:rPr>
          <w:rFonts w:ascii="Times New Roman" w:cs="Times New Roman" w:eastAsia="Times New Roman" w:hAnsi="Times New Roman"/>
          <w:rtl w:val="0"/>
        </w:rPr>
        <w:t xml:space="preserve"> (indirect)</w:t>
        <w:br w:type="textWrapping"/>
      </w:r>
    </w:p>
    <w:p w:rsidR="00000000" w:rsidDel="00000000" w:rsidP="00000000" w:rsidRDefault="00000000" w:rsidRPr="00000000" w14:paraId="000019F7">
      <w:pPr>
        <w:numPr>
          <w:ilvl w:val="0"/>
          <w:numId w:val="86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Gluten exposure → </w:t>
      </w:r>
      <w:r w:rsidDel="00000000" w:rsidR="00000000" w:rsidRPr="00000000">
        <w:rPr>
          <w:rFonts w:ascii="Times New Roman" w:cs="Times New Roman" w:eastAsia="Times New Roman" w:hAnsi="Times New Roman"/>
          <w:b w:val="1"/>
          <w:bCs w:val="1"/>
          <w:rtl w:val="0"/>
        </w:rPr>
        <w:t xml:space="preserve">celiac disease or autoimmune reactions</w:t>
      </w:r>
      <w:r w:rsidDel="00000000" w:rsidR="00000000" w:rsidRPr="00000000">
        <w:rPr>
          <w:rFonts w:ascii="Times New Roman" w:cs="Times New Roman" w:eastAsia="Times New Roman" w:hAnsi="Times New Roman"/>
          <w:rtl w:val="0"/>
        </w:rPr>
        <w:t xml:space="preserve"> in susceptible people</w:t>
        <w:br w:type="textWrapping"/>
      </w:r>
    </w:p>
    <w:p w:rsidR="00000000" w:rsidDel="00000000" w:rsidP="00000000" w:rsidRDefault="00000000" w:rsidRPr="00000000" w14:paraId="000019F8">
      <w:pPr>
        <w:numPr>
          <w:ilvl w:val="0"/>
          <w:numId w:val="86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consumed in </w:t>
      </w:r>
      <w:r w:rsidDel="00000000" w:rsidR="00000000" w:rsidRPr="00000000">
        <w:rPr>
          <w:rFonts w:ascii="Times New Roman" w:cs="Times New Roman" w:eastAsia="Times New Roman" w:hAnsi="Times New Roman"/>
          <w:b w:val="1"/>
          <w:bCs w:val="1"/>
          <w:rtl w:val="0"/>
        </w:rPr>
        <w:t xml:space="preserve">ultra-processed food patterns</w:t>
      </w:r>
      <w:r w:rsidDel="00000000" w:rsidR="00000000" w:rsidRPr="00000000">
        <w:rPr>
          <w:rFonts w:ascii="Times New Roman" w:cs="Times New Roman" w:eastAsia="Times New Roman" w:hAnsi="Times New Roman"/>
          <w:rtl w:val="0"/>
        </w:rPr>
        <w:t xml:space="preserve">, which are linked to chronic disease</w:t>
        <w:br w:type="textWrapping"/>
      </w:r>
    </w:p>
    <w:p w:rsidR="00000000" w:rsidDel="00000000" w:rsidP="00000000" w:rsidRDefault="00000000" w:rsidRPr="00000000" w14:paraId="000019F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vam85kef7e93" w:id="877"/>
      <w:bookmarkEnd w:id="877"/>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9FB">
      <w:pPr>
        <w:numPr>
          <w:ilvl w:val="0"/>
          <w:numId w:val="116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 bread, rolls, pastries, cakes</w:t>
        <w:br w:type="textWrapping"/>
      </w:r>
    </w:p>
    <w:p w:rsidR="00000000" w:rsidDel="00000000" w:rsidP="00000000" w:rsidRDefault="00000000" w:rsidRPr="00000000" w14:paraId="000019FC">
      <w:pPr>
        <w:numPr>
          <w:ilvl w:val="0"/>
          <w:numId w:val="116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Cookies, muffins, pancakes</w:t>
        <w:br w:type="textWrapping"/>
      </w:r>
    </w:p>
    <w:p w:rsidR="00000000" w:rsidDel="00000000" w:rsidP="00000000" w:rsidRDefault="00000000" w:rsidRPr="00000000" w14:paraId="000019FD">
      <w:pPr>
        <w:numPr>
          <w:ilvl w:val="0"/>
          <w:numId w:val="116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packaged baked goods</w:t>
        <w:br w:type="textWrapping"/>
      </w:r>
    </w:p>
    <w:p w:rsidR="00000000" w:rsidDel="00000000" w:rsidP="00000000" w:rsidRDefault="00000000" w:rsidRPr="00000000" w14:paraId="000019FE">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9FF">
      <w:pPr>
        <w:numPr>
          <w:ilvl w:val="0"/>
          <w:numId w:val="105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Bleached wheat flour</w:t>
        <w:br w:type="textWrapping"/>
      </w:r>
    </w:p>
    <w:p w:rsidR="00000000" w:rsidDel="00000000" w:rsidP="00000000" w:rsidRDefault="00000000" w:rsidRPr="00000000" w14:paraId="00001A00">
      <w:pPr>
        <w:numPr>
          <w:ilvl w:val="0"/>
          <w:numId w:val="105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 flour (bleached)</w:t>
        <w:br w:type="textWrapping"/>
      </w:r>
    </w:p>
    <w:p w:rsidR="00000000" w:rsidDel="00000000" w:rsidP="00000000" w:rsidRDefault="00000000" w:rsidRPr="00000000" w14:paraId="00001A01">
      <w:pPr>
        <w:numPr>
          <w:ilvl w:val="0"/>
          <w:numId w:val="105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Refined wheat flour</w:t>
        <w:br w:type="textWrapping"/>
      </w:r>
    </w:p>
    <w:p w:rsidR="00000000" w:rsidDel="00000000" w:rsidP="00000000" w:rsidRDefault="00000000" w:rsidRPr="00000000" w14:paraId="00001A02">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Bromated flour</w:t>
      </w:r>
    </w:p>
    <w:p w:rsidR="00000000" w:rsidDel="00000000" w:rsidP="00000000" w:rsidRDefault="00000000" w:rsidRPr="00000000" w14:paraId="00001A0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3wo8cz73mhca" w:id="878"/>
      <w:bookmarkEnd w:id="878"/>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A04">
      <w:pPr>
        <w:numPr>
          <w:ilvl w:val="0"/>
          <w:numId w:val="44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Treated with </w:t>
      </w:r>
      <w:r w:rsidDel="00000000" w:rsidR="00000000" w:rsidRPr="00000000">
        <w:rPr>
          <w:rFonts w:ascii="Times New Roman" w:cs="Times New Roman" w:eastAsia="Times New Roman" w:hAnsi="Times New Roman"/>
          <w:b w:val="1"/>
          <w:bCs w:val="1"/>
          <w:rtl w:val="0"/>
        </w:rPr>
        <w:t xml:space="preserve">potassium bromate</w:t>
      </w:r>
      <w:r w:rsidDel="00000000" w:rsidR="00000000" w:rsidRPr="00000000">
        <w:rPr>
          <w:rFonts w:ascii="Times New Roman" w:cs="Times New Roman" w:eastAsia="Times New Roman" w:hAnsi="Times New Roman"/>
          <w:rtl w:val="0"/>
        </w:rPr>
        <w:t xml:space="preserve">, a chemical oxidizing agent</w:t>
        <w:br w:type="textWrapping"/>
      </w:r>
    </w:p>
    <w:p w:rsidR="00000000" w:rsidDel="00000000" w:rsidP="00000000" w:rsidRDefault="00000000" w:rsidRPr="00000000" w14:paraId="00001A05">
      <w:pPr>
        <w:numPr>
          <w:ilvl w:val="0"/>
          <w:numId w:val="44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Bromate is classified as a potential human carcinogen</w:t>
      </w:r>
      <w:r w:rsidDel="00000000" w:rsidR="00000000" w:rsidRPr="00000000">
        <w:rPr>
          <w:rFonts w:ascii="Times New Roman" w:cs="Times New Roman" w:eastAsia="Times New Roman" w:hAnsi="Times New Roman"/>
          <w:rtl w:val="0"/>
        </w:rPr>
        <w:t xml:space="preserve"> (IARC Group 2B)</w:t>
        <w:br w:type="textWrapping"/>
      </w:r>
    </w:p>
    <w:p w:rsidR="00000000" w:rsidDel="00000000" w:rsidP="00000000" w:rsidRDefault="00000000" w:rsidRPr="00000000" w14:paraId="00001A06">
      <w:pPr>
        <w:numPr>
          <w:ilvl w:val="0"/>
          <w:numId w:val="44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Mostly banned in many countries (EU, Canada, China, Brazil) but still legal in the U.S.</w:t>
        <w:br w:type="textWrapping"/>
      </w:r>
    </w:p>
    <w:p w:rsidR="00000000" w:rsidDel="00000000" w:rsidP="00000000" w:rsidRDefault="00000000" w:rsidRPr="00000000" w14:paraId="00001A07">
      <w:pPr>
        <w:numPr>
          <w:ilvl w:val="0"/>
          <w:numId w:val="44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Highly processed → low fiber and nutrients</w:t>
        <w:br w:type="textWrapping"/>
      </w:r>
    </w:p>
    <w:p w:rsidR="00000000" w:rsidDel="00000000" w:rsidP="00000000" w:rsidRDefault="00000000" w:rsidRPr="00000000" w14:paraId="00001A08">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primarily for </w:t>
      </w:r>
      <w:r w:rsidDel="00000000" w:rsidR="00000000" w:rsidRPr="00000000">
        <w:rPr>
          <w:rFonts w:ascii="Times New Roman" w:cs="Times New Roman" w:eastAsia="Times New Roman" w:hAnsi="Times New Roman"/>
          <w:b w:val="1"/>
          <w:bCs w:val="1"/>
          <w:rtl w:val="0"/>
        </w:rPr>
        <w:t xml:space="preserve">cancer risk, chemical processing, and low nutrient content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A09">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A">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9mv1joy2f2q3" w:id="879"/>
      <w:bookmarkEnd w:id="879"/>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A0B">
      <w:pPr>
        <w:numPr>
          <w:ilvl w:val="0"/>
          <w:numId w:val="28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Wheat flour refined to remove bran and germ</w:t>
        <w:br w:type="textWrapping"/>
      </w:r>
    </w:p>
    <w:p w:rsidR="00000000" w:rsidDel="00000000" w:rsidP="00000000" w:rsidRDefault="00000000" w:rsidRPr="00000000" w14:paraId="00001A0C">
      <w:pPr>
        <w:numPr>
          <w:ilvl w:val="0"/>
          <w:numId w:val="28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Potassium bromate added to </w:t>
      </w:r>
      <w:r w:rsidDel="00000000" w:rsidR="00000000" w:rsidRPr="00000000">
        <w:rPr>
          <w:rFonts w:ascii="Times New Roman" w:cs="Times New Roman" w:eastAsia="Times New Roman" w:hAnsi="Times New Roman"/>
          <w:b w:val="1"/>
          <w:bCs w:val="1"/>
          <w:rtl w:val="0"/>
        </w:rPr>
        <w:t xml:space="preserve">strengthen gluten and improve dough rise</w:t>
        <w:br w:type="textWrapping"/>
      </w:r>
    </w:p>
    <w:p w:rsidR="00000000" w:rsidDel="00000000" w:rsidP="00000000" w:rsidRDefault="00000000" w:rsidRPr="00000000" w14:paraId="00001A0D">
      <w:pPr>
        <w:numPr>
          <w:ilvl w:val="0"/>
          <w:numId w:val="28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used in </w:t>
      </w:r>
      <w:r w:rsidDel="00000000" w:rsidR="00000000" w:rsidRPr="00000000">
        <w:rPr>
          <w:rFonts w:ascii="Times New Roman" w:cs="Times New Roman" w:eastAsia="Times New Roman" w:hAnsi="Times New Roman"/>
          <w:b w:val="1"/>
          <w:bCs w:val="1"/>
          <w:rtl w:val="0"/>
        </w:rPr>
        <w:t xml:space="preserve">commercial bread, rolls, and pizza dough</w:t>
        <w:br w:type="textWrapping"/>
      </w:r>
    </w:p>
    <w:p w:rsidR="00000000" w:rsidDel="00000000" w:rsidP="00000000" w:rsidRDefault="00000000" w:rsidRPr="00000000" w14:paraId="00001A0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q2i09dn4uuk8" w:id="880"/>
      <w:bookmarkEnd w:id="880"/>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A10">
      <w:pPr>
        <w:numPr>
          <w:ilvl w:val="0"/>
          <w:numId w:val="92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dough elasticity and volume</w:t>
        <w:br w:type="textWrapping"/>
      </w:r>
    </w:p>
    <w:p w:rsidR="00000000" w:rsidDel="00000000" w:rsidP="00000000" w:rsidRDefault="00000000" w:rsidRPr="00000000" w14:paraId="00001A11">
      <w:pPr>
        <w:numPr>
          <w:ilvl w:val="0"/>
          <w:numId w:val="92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Produces </w:t>
      </w:r>
      <w:r w:rsidDel="00000000" w:rsidR="00000000" w:rsidRPr="00000000">
        <w:rPr>
          <w:rFonts w:ascii="Times New Roman" w:cs="Times New Roman" w:eastAsia="Times New Roman" w:hAnsi="Times New Roman"/>
          <w:b w:val="1"/>
          <w:bCs w:val="1"/>
          <w:rtl w:val="0"/>
        </w:rPr>
        <w:t xml:space="preserve">uniform, soft, high-rising bread</w:t>
        <w:br w:type="textWrapping"/>
      </w:r>
    </w:p>
    <w:p w:rsidR="00000000" w:rsidDel="00000000" w:rsidP="00000000" w:rsidRDefault="00000000" w:rsidRPr="00000000" w14:paraId="00001A12">
      <w:pPr>
        <w:numPr>
          <w:ilvl w:val="0"/>
          <w:numId w:val="92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Cost-effective for commercial baking</w:t>
        <w:br w:type="textWrapping"/>
      </w:r>
    </w:p>
    <w:p w:rsidR="00000000" w:rsidDel="00000000" w:rsidP="00000000" w:rsidRDefault="00000000" w:rsidRPr="00000000" w14:paraId="00001A13">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4">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aqn0udllfmek" w:id="881"/>
      <w:bookmarkEnd w:id="881"/>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A15">
      <w:pPr>
        <w:numPr>
          <w:ilvl w:val="0"/>
          <w:numId w:val="1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w:t>
      </w:r>
      <w:r w:rsidDel="00000000" w:rsidR="00000000" w:rsidRPr="00000000">
        <w:rPr>
          <w:rFonts w:ascii="Times New Roman" w:cs="Times New Roman" w:eastAsia="Times New Roman" w:hAnsi="Times New Roman"/>
          <w:b w:val="1"/>
          <w:bCs w:val="1"/>
          <w:rtl w:val="0"/>
        </w:rPr>
        <w:t xml:space="preserve">carcinogenic risk</w:t>
      </w:r>
      <w:r w:rsidDel="00000000" w:rsidR="00000000" w:rsidRPr="00000000">
        <w:rPr>
          <w:rFonts w:ascii="Times New Roman" w:cs="Times New Roman" w:eastAsia="Times New Roman" w:hAnsi="Times New Roman"/>
          <w:rtl w:val="0"/>
        </w:rPr>
        <w:t xml:space="preserve"> from residual bromate</w:t>
        <w:br w:type="textWrapping"/>
      </w:r>
    </w:p>
    <w:p w:rsidR="00000000" w:rsidDel="00000000" w:rsidP="00000000" w:rsidRDefault="00000000" w:rsidRPr="00000000" w14:paraId="00001A16">
      <w:pPr>
        <w:numPr>
          <w:ilvl w:val="0"/>
          <w:numId w:val="1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Highly processed → low fiber, high glycemic load</w:t>
        <w:br w:type="textWrapping"/>
      </w:r>
    </w:p>
    <w:p w:rsidR="00000000" w:rsidDel="00000000" w:rsidP="00000000" w:rsidRDefault="00000000" w:rsidRPr="00000000" w14:paraId="00001A17">
      <w:pPr>
        <w:numPr>
          <w:ilvl w:val="0"/>
          <w:numId w:val="1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w:t>
      </w:r>
      <w:r w:rsidDel="00000000" w:rsidR="00000000" w:rsidRPr="00000000">
        <w:rPr>
          <w:rFonts w:ascii="Times New Roman" w:cs="Times New Roman" w:eastAsia="Times New Roman" w:hAnsi="Times New Roman"/>
          <w:b w:val="1"/>
          <w:bCs w:val="1"/>
          <w:rtl w:val="0"/>
        </w:rPr>
        <w:t xml:space="preserve">gluten</w:t>
      </w:r>
      <w:r w:rsidDel="00000000" w:rsidR="00000000" w:rsidRPr="00000000">
        <w:rPr>
          <w:rFonts w:ascii="Cardo" w:cs="Cardo" w:eastAsia="Cardo" w:hAnsi="Cardo"/>
          <w:rtl w:val="0"/>
        </w:rPr>
        <w:t xml:space="preserve"> → avoid in sensitive individuals</w:t>
        <w:br w:type="textWrapping"/>
      </w:r>
    </w:p>
    <w:p w:rsidR="00000000" w:rsidDel="00000000" w:rsidP="00000000" w:rsidRDefault="00000000" w:rsidRPr="00000000" w14:paraId="00001A1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i44rz6u3yt0t" w:id="882"/>
      <w:bookmarkEnd w:id="882"/>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A1A">
      <w:pPr>
        <w:numPr>
          <w:ilvl w:val="0"/>
          <w:numId w:val="62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Potassium bromate is mostly reduced to </w:t>
      </w:r>
      <w:r w:rsidDel="00000000" w:rsidR="00000000" w:rsidRPr="00000000">
        <w:rPr>
          <w:rFonts w:ascii="Times New Roman" w:cs="Times New Roman" w:eastAsia="Times New Roman" w:hAnsi="Times New Roman"/>
          <w:b w:val="1"/>
          <w:bCs w:val="1"/>
          <w:rtl w:val="0"/>
        </w:rPr>
        <w:t xml:space="preserve">non-toxic forms during baking</w:t>
        <w:br w:type="textWrapping"/>
      </w:r>
    </w:p>
    <w:p w:rsidR="00000000" w:rsidDel="00000000" w:rsidP="00000000" w:rsidRDefault="00000000" w:rsidRPr="00000000" w14:paraId="00001A1B">
      <w:pPr>
        <w:numPr>
          <w:ilvl w:val="0"/>
          <w:numId w:val="62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w:t>
      </w:r>
      <w:r w:rsidDel="00000000" w:rsidR="00000000" w:rsidRPr="00000000">
        <w:rPr>
          <w:rFonts w:ascii="Times New Roman" w:cs="Times New Roman" w:eastAsia="Times New Roman" w:hAnsi="Times New Roman"/>
          <w:b w:val="1"/>
          <w:bCs w:val="1"/>
          <w:rtl w:val="0"/>
        </w:rPr>
        <w:t xml:space="preserve">incomplete baking or high residual bromate</w:t>
      </w:r>
      <w:r w:rsidDel="00000000" w:rsidR="00000000" w:rsidRPr="00000000">
        <w:rPr>
          <w:rFonts w:ascii="Times New Roman" w:cs="Times New Roman" w:eastAsia="Times New Roman" w:hAnsi="Times New Roman"/>
          <w:rtl w:val="0"/>
        </w:rPr>
        <w:t xml:space="preserve"> may pose risk</w:t>
        <w:br w:type="textWrapping"/>
      </w:r>
    </w:p>
    <w:p w:rsidR="00000000" w:rsidDel="00000000" w:rsidP="00000000" w:rsidRDefault="00000000" w:rsidRPr="00000000" w14:paraId="00001A1C">
      <w:pPr>
        <w:numPr>
          <w:ilvl w:val="0"/>
          <w:numId w:val="62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Rapid digestion of starch → blood sugar spikes</w:t>
        <w:br w:type="textWrapping"/>
      </w:r>
    </w:p>
    <w:p w:rsidR="00000000" w:rsidDel="00000000" w:rsidP="00000000" w:rsidRDefault="00000000" w:rsidRPr="00000000" w14:paraId="00001A1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jy3oe2a7uz91" w:id="883"/>
      <w:bookmarkEnd w:id="883"/>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A1F">
      <w:pPr>
        <w:numPr>
          <w:ilvl w:val="0"/>
          <w:numId w:val="71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Cancer risk</w:t>
      </w:r>
      <w:r w:rsidDel="00000000" w:rsidR="00000000" w:rsidRPr="00000000">
        <w:rPr>
          <w:rFonts w:ascii="Cardo" w:cs="Cardo" w:eastAsia="Cardo" w:hAnsi="Cardo"/>
          <w:rtl w:val="0"/>
        </w:rPr>
        <w:t xml:space="preserve"> → linked to animal studies with high doses of bromate</w:t>
        <w:br w:type="textWrapping"/>
      </w:r>
    </w:p>
    <w:p w:rsidR="00000000" w:rsidDel="00000000" w:rsidP="00000000" w:rsidRDefault="00000000" w:rsidRPr="00000000" w14:paraId="00001A20">
      <w:pPr>
        <w:numPr>
          <w:ilvl w:val="0"/>
          <w:numId w:val="71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Indirect metabolic risks → highly processed, low-fiber flour</w:t>
        <w:br w:type="textWrapping"/>
      </w:r>
    </w:p>
    <w:p w:rsidR="00000000" w:rsidDel="00000000" w:rsidP="00000000" w:rsidRDefault="00000000" w:rsidRPr="00000000" w14:paraId="00001A21">
      <w:pPr>
        <w:numPr>
          <w:ilvl w:val="0"/>
          <w:numId w:val="71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Gluten-related autoimmune responses possible in sensitive individuals</w:t>
        <w:br w:type="textWrapping"/>
      </w:r>
    </w:p>
    <w:p w:rsidR="00000000" w:rsidDel="00000000" w:rsidP="00000000" w:rsidRDefault="00000000" w:rsidRPr="00000000" w14:paraId="00001A22">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3">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30nprd8bw2h7" w:id="884"/>
      <w:bookmarkEnd w:id="884"/>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A24">
      <w:pPr>
        <w:numPr>
          <w:ilvl w:val="0"/>
          <w:numId w:val="95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 bread, rolls, bagels, pizza dough</w:t>
        <w:br w:type="textWrapping"/>
      </w:r>
    </w:p>
    <w:p w:rsidR="00000000" w:rsidDel="00000000" w:rsidP="00000000" w:rsidRDefault="00000000" w:rsidRPr="00000000" w14:paraId="00001A25">
      <w:pPr>
        <w:numPr>
          <w:ilvl w:val="0"/>
          <w:numId w:val="95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baked goods in U.S. grocery stores and bakeries</w:t>
        <w:br w:type="textWrapping"/>
      </w:r>
    </w:p>
    <w:p w:rsidR="00000000" w:rsidDel="00000000" w:rsidP="00000000" w:rsidRDefault="00000000" w:rsidRPr="00000000" w14:paraId="00001A26">
      <w:pPr>
        <w:numPr>
          <w:ilvl w:val="0"/>
          <w:numId w:val="95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common in home baking or products labeled “bromate-free”</w:t>
        <w:br w:type="textWrapping"/>
      </w:r>
    </w:p>
    <w:p w:rsidR="00000000" w:rsidDel="00000000" w:rsidP="00000000" w:rsidRDefault="00000000" w:rsidRPr="00000000" w14:paraId="00001A2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A28">
      <w:pPr>
        <w:numPr>
          <w:ilvl w:val="0"/>
          <w:numId w:val="104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Bromated flour</w:t>
        <w:br w:type="textWrapping"/>
      </w:r>
    </w:p>
    <w:p w:rsidR="00000000" w:rsidDel="00000000" w:rsidP="00000000" w:rsidRDefault="00000000" w:rsidRPr="00000000" w14:paraId="00001A29">
      <w:pPr>
        <w:numPr>
          <w:ilvl w:val="0"/>
          <w:numId w:val="104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Flour treated with potassium bromate</w:t>
      </w:r>
    </w:p>
    <w:p w:rsidR="00000000" w:rsidDel="00000000" w:rsidP="00000000" w:rsidRDefault="00000000" w:rsidRPr="00000000" w14:paraId="00001A2A">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2B">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Artificial smoke flavor</w:t>
      </w:r>
    </w:p>
    <w:p w:rsidR="00000000" w:rsidDel="00000000" w:rsidP="00000000" w:rsidRDefault="00000000" w:rsidRPr="00000000" w14:paraId="00001A2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vhhfv17v3c5a" w:id="885"/>
      <w:bookmarkEnd w:id="885"/>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A2D">
      <w:pPr>
        <w:numPr>
          <w:ilvl w:val="0"/>
          <w:numId w:val="88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Synthetic chemical → “unnatural” perception</w:t>
        <w:br w:type="textWrapping"/>
      </w:r>
    </w:p>
    <w:p w:rsidR="00000000" w:rsidDel="00000000" w:rsidP="00000000" w:rsidRDefault="00000000" w:rsidRPr="00000000" w14:paraId="00001A2E">
      <w:pPr>
        <w:numPr>
          <w:ilvl w:val="0"/>
          <w:numId w:val="88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 contains </w:t>
      </w:r>
      <w:r w:rsidDel="00000000" w:rsidR="00000000" w:rsidRPr="00000000">
        <w:rPr>
          <w:rFonts w:ascii="Times New Roman" w:cs="Times New Roman" w:eastAsia="Times New Roman" w:hAnsi="Times New Roman"/>
          <w:b w:val="1"/>
          <w:bCs w:val="1"/>
          <w:rtl w:val="0"/>
        </w:rPr>
        <w:t xml:space="preserve">carcinogenic compounds</w:t>
      </w:r>
      <w:r w:rsidDel="00000000" w:rsidR="00000000" w:rsidRPr="00000000">
        <w:rPr>
          <w:rFonts w:ascii="Times New Roman" w:cs="Times New Roman" w:eastAsia="Times New Roman" w:hAnsi="Times New Roman"/>
          <w:rtl w:val="0"/>
        </w:rPr>
        <w:t xml:space="preserve"> (like polycyclic aromatic hydrocarbons) if improperly produced</w:t>
        <w:br w:type="textWrapping"/>
      </w:r>
    </w:p>
    <w:p w:rsidR="00000000" w:rsidDel="00000000" w:rsidP="00000000" w:rsidRDefault="00000000" w:rsidRPr="00000000" w14:paraId="00001A2F">
      <w:pPr>
        <w:numPr>
          <w:ilvl w:val="0"/>
          <w:numId w:val="88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found in </w:t>
      </w:r>
      <w:r w:rsidDel="00000000" w:rsidR="00000000" w:rsidRPr="00000000">
        <w:rPr>
          <w:rFonts w:ascii="Times New Roman" w:cs="Times New Roman" w:eastAsia="Times New Roman" w:hAnsi="Times New Roman"/>
          <w:b w:val="1"/>
          <w:bCs w:val="1"/>
          <w:rtl w:val="0"/>
        </w:rPr>
        <w:t xml:space="preserve">processed meats and snack foods</w:t>
        <w:br w:type="textWrapping"/>
      </w:r>
    </w:p>
    <w:p w:rsidR="00000000" w:rsidDel="00000000" w:rsidP="00000000" w:rsidRDefault="00000000" w:rsidRPr="00000000" w14:paraId="00001A30">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mainly for </w:t>
      </w:r>
      <w:r w:rsidDel="00000000" w:rsidR="00000000" w:rsidRPr="00000000">
        <w:rPr>
          <w:rFonts w:ascii="Times New Roman" w:cs="Times New Roman" w:eastAsia="Times New Roman" w:hAnsi="Times New Roman"/>
          <w:b w:val="1"/>
          <w:bCs w:val="1"/>
          <w:rtl w:val="0"/>
        </w:rPr>
        <w:t xml:space="preserve">chemical exposure and processed food concerns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A31">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2">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1qiscokhhszi" w:id="886"/>
      <w:bookmarkEnd w:id="886"/>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A33">
      <w:pPr>
        <w:numPr>
          <w:ilvl w:val="0"/>
          <w:numId w:val="34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flavor additive</w:t>
      </w:r>
      <w:r w:rsidDel="00000000" w:rsidR="00000000" w:rsidRPr="00000000">
        <w:rPr>
          <w:rFonts w:ascii="Times New Roman" w:cs="Times New Roman" w:eastAsia="Times New Roman" w:hAnsi="Times New Roman"/>
          <w:rtl w:val="0"/>
        </w:rPr>
        <w:t xml:space="preserve"> that gives the taste of smoked foods</w:t>
        <w:br w:type="textWrapping"/>
      </w:r>
    </w:p>
    <w:p w:rsidR="00000000" w:rsidDel="00000000" w:rsidP="00000000" w:rsidRDefault="00000000" w:rsidRPr="00000000" w14:paraId="00001A34">
      <w:pPr>
        <w:numPr>
          <w:ilvl w:val="0"/>
          <w:numId w:val="34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produced </w:t>
      </w:r>
      <w:r w:rsidDel="00000000" w:rsidR="00000000" w:rsidRPr="00000000">
        <w:rPr>
          <w:rFonts w:ascii="Times New Roman" w:cs="Times New Roman" w:eastAsia="Times New Roman" w:hAnsi="Times New Roman"/>
          <w:b w:val="1"/>
          <w:bCs w:val="1"/>
          <w:rtl w:val="0"/>
        </w:rPr>
        <w:t xml:space="preserve">chemically in a lab</w:t>
      </w:r>
      <w:r w:rsidDel="00000000" w:rsidR="00000000" w:rsidRPr="00000000">
        <w:rPr>
          <w:rFonts w:ascii="Times New Roman" w:cs="Times New Roman" w:eastAsia="Times New Roman" w:hAnsi="Times New Roman"/>
          <w:rtl w:val="0"/>
        </w:rPr>
        <w:t xml:space="preserve"> or from </w:t>
      </w:r>
      <w:r w:rsidDel="00000000" w:rsidR="00000000" w:rsidRPr="00000000">
        <w:rPr>
          <w:rFonts w:ascii="Times New Roman" w:cs="Times New Roman" w:eastAsia="Times New Roman" w:hAnsi="Times New Roman"/>
          <w:b w:val="1"/>
          <w:bCs w:val="1"/>
          <w:rtl w:val="0"/>
        </w:rPr>
        <w:t xml:space="preserve">smoke condensates</w:t>
        <w:br w:type="textWrapping"/>
      </w:r>
    </w:p>
    <w:p w:rsidR="00000000" w:rsidDel="00000000" w:rsidP="00000000" w:rsidRDefault="00000000" w:rsidRPr="00000000" w14:paraId="00001A35">
      <w:pPr>
        <w:numPr>
          <w:ilvl w:val="0"/>
          <w:numId w:val="34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replace traditional smoking for convenience and consistency</w:t>
        <w:br w:type="textWrapping"/>
      </w:r>
    </w:p>
    <w:p w:rsidR="00000000" w:rsidDel="00000000" w:rsidP="00000000" w:rsidRDefault="00000000" w:rsidRPr="00000000" w14:paraId="00001A36">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7">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qb4yqk5lwf63" w:id="887"/>
      <w:bookmarkEnd w:id="887"/>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A38">
      <w:pPr>
        <w:numPr>
          <w:ilvl w:val="0"/>
          <w:numId w:val="20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w:t>
      </w:r>
      <w:r w:rsidDel="00000000" w:rsidR="00000000" w:rsidRPr="00000000">
        <w:rPr>
          <w:rFonts w:ascii="Times New Roman" w:cs="Times New Roman" w:eastAsia="Times New Roman" w:hAnsi="Times New Roman"/>
          <w:b w:val="1"/>
          <w:bCs w:val="1"/>
          <w:rtl w:val="0"/>
        </w:rPr>
        <w:t xml:space="preserve">smoky flavor</w:t>
      </w:r>
      <w:r w:rsidDel="00000000" w:rsidR="00000000" w:rsidRPr="00000000">
        <w:rPr>
          <w:rFonts w:ascii="Times New Roman" w:cs="Times New Roman" w:eastAsia="Times New Roman" w:hAnsi="Times New Roman"/>
          <w:rtl w:val="0"/>
        </w:rPr>
        <w:t xml:space="preserve"> without smoking meat or other foods</w:t>
        <w:br w:type="textWrapping"/>
      </w:r>
    </w:p>
    <w:p w:rsidR="00000000" w:rsidDel="00000000" w:rsidP="00000000" w:rsidRDefault="00000000" w:rsidRPr="00000000" w14:paraId="00001A39">
      <w:pPr>
        <w:numPr>
          <w:ilvl w:val="0"/>
          <w:numId w:val="20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Inexpensive and </w:t>
      </w:r>
      <w:r w:rsidDel="00000000" w:rsidR="00000000" w:rsidRPr="00000000">
        <w:rPr>
          <w:rFonts w:ascii="Times New Roman" w:cs="Times New Roman" w:eastAsia="Times New Roman" w:hAnsi="Times New Roman"/>
          <w:b w:val="1"/>
          <w:bCs w:val="1"/>
          <w:rtl w:val="0"/>
        </w:rPr>
        <w:t xml:space="preserve">easy to standardize</w:t>
        <w:br w:type="textWrapping"/>
      </w:r>
    </w:p>
    <w:p w:rsidR="00000000" w:rsidDel="00000000" w:rsidP="00000000" w:rsidRDefault="00000000" w:rsidRPr="00000000" w14:paraId="00001A3A">
      <w:pPr>
        <w:numPr>
          <w:ilvl w:val="0"/>
          <w:numId w:val="20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Extends shelf life compared to naturally smoked products</w:t>
        <w:br w:type="textWrapping"/>
      </w:r>
    </w:p>
    <w:p w:rsidR="00000000" w:rsidDel="00000000" w:rsidP="00000000" w:rsidRDefault="00000000" w:rsidRPr="00000000" w14:paraId="00001A3B">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C">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br7xhnuohhp6" w:id="888"/>
      <w:bookmarkEnd w:id="888"/>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A3D">
      <w:pPr>
        <w:numPr>
          <w:ilvl w:val="0"/>
          <w:numId w:val="97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Synthetic processing → chemical exposure concerns</w:t>
        <w:br w:type="textWrapping"/>
      </w:r>
    </w:p>
    <w:p w:rsidR="00000000" w:rsidDel="00000000" w:rsidP="00000000" w:rsidRDefault="00000000" w:rsidRPr="00000000" w14:paraId="00001A3E">
      <w:pPr>
        <w:numPr>
          <w:ilvl w:val="0"/>
          <w:numId w:val="97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part of </w:t>
      </w:r>
      <w:r w:rsidDel="00000000" w:rsidR="00000000" w:rsidRPr="00000000">
        <w:rPr>
          <w:rFonts w:ascii="Times New Roman" w:cs="Times New Roman" w:eastAsia="Times New Roman" w:hAnsi="Times New Roman"/>
          <w:b w:val="1"/>
          <w:bCs w:val="1"/>
          <w:rtl w:val="0"/>
        </w:rPr>
        <w:t xml:space="preserve">ultra-processed foods</w:t>
      </w:r>
      <w:r w:rsidDel="00000000" w:rsidR="00000000" w:rsidRPr="00000000">
        <w:rPr>
          <w:rFonts w:ascii="Times New Roman" w:cs="Times New Roman" w:eastAsia="Times New Roman" w:hAnsi="Times New Roman"/>
          <w:rtl w:val="0"/>
        </w:rPr>
        <w:t xml:space="preserve">, which may contribute to </w:t>
      </w:r>
      <w:r w:rsidDel="00000000" w:rsidR="00000000" w:rsidRPr="00000000">
        <w:rPr>
          <w:rFonts w:ascii="Times New Roman" w:cs="Times New Roman" w:eastAsia="Times New Roman" w:hAnsi="Times New Roman"/>
          <w:b w:val="1"/>
          <w:bCs w:val="1"/>
          <w:rtl w:val="0"/>
        </w:rPr>
        <w:t xml:space="preserve">inflammation</w:t>
        <w:br w:type="textWrapping"/>
      </w:r>
    </w:p>
    <w:p w:rsidR="00000000" w:rsidDel="00000000" w:rsidP="00000000" w:rsidRDefault="00000000" w:rsidRPr="00000000" w14:paraId="00001A3F">
      <w:pPr>
        <w:numPr>
          <w:ilvl w:val="0"/>
          <w:numId w:val="97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nutritional value</w:t>
        <w:br w:type="textWrapping"/>
      </w:r>
    </w:p>
    <w:p w:rsidR="00000000" w:rsidDel="00000000" w:rsidP="00000000" w:rsidRDefault="00000000" w:rsidRPr="00000000" w14:paraId="00001A40">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1">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kixgsr69khbr" w:id="889"/>
      <w:bookmarkEnd w:id="889"/>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A42">
      <w:pPr>
        <w:numPr>
          <w:ilvl w:val="0"/>
          <w:numId w:val="83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Mostly </w:t>
      </w:r>
      <w:r w:rsidDel="00000000" w:rsidR="00000000" w:rsidRPr="00000000">
        <w:rPr>
          <w:rFonts w:ascii="Times New Roman" w:cs="Times New Roman" w:eastAsia="Times New Roman" w:hAnsi="Times New Roman"/>
          <w:b w:val="1"/>
          <w:bCs w:val="1"/>
          <w:rtl w:val="0"/>
        </w:rPr>
        <w:t xml:space="preserve">flavor compounds metabolized by the liver</w:t>
        <w:br w:type="textWrapping"/>
      </w:r>
    </w:p>
    <w:p w:rsidR="00000000" w:rsidDel="00000000" w:rsidP="00000000" w:rsidRDefault="00000000" w:rsidRPr="00000000" w14:paraId="00001A43">
      <w:pPr>
        <w:numPr>
          <w:ilvl w:val="0"/>
          <w:numId w:val="83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synthetic smoke flavors may contain trace </w:t>
      </w:r>
      <w:r w:rsidDel="00000000" w:rsidR="00000000" w:rsidRPr="00000000">
        <w:rPr>
          <w:rFonts w:ascii="Times New Roman" w:cs="Times New Roman" w:eastAsia="Times New Roman" w:hAnsi="Times New Roman"/>
          <w:b w:val="1"/>
          <w:bCs w:val="1"/>
          <w:rtl w:val="0"/>
        </w:rPr>
        <w:t xml:space="preserve">carcinogenic compounds</w:t>
      </w:r>
      <w:r w:rsidDel="00000000" w:rsidR="00000000" w:rsidRPr="00000000">
        <w:rPr>
          <w:rFonts w:ascii="Times New Roman" w:cs="Times New Roman" w:eastAsia="Times New Roman" w:hAnsi="Times New Roman"/>
          <w:rtl w:val="0"/>
        </w:rPr>
        <w:t xml:space="preserve"> if used excessively</w:t>
        <w:br w:type="textWrapping"/>
      </w:r>
    </w:p>
    <w:p w:rsidR="00000000" w:rsidDel="00000000" w:rsidP="00000000" w:rsidRDefault="00000000" w:rsidRPr="00000000" w14:paraId="00001A44">
      <w:pPr>
        <w:numPr>
          <w:ilvl w:val="0"/>
          <w:numId w:val="83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major gut or metabolic effect in typical culinary amounts</w:t>
        <w:br w:type="textWrapping"/>
      </w:r>
    </w:p>
    <w:p w:rsidR="00000000" w:rsidDel="00000000" w:rsidP="00000000" w:rsidRDefault="00000000" w:rsidRPr="00000000" w14:paraId="00001A4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9hebfz8okdi9" w:id="890"/>
      <w:bookmarkEnd w:id="890"/>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A47">
      <w:pPr>
        <w:numPr>
          <w:ilvl w:val="0"/>
          <w:numId w:val="104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human data</w:t>
        <w:br w:type="textWrapping"/>
      </w:r>
    </w:p>
    <w:p w:rsidR="00000000" w:rsidDel="00000000" w:rsidP="00000000" w:rsidRDefault="00000000" w:rsidRPr="00000000" w14:paraId="00001A48">
      <w:pPr>
        <w:numPr>
          <w:ilvl w:val="0"/>
          <w:numId w:val="104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Animal studies suggest </w:t>
      </w:r>
      <w:r w:rsidDel="00000000" w:rsidR="00000000" w:rsidRPr="00000000">
        <w:rPr>
          <w:rFonts w:ascii="Times New Roman" w:cs="Times New Roman" w:eastAsia="Times New Roman" w:hAnsi="Times New Roman"/>
          <w:b w:val="1"/>
          <w:bCs w:val="1"/>
          <w:rtl w:val="0"/>
        </w:rPr>
        <w:t xml:space="preserve">excessive exposure to certain smoked flavor chemicals</w:t>
      </w:r>
      <w:r w:rsidDel="00000000" w:rsidR="00000000" w:rsidRPr="00000000">
        <w:rPr>
          <w:rFonts w:ascii="Times New Roman" w:cs="Times New Roman" w:eastAsia="Times New Roman" w:hAnsi="Times New Roman"/>
          <w:rtl w:val="0"/>
        </w:rPr>
        <w:t xml:space="preserve"> may increase cancer risk</w:t>
        <w:br w:type="textWrapping"/>
      </w:r>
    </w:p>
    <w:p w:rsidR="00000000" w:rsidDel="00000000" w:rsidP="00000000" w:rsidRDefault="00000000" w:rsidRPr="00000000" w14:paraId="00001A49">
      <w:pPr>
        <w:numPr>
          <w:ilvl w:val="0"/>
          <w:numId w:val="104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 major source of nutrients or fiber</w:t>
        <w:br w:type="textWrapping"/>
      </w:r>
    </w:p>
    <w:p w:rsidR="00000000" w:rsidDel="00000000" w:rsidP="00000000" w:rsidRDefault="00000000" w:rsidRPr="00000000" w14:paraId="00001A4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b5ltczocqrdf" w:id="891"/>
      <w:bookmarkEnd w:id="891"/>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A4C">
      <w:pPr>
        <w:numPr>
          <w:ilvl w:val="0"/>
          <w:numId w:val="31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Processed meats (sausages, bacon, jerky)</w:t>
        <w:br w:type="textWrapping"/>
      </w:r>
    </w:p>
    <w:p w:rsidR="00000000" w:rsidDel="00000000" w:rsidP="00000000" w:rsidRDefault="00000000" w:rsidRPr="00000000" w14:paraId="00001A4D">
      <w:pPr>
        <w:numPr>
          <w:ilvl w:val="0"/>
          <w:numId w:val="31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Snack foods (chips, popcorn, barbecue-flavored foods)</w:t>
        <w:br w:type="textWrapping"/>
      </w:r>
    </w:p>
    <w:p w:rsidR="00000000" w:rsidDel="00000000" w:rsidP="00000000" w:rsidRDefault="00000000" w:rsidRPr="00000000" w14:paraId="00001A4E">
      <w:pPr>
        <w:numPr>
          <w:ilvl w:val="0"/>
          <w:numId w:val="31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Marinades, sauces, and seasoning blends</w:t>
        <w:br w:type="textWrapping"/>
      </w:r>
    </w:p>
    <w:p w:rsidR="00000000" w:rsidDel="00000000" w:rsidP="00000000" w:rsidRDefault="00000000" w:rsidRPr="00000000" w14:paraId="00001A4F">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A50">
      <w:pPr>
        <w:numPr>
          <w:ilvl w:val="0"/>
          <w:numId w:val="1070"/>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smoke flavor</w:t>
        <w:br w:type="textWrapping"/>
      </w:r>
    </w:p>
    <w:p w:rsidR="00000000" w:rsidDel="00000000" w:rsidP="00000000" w:rsidRDefault="00000000" w:rsidRPr="00000000" w14:paraId="00001A51">
      <w:pPr>
        <w:numPr>
          <w:ilvl w:val="0"/>
          <w:numId w:val="1070"/>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Smoke flavoring</w:t>
        <w:br w:type="textWrapping"/>
      </w:r>
    </w:p>
    <w:p w:rsidR="00000000" w:rsidDel="00000000" w:rsidP="00000000" w:rsidRDefault="00000000" w:rsidRPr="00000000" w14:paraId="00001A52">
      <w:pPr>
        <w:numPr>
          <w:ilvl w:val="0"/>
          <w:numId w:val="1070"/>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Liquid smoke (if synthetic)</w:t>
      </w:r>
    </w:p>
    <w:p w:rsidR="00000000" w:rsidDel="00000000" w:rsidP="00000000" w:rsidRDefault="00000000" w:rsidRPr="00000000" w14:paraId="00001A53">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54">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Fonts w:ascii="Times New Roman" w:cs="Times New Roman" w:eastAsia="Times New Roman" w:hAnsi="Times New Roman"/>
          <w:b w:val="1"/>
          <w:bCs w:val="1"/>
          <w:color w:val="ff0000"/>
          <w:sz w:val="30"/>
          <w:szCs w:val="30"/>
          <w:u w:val="single"/>
          <w:rtl w:val="0"/>
        </w:rPr>
        <w:t xml:space="preserve">Vegetable glycerin</w:t>
      </w:r>
    </w:p>
    <w:p w:rsidR="00000000" w:rsidDel="00000000" w:rsidP="00000000" w:rsidRDefault="00000000" w:rsidRPr="00000000" w14:paraId="00001A5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e2jwg4am7y1m" w:id="892"/>
      <w:bookmarkEnd w:id="892"/>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A56">
      <w:pPr>
        <w:numPr>
          <w:ilvl w:val="0"/>
          <w:numId w:val="12"/>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w:t>
      </w:r>
      <w:r w:rsidDel="00000000" w:rsidR="00000000" w:rsidRPr="00000000">
        <w:rPr>
          <w:rFonts w:ascii="Times New Roman" w:cs="Times New Roman" w:eastAsia="Times New Roman" w:hAnsi="Times New Roman"/>
          <w:b w:val="1"/>
          <w:bCs w:val="1"/>
          <w:rtl w:val="0"/>
        </w:rPr>
        <w:t xml:space="preserve">digestive upset</w:t>
      </w:r>
      <w:r w:rsidDel="00000000" w:rsidR="00000000" w:rsidRPr="00000000">
        <w:rPr>
          <w:rFonts w:ascii="Times New Roman" w:cs="Times New Roman" w:eastAsia="Times New Roman" w:hAnsi="Times New Roman"/>
          <w:rtl w:val="0"/>
        </w:rPr>
        <w:t xml:space="preserve"> in some individuals if consumed in large amounts (bloating, gas, diarrhea)</w:t>
        <w:br w:type="textWrapping"/>
      </w:r>
    </w:p>
    <w:p w:rsidR="00000000" w:rsidDel="00000000" w:rsidP="00000000" w:rsidRDefault="00000000" w:rsidRPr="00000000" w14:paraId="00001A57">
      <w:pPr>
        <w:numPr>
          <w:ilvl w:val="0"/>
          <w:numId w:val="12"/>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found in </w:t>
      </w:r>
      <w:r w:rsidDel="00000000" w:rsidR="00000000" w:rsidRPr="00000000">
        <w:rPr>
          <w:rFonts w:ascii="Times New Roman" w:cs="Times New Roman" w:eastAsia="Times New Roman" w:hAnsi="Times New Roman"/>
          <w:b w:val="1"/>
          <w:bCs w:val="1"/>
          <w:rtl w:val="0"/>
        </w:rPr>
        <w:t xml:space="preserve">processed foods, low-sugar candies, e-liquids, and beverages</w:t>
        <w:br w:type="textWrapping"/>
      </w:r>
    </w:p>
    <w:p w:rsidR="00000000" w:rsidDel="00000000" w:rsidP="00000000" w:rsidRDefault="00000000" w:rsidRPr="00000000" w14:paraId="00001A58">
      <w:pPr>
        <w:numPr>
          <w:ilvl w:val="0"/>
          <w:numId w:val="12"/>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 flagged as </w:t>
      </w:r>
      <w:r w:rsidDel="00000000" w:rsidR="00000000" w:rsidRPr="00000000">
        <w:rPr>
          <w:rFonts w:ascii="Times New Roman" w:cs="Times New Roman" w:eastAsia="Times New Roman" w:hAnsi="Times New Roman"/>
          <w:b w:val="1"/>
          <w:bCs w:val="1"/>
          <w:rtl w:val="0"/>
        </w:rPr>
        <w:t xml:space="preserve">unnatural/processed</w:t>
      </w:r>
      <w:r w:rsidDel="00000000" w:rsidR="00000000" w:rsidRPr="00000000">
        <w:rPr>
          <w:rFonts w:ascii="Times New Roman" w:cs="Times New Roman" w:eastAsia="Times New Roman" w:hAnsi="Times New Roman"/>
          <w:rtl w:val="0"/>
        </w:rPr>
        <w:t xml:space="preserve"> despite being plant-derived</w:t>
        <w:br w:type="textWrapping"/>
      </w:r>
    </w:p>
    <w:p w:rsidR="00000000" w:rsidDel="00000000" w:rsidP="00000000" w:rsidRDefault="00000000" w:rsidRPr="00000000" w14:paraId="00001A59">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mainly for </w:t>
      </w:r>
      <w:r w:rsidDel="00000000" w:rsidR="00000000" w:rsidRPr="00000000">
        <w:rPr>
          <w:rFonts w:ascii="Times New Roman" w:cs="Times New Roman" w:eastAsia="Times New Roman" w:hAnsi="Times New Roman"/>
          <w:b w:val="1"/>
          <w:bCs w:val="1"/>
          <w:rtl w:val="0"/>
        </w:rPr>
        <w:t xml:space="preserve">gut sensitivity and processed food presence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A5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ftgjtmmi6swo" w:id="893"/>
      <w:bookmarkEnd w:id="893"/>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A5C">
      <w:pPr>
        <w:numPr>
          <w:ilvl w:val="0"/>
          <w:numId w:val="5"/>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sugar alcohol</w:t>
      </w:r>
      <w:r w:rsidDel="00000000" w:rsidR="00000000" w:rsidRPr="00000000">
        <w:rPr>
          <w:rFonts w:ascii="Times New Roman" w:cs="Times New Roman" w:eastAsia="Times New Roman" w:hAnsi="Times New Roman"/>
          <w:rtl w:val="0"/>
        </w:rPr>
        <w:t xml:space="preserve"> derived from </w:t>
      </w:r>
      <w:r w:rsidDel="00000000" w:rsidR="00000000" w:rsidRPr="00000000">
        <w:rPr>
          <w:rFonts w:ascii="Times New Roman" w:cs="Times New Roman" w:eastAsia="Times New Roman" w:hAnsi="Times New Roman"/>
          <w:b w:val="1"/>
          <w:bCs w:val="1"/>
          <w:rtl w:val="0"/>
        </w:rPr>
        <w:t xml:space="preserve">vegetable oils</w:t>
      </w:r>
      <w:r w:rsidDel="00000000" w:rsidR="00000000" w:rsidRPr="00000000">
        <w:rPr>
          <w:rFonts w:ascii="Times New Roman" w:cs="Times New Roman" w:eastAsia="Times New Roman" w:hAnsi="Times New Roman"/>
          <w:rtl w:val="0"/>
        </w:rPr>
        <w:t xml:space="preserve"> (usually soybean, palm, or coconut)</w:t>
        <w:br w:type="textWrapping"/>
      </w:r>
    </w:p>
    <w:p w:rsidR="00000000" w:rsidDel="00000000" w:rsidP="00000000" w:rsidRDefault="00000000" w:rsidRPr="00000000" w14:paraId="00001A5D">
      <w:pPr>
        <w:numPr>
          <w:ilvl w:val="0"/>
          <w:numId w:val="5"/>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Sweet-tasting, viscous liquid</w:t>
      </w:r>
      <w:r w:rsidDel="00000000" w:rsidR="00000000" w:rsidRPr="00000000">
        <w:rPr>
          <w:rFonts w:ascii="Times New Roman" w:cs="Times New Roman" w:eastAsia="Times New Roman" w:hAnsi="Times New Roman"/>
          <w:rtl w:val="0"/>
        </w:rPr>
        <w:t xml:space="preserve"> that retains moisture</w:t>
        <w:br w:type="textWrapping"/>
      </w:r>
    </w:p>
    <w:p w:rsidR="00000000" w:rsidDel="00000000" w:rsidP="00000000" w:rsidRDefault="00000000" w:rsidRPr="00000000" w14:paraId="00001A5E">
      <w:pPr>
        <w:numPr>
          <w:ilvl w:val="0"/>
          <w:numId w:val="5"/>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as a </w:t>
      </w:r>
      <w:r w:rsidDel="00000000" w:rsidR="00000000" w:rsidRPr="00000000">
        <w:rPr>
          <w:rFonts w:ascii="Times New Roman" w:cs="Times New Roman" w:eastAsia="Times New Roman" w:hAnsi="Times New Roman"/>
          <w:b w:val="1"/>
          <w:bCs w:val="1"/>
          <w:rtl w:val="0"/>
        </w:rPr>
        <w:t xml:space="preserve">humectant, sweetener, and solvent</w:t>
      </w:r>
      <w:r w:rsidDel="00000000" w:rsidR="00000000" w:rsidRPr="00000000">
        <w:rPr>
          <w:rFonts w:ascii="Times New Roman" w:cs="Times New Roman" w:eastAsia="Times New Roman" w:hAnsi="Times New Roman"/>
          <w:rtl w:val="0"/>
        </w:rPr>
        <w:t xml:space="preserve"> in foods and cosmetics</w:t>
        <w:br w:type="textWrapping"/>
      </w:r>
    </w:p>
    <w:p w:rsidR="00000000" w:rsidDel="00000000" w:rsidP="00000000" w:rsidRDefault="00000000" w:rsidRPr="00000000" w14:paraId="00001A5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ggkgou1n5fy" w:id="894"/>
      <w:bookmarkEnd w:id="894"/>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A61">
      <w:pPr>
        <w:numPr>
          <w:ilvl w:val="0"/>
          <w:numId w:val="92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Retains </w:t>
      </w:r>
      <w:r w:rsidDel="00000000" w:rsidR="00000000" w:rsidRPr="00000000">
        <w:rPr>
          <w:rFonts w:ascii="Times New Roman" w:cs="Times New Roman" w:eastAsia="Times New Roman" w:hAnsi="Times New Roman"/>
          <w:b w:val="1"/>
          <w:bCs w:val="1"/>
          <w:rtl w:val="0"/>
        </w:rPr>
        <w:t xml:space="preserve">moisture in baked goods and candies</w:t>
        <w:br w:type="textWrapping"/>
      </w:r>
    </w:p>
    <w:p w:rsidR="00000000" w:rsidDel="00000000" w:rsidP="00000000" w:rsidRDefault="00000000" w:rsidRPr="00000000" w14:paraId="00001A62">
      <w:pPr>
        <w:numPr>
          <w:ilvl w:val="0"/>
          <w:numId w:val="92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w:t>
      </w:r>
      <w:r w:rsidDel="00000000" w:rsidR="00000000" w:rsidRPr="00000000">
        <w:rPr>
          <w:rFonts w:ascii="Times New Roman" w:cs="Times New Roman" w:eastAsia="Times New Roman" w:hAnsi="Times New Roman"/>
          <w:b w:val="1"/>
          <w:bCs w:val="1"/>
          <w:rtl w:val="0"/>
        </w:rPr>
        <w:t xml:space="preserve">sweetness</w:t>
      </w:r>
      <w:r w:rsidDel="00000000" w:rsidR="00000000" w:rsidRPr="00000000">
        <w:rPr>
          <w:rFonts w:ascii="Times New Roman" w:cs="Times New Roman" w:eastAsia="Times New Roman" w:hAnsi="Times New Roman"/>
          <w:rtl w:val="0"/>
        </w:rPr>
        <w:t xml:space="preserve"> with fewer calories than sugar</w:t>
        <w:br w:type="textWrapping"/>
      </w:r>
    </w:p>
    <w:p w:rsidR="00000000" w:rsidDel="00000000" w:rsidP="00000000" w:rsidRDefault="00000000" w:rsidRPr="00000000" w14:paraId="00001A63">
      <w:pPr>
        <w:numPr>
          <w:ilvl w:val="0"/>
          <w:numId w:val="92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Solvent for </w:t>
      </w:r>
      <w:r w:rsidDel="00000000" w:rsidR="00000000" w:rsidRPr="00000000">
        <w:rPr>
          <w:rFonts w:ascii="Times New Roman" w:cs="Times New Roman" w:eastAsia="Times New Roman" w:hAnsi="Times New Roman"/>
          <w:b w:val="1"/>
          <w:bCs w:val="1"/>
          <w:rtl w:val="0"/>
        </w:rPr>
        <w:t xml:space="preserve">flavors, extracts, and liquid supplements</w:t>
        <w:br w:type="textWrapping"/>
      </w:r>
    </w:p>
    <w:p w:rsidR="00000000" w:rsidDel="00000000" w:rsidP="00000000" w:rsidRDefault="00000000" w:rsidRPr="00000000" w14:paraId="00001A64">
      <w:pPr>
        <w:numPr>
          <w:ilvl w:val="0"/>
          <w:numId w:val="92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w:t>
      </w:r>
      <w:r w:rsidDel="00000000" w:rsidR="00000000" w:rsidRPr="00000000">
        <w:rPr>
          <w:rFonts w:ascii="Times New Roman" w:cs="Times New Roman" w:eastAsia="Times New Roman" w:hAnsi="Times New Roman"/>
          <w:b w:val="1"/>
          <w:bCs w:val="1"/>
          <w:rtl w:val="0"/>
        </w:rPr>
        <w:t xml:space="preserve">crystallization in syrups and frostings</w:t>
        <w:br w:type="textWrapping"/>
      </w:r>
    </w:p>
    <w:p w:rsidR="00000000" w:rsidDel="00000000" w:rsidP="00000000" w:rsidRDefault="00000000" w:rsidRPr="00000000" w14:paraId="00001A65">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9lcj8boo7ys7" w:id="895"/>
      <w:bookmarkEnd w:id="895"/>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w:t>
      </w:r>
    </w:p>
    <w:p w:rsidR="00000000" w:rsidDel="00000000" w:rsidP="00000000" w:rsidRDefault="00000000" w:rsidRPr="00000000" w14:paraId="00001A67">
      <w:pPr>
        <w:numPr>
          <w:ilvl w:val="0"/>
          <w:numId w:val="17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w:t>
      </w:r>
      <w:r w:rsidDel="00000000" w:rsidR="00000000" w:rsidRPr="00000000">
        <w:rPr>
          <w:rFonts w:ascii="Times New Roman" w:cs="Times New Roman" w:eastAsia="Times New Roman" w:hAnsi="Times New Roman"/>
          <w:b w:val="1"/>
          <w:bCs w:val="1"/>
          <w:rtl w:val="0"/>
        </w:rPr>
        <w:t xml:space="preserve">osmotic diarrhea</w:t>
      </w:r>
      <w:r w:rsidDel="00000000" w:rsidR="00000000" w:rsidRPr="00000000">
        <w:rPr>
          <w:rFonts w:ascii="Times New Roman" w:cs="Times New Roman" w:eastAsia="Times New Roman" w:hAnsi="Times New Roman"/>
          <w:rtl w:val="0"/>
        </w:rPr>
        <w:t xml:space="preserve"> if consumed in excess</w:t>
        <w:br w:type="textWrapping"/>
      </w:r>
    </w:p>
    <w:p w:rsidR="00000000" w:rsidDel="00000000" w:rsidP="00000000" w:rsidRDefault="00000000" w:rsidRPr="00000000" w14:paraId="00001A68">
      <w:pPr>
        <w:numPr>
          <w:ilvl w:val="0"/>
          <w:numId w:val="17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found in </w:t>
      </w:r>
      <w:r w:rsidDel="00000000" w:rsidR="00000000" w:rsidRPr="00000000">
        <w:rPr>
          <w:rFonts w:ascii="Times New Roman" w:cs="Times New Roman" w:eastAsia="Times New Roman" w:hAnsi="Times New Roman"/>
          <w:b w:val="1"/>
          <w:bCs w:val="1"/>
          <w:rtl w:val="0"/>
        </w:rPr>
        <w:t xml:space="preserve">low-quality processed foods</w:t>
        <w:br w:type="textWrapping"/>
      </w:r>
    </w:p>
    <w:p w:rsidR="00000000" w:rsidDel="00000000" w:rsidP="00000000" w:rsidRDefault="00000000" w:rsidRPr="00000000" w14:paraId="00001A69">
      <w:pPr>
        <w:numPr>
          <w:ilvl w:val="0"/>
          <w:numId w:val="17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contribute to </w:t>
      </w:r>
      <w:r w:rsidDel="00000000" w:rsidR="00000000" w:rsidRPr="00000000">
        <w:rPr>
          <w:rFonts w:ascii="Times New Roman" w:cs="Times New Roman" w:eastAsia="Times New Roman" w:hAnsi="Times New Roman"/>
          <w:b w:val="1"/>
          <w:bCs w:val="1"/>
          <w:rtl w:val="0"/>
        </w:rPr>
        <w:t xml:space="preserve">hidden sugar intake</w:t>
      </w:r>
      <w:r w:rsidDel="00000000" w:rsidR="00000000" w:rsidRPr="00000000">
        <w:rPr>
          <w:rFonts w:ascii="Times New Roman" w:cs="Times New Roman" w:eastAsia="Times New Roman" w:hAnsi="Times New Roman"/>
          <w:rtl w:val="0"/>
        </w:rPr>
        <w:t xml:space="preserve"> despite being “low-calorie”</w:t>
        <w:br w:type="textWrapping"/>
      </w:r>
    </w:p>
    <w:p w:rsidR="00000000" w:rsidDel="00000000" w:rsidP="00000000" w:rsidRDefault="00000000" w:rsidRPr="00000000" w14:paraId="00001A6A">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B">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s8bergjx4lb9" w:id="896"/>
      <w:bookmarkEnd w:id="896"/>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A6C">
      <w:pPr>
        <w:numPr>
          <w:ilvl w:val="0"/>
          <w:numId w:val="78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Partially absorbed in the small intestine → metabolized for energy</w:t>
        <w:br w:type="textWrapping"/>
      </w:r>
    </w:p>
    <w:p w:rsidR="00000000" w:rsidDel="00000000" w:rsidP="00000000" w:rsidRDefault="00000000" w:rsidRPr="00000000" w14:paraId="00001A6D">
      <w:pPr>
        <w:numPr>
          <w:ilvl w:val="0"/>
          <w:numId w:val="78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Excess reaches the colon → </w:t>
      </w:r>
      <w:r w:rsidDel="00000000" w:rsidR="00000000" w:rsidRPr="00000000">
        <w:rPr>
          <w:rFonts w:ascii="Times New Roman" w:cs="Times New Roman" w:eastAsia="Times New Roman" w:hAnsi="Times New Roman"/>
          <w:b w:val="1"/>
          <w:bCs w:val="1"/>
          <w:rtl w:val="0"/>
        </w:rPr>
        <w:t xml:space="preserve">fermented by gut bacteria</w:t>
      </w:r>
      <w:r w:rsidDel="00000000" w:rsidR="00000000" w:rsidRPr="00000000">
        <w:rPr>
          <w:rFonts w:ascii="Cardo" w:cs="Cardo" w:eastAsia="Cardo" w:hAnsi="Cardo"/>
          <w:rtl w:val="0"/>
        </w:rPr>
        <w:t xml:space="preserve"> → may cause gas, bloating, or diarrhea</w:t>
        <w:br w:type="textWrapping"/>
      </w:r>
    </w:p>
    <w:p w:rsidR="00000000" w:rsidDel="00000000" w:rsidP="00000000" w:rsidRDefault="00000000" w:rsidRPr="00000000" w14:paraId="00001A6E">
      <w:pPr>
        <w:numPr>
          <w:ilvl w:val="0"/>
          <w:numId w:val="78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impact on </w:t>
      </w:r>
      <w:r w:rsidDel="00000000" w:rsidR="00000000" w:rsidRPr="00000000">
        <w:rPr>
          <w:rFonts w:ascii="Times New Roman" w:cs="Times New Roman" w:eastAsia="Times New Roman" w:hAnsi="Times New Roman"/>
          <w:b w:val="1"/>
          <w:bCs w:val="1"/>
          <w:rtl w:val="0"/>
        </w:rPr>
        <w:t xml:space="preserve">blood sugar</w:t>
      </w:r>
      <w:r w:rsidDel="00000000" w:rsidR="00000000" w:rsidRPr="00000000">
        <w:rPr>
          <w:rFonts w:ascii="Times New Roman" w:cs="Times New Roman" w:eastAsia="Times New Roman" w:hAnsi="Times New Roman"/>
          <w:rtl w:val="0"/>
        </w:rPr>
        <w:t xml:space="preserve">, but still caloric</w:t>
        <w:br w:type="textWrapping"/>
      </w:r>
    </w:p>
    <w:p w:rsidR="00000000" w:rsidDel="00000000" w:rsidP="00000000" w:rsidRDefault="00000000" w:rsidRPr="00000000" w14:paraId="00001A6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a3w5eyajuyq5" w:id="897"/>
      <w:bookmarkEnd w:id="897"/>
      <w:r w:rsidDel="00000000" w:rsidR="00000000" w:rsidRPr="00000000">
        <w:rPr>
          <w:rFonts w:ascii="Times New Roman" w:cs="Times New Roman" w:eastAsia="Times New Roman" w:hAnsi="Times New Roman"/>
          <w:b w:val="1"/>
          <w:bCs w:val="1"/>
          <w:color w:val="000000"/>
          <w:sz w:val="26"/>
          <w:szCs w:val="26"/>
          <w:rtl w:val="0"/>
        </w:rPr>
        <w:t xml:space="preserve">6. Chronic illness links</w:t>
      </w:r>
    </w:p>
    <w:p w:rsidR="00000000" w:rsidDel="00000000" w:rsidP="00000000" w:rsidRDefault="00000000" w:rsidRPr="00000000" w14:paraId="00001A71">
      <w:pPr>
        <w:numPr>
          <w:ilvl w:val="0"/>
          <w:numId w:val="112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direct links to chronic disease at normal dietary levels</w:t>
        <w:br w:type="textWrapping"/>
      </w:r>
    </w:p>
    <w:p w:rsidR="00000000" w:rsidDel="00000000" w:rsidP="00000000" w:rsidRDefault="00000000" w:rsidRPr="00000000" w14:paraId="00001A72">
      <w:pPr>
        <w:numPr>
          <w:ilvl w:val="0"/>
          <w:numId w:val="112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consumption may exacerbate </w:t>
      </w:r>
      <w:r w:rsidDel="00000000" w:rsidR="00000000" w:rsidRPr="00000000">
        <w:rPr>
          <w:rFonts w:ascii="Times New Roman" w:cs="Times New Roman" w:eastAsia="Times New Roman" w:hAnsi="Times New Roman"/>
          <w:b w:val="1"/>
          <w:bCs w:val="1"/>
          <w:rtl w:val="0"/>
        </w:rPr>
        <w:t xml:space="preserve">gut sensitivity, IBS, or bloating</w:t>
        <w:br w:type="textWrapping"/>
      </w:r>
    </w:p>
    <w:p w:rsidR="00000000" w:rsidDel="00000000" w:rsidP="00000000" w:rsidRDefault="00000000" w:rsidRPr="00000000" w14:paraId="00001A73">
      <w:pPr>
        <w:numPr>
          <w:ilvl w:val="0"/>
          <w:numId w:val="112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Low glycemic index → generally safer for blood sugar control than sugar</w:t>
        <w:br w:type="textWrapping"/>
      </w:r>
    </w:p>
    <w:p w:rsidR="00000000" w:rsidDel="00000000" w:rsidP="00000000" w:rsidRDefault="00000000" w:rsidRPr="00000000" w14:paraId="00001A74">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5">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rr2vbfut4fw4" w:id="898"/>
      <w:bookmarkEnd w:id="898"/>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A76">
      <w:pPr>
        <w:numPr>
          <w:ilvl w:val="0"/>
          <w:numId w:val="103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Sugar-free candies and chocolate</w:t>
        <w:br w:type="textWrapping"/>
      </w:r>
    </w:p>
    <w:p w:rsidR="00000000" w:rsidDel="00000000" w:rsidP="00000000" w:rsidRDefault="00000000" w:rsidRPr="00000000" w14:paraId="00001A77">
      <w:pPr>
        <w:numPr>
          <w:ilvl w:val="0"/>
          <w:numId w:val="103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Baked goods, frostings, and icing</w:t>
        <w:br w:type="textWrapping"/>
      </w:r>
    </w:p>
    <w:p w:rsidR="00000000" w:rsidDel="00000000" w:rsidP="00000000" w:rsidRDefault="00000000" w:rsidRPr="00000000" w14:paraId="00001A78">
      <w:pPr>
        <w:numPr>
          <w:ilvl w:val="0"/>
          <w:numId w:val="103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Syrups and beverages</w:t>
        <w:br w:type="textWrapping"/>
      </w:r>
    </w:p>
    <w:p w:rsidR="00000000" w:rsidDel="00000000" w:rsidP="00000000" w:rsidRDefault="00000000" w:rsidRPr="00000000" w14:paraId="00001A79">
      <w:pPr>
        <w:numPr>
          <w:ilvl w:val="0"/>
          <w:numId w:val="103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Supplements and extracts (flavored drops)</w:t>
        <w:br w:type="textWrapping"/>
      </w:r>
    </w:p>
    <w:p w:rsidR="00000000" w:rsidDel="00000000" w:rsidP="00000000" w:rsidRDefault="00000000" w:rsidRPr="00000000" w14:paraId="00001A7A">
      <w:pPr>
        <w:numPr>
          <w:ilvl w:val="0"/>
          <w:numId w:val="103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E-liquids (vaping liquids, not food)</w:t>
        <w:br w:type="textWrapping"/>
      </w:r>
    </w:p>
    <w:p w:rsidR="00000000" w:rsidDel="00000000" w:rsidP="00000000" w:rsidRDefault="00000000" w:rsidRPr="00000000" w14:paraId="00001A7B">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aliases:</w:t>
      </w:r>
    </w:p>
    <w:p w:rsidR="00000000" w:rsidDel="00000000" w:rsidP="00000000" w:rsidRDefault="00000000" w:rsidRPr="00000000" w14:paraId="00001A7C">
      <w:pPr>
        <w:numPr>
          <w:ilvl w:val="0"/>
          <w:numId w:val="83"/>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Vegetable glycerin</w:t>
        <w:br w:type="textWrapping"/>
      </w:r>
    </w:p>
    <w:p w:rsidR="00000000" w:rsidDel="00000000" w:rsidP="00000000" w:rsidRDefault="00000000" w:rsidRPr="00000000" w14:paraId="00001A7D">
      <w:pPr>
        <w:numPr>
          <w:ilvl w:val="0"/>
          <w:numId w:val="8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Glycerol</w:t>
        <w:br w:type="textWrapping"/>
      </w:r>
    </w:p>
    <w:p w:rsidR="00000000" w:rsidDel="00000000" w:rsidP="00000000" w:rsidRDefault="00000000" w:rsidRPr="00000000" w14:paraId="00001A7E">
      <w:pPr>
        <w:numPr>
          <w:ilvl w:val="0"/>
          <w:numId w:val="83"/>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Glycerin</w:t>
        <w:br w:type="textWrapping"/>
      </w:r>
    </w:p>
    <w:p w:rsidR="00000000" w:rsidDel="00000000" w:rsidP="00000000" w:rsidRDefault="00000000" w:rsidRPr="00000000" w14:paraId="00001A7F">
      <w:pPr>
        <w:numPr>
          <w:ilvl w:val="0"/>
          <w:numId w:val="83"/>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E422</w:t>
      </w:r>
    </w:p>
    <w:p w:rsidR="00000000" w:rsidDel="00000000" w:rsidP="00000000" w:rsidRDefault="00000000" w:rsidRPr="00000000" w14:paraId="00001A80">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81">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82">
      <w:pPr>
        <w:spacing w:line="276.0005454545455" w:lineRule="auto"/>
        <w:rPr>
          <w:rFonts w:ascii="Times New Roman" w:cs="Times New Roman" w:eastAsia="Times New Roman" w:hAnsi="Times New Roman"/>
          <w:b w:val="1"/>
          <w:bCs w:val="1"/>
          <w:color w:val="ff0000"/>
          <w:sz w:val="30"/>
          <w:szCs w:val="30"/>
          <w:u w:val="single"/>
        </w:rPr>
      </w:pPr>
      <w:r w:rsidDel="00000000" w:rsidR="00000000" w:rsidRPr="00000000">
        <w:rPr>
          <w:rtl w:val="0"/>
        </w:rPr>
      </w:r>
    </w:p>
    <w:p w:rsidR="00000000" w:rsidDel="00000000" w:rsidP="00000000" w:rsidRDefault="00000000" w:rsidRPr="00000000" w14:paraId="00001A83">
      <w:pPr>
        <w:pStyle w:val="Heading2"/>
        <w:keepNext w:val="0"/>
        <w:keepLines w:val="0"/>
        <w:spacing w:after="0" w:before="200" w:line="211.05847058823528" w:lineRule="auto"/>
        <w:rPr>
          <w:rFonts w:ascii="Calibri" w:cs="Calibri" w:eastAsia="Calibri" w:hAnsi="Calibri"/>
          <w:b w:val="1"/>
          <w:bCs w:val="1"/>
          <w:color w:val="0000ff"/>
          <w:sz w:val="38"/>
          <w:szCs w:val="38"/>
          <w:u w:val="single"/>
        </w:rPr>
      </w:pPr>
      <w:bookmarkStart w:colFirst="0" w:colLast="0" w:name="_srbhnk8dc7wv" w:id="899"/>
      <w:bookmarkEnd w:id="899"/>
      <w:r w:rsidDel="00000000" w:rsidR="00000000" w:rsidRPr="00000000">
        <w:rPr>
          <w:rFonts w:ascii="Calibri" w:cs="Calibri" w:eastAsia="Calibri" w:hAnsi="Calibri"/>
          <w:b w:val="1"/>
          <w:bCs w:val="1"/>
          <w:color w:val="0000ff"/>
          <w:sz w:val="38"/>
          <w:szCs w:val="38"/>
          <w:u w:val="single"/>
          <w:rtl w:val="0"/>
        </w:rPr>
        <w:t xml:space="preserve">Miscellaneous </w:t>
      </w:r>
    </w:p>
    <w:p w:rsidR="00000000" w:rsidDel="00000000" w:rsidP="00000000" w:rsidRDefault="00000000" w:rsidRPr="00000000" w14:paraId="00001A84">
      <w:pPr>
        <w:rPr/>
      </w:pPr>
      <w:r w:rsidDel="00000000" w:rsidR="00000000" w:rsidRPr="00000000">
        <w:rPr>
          <w:rtl w:val="0"/>
        </w:rPr>
      </w:r>
    </w:p>
    <w:p w:rsidR="00000000" w:rsidDel="00000000" w:rsidP="00000000" w:rsidRDefault="00000000" w:rsidRPr="00000000" w14:paraId="00001A85">
      <w:pPr>
        <w:spacing w:line="276.0005454545455" w:lineRule="auto"/>
        <w:rPr>
          <w:rFonts w:ascii="Times New Roman" w:cs="Times New Roman" w:eastAsia="Times New Roman" w:hAnsi="Times New Roman"/>
          <w:b w:val="1"/>
          <w:bCs w:val="1"/>
          <w:color w:val="ff0000"/>
          <w:sz w:val="30"/>
          <w:szCs w:val="30"/>
          <w:highlight w:val="yellow"/>
          <w:u w:val="single"/>
        </w:rPr>
      </w:pPr>
      <w:r w:rsidDel="00000000" w:rsidR="00000000" w:rsidRPr="00000000">
        <w:rPr>
          <w:rFonts w:ascii="Times New Roman" w:cs="Times New Roman" w:eastAsia="Times New Roman" w:hAnsi="Times New Roman"/>
          <w:b w:val="1"/>
          <w:bCs w:val="1"/>
          <w:color w:val="ff0000"/>
          <w:sz w:val="30"/>
          <w:szCs w:val="30"/>
          <w:highlight w:val="yellow"/>
          <w:u w:val="single"/>
          <w:rtl w:val="0"/>
        </w:rPr>
        <w:t xml:space="preserve">Natural Peanut Butter</w:t>
      </w:r>
    </w:p>
    <w:p w:rsidR="00000000" w:rsidDel="00000000" w:rsidP="00000000" w:rsidRDefault="00000000" w:rsidRPr="00000000" w14:paraId="00001A86">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236cf03ara6s" w:id="900"/>
      <w:bookmarkEnd w:id="900"/>
      <w:r w:rsidDel="00000000" w:rsidR="00000000" w:rsidRPr="00000000">
        <w:rPr>
          <w:rFonts w:ascii="Times New Roman" w:cs="Times New Roman" w:eastAsia="Times New Roman" w:hAnsi="Times New Roman"/>
          <w:b w:val="1"/>
          <w:bCs w:val="1"/>
          <w:color w:val="000000"/>
          <w:sz w:val="26"/>
          <w:szCs w:val="26"/>
          <w:rtl w:val="0"/>
        </w:rPr>
        <w:t xml:space="preserve">1. Why people flag it</w:t>
      </w:r>
    </w:p>
    <w:p w:rsidR="00000000" w:rsidDel="00000000" w:rsidP="00000000" w:rsidRDefault="00000000" w:rsidRPr="00000000" w14:paraId="00001A87">
      <w:pPr>
        <w:numPr>
          <w:ilvl w:val="0"/>
          <w:numId w:val="59"/>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Peanuts are a </w:t>
      </w:r>
      <w:r w:rsidDel="00000000" w:rsidR="00000000" w:rsidRPr="00000000">
        <w:rPr>
          <w:rFonts w:ascii="Times New Roman" w:cs="Times New Roman" w:eastAsia="Times New Roman" w:hAnsi="Times New Roman"/>
          <w:b w:val="1"/>
          <w:bCs w:val="1"/>
          <w:rtl w:val="0"/>
        </w:rPr>
        <w:t xml:space="preserve">top food allergen</w:t>
        <w:br w:type="textWrapping"/>
      </w:r>
    </w:p>
    <w:p w:rsidR="00000000" w:rsidDel="00000000" w:rsidP="00000000" w:rsidRDefault="00000000" w:rsidRPr="00000000" w14:paraId="00001A88">
      <w:pPr>
        <w:numPr>
          <w:ilvl w:val="0"/>
          <w:numId w:val="5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w:t>
      </w:r>
      <w:r w:rsidDel="00000000" w:rsidR="00000000" w:rsidRPr="00000000">
        <w:rPr>
          <w:rFonts w:ascii="Times New Roman" w:cs="Times New Roman" w:eastAsia="Times New Roman" w:hAnsi="Times New Roman"/>
          <w:b w:val="1"/>
          <w:bCs w:val="1"/>
          <w:rtl w:val="0"/>
        </w:rPr>
        <w:t xml:space="preserve">pro-inflammatory</w:t>
      </w:r>
      <w:r w:rsidDel="00000000" w:rsidR="00000000" w:rsidRPr="00000000">
        <w:rPr>
          <w:rFonts w:ascii="Times New Roman" w:cs="Times New Roman" w:eastAsia="Times New Roman" w:hAnsi="Times New Roman"/>
          <w:rtl w:val="0"/>
        </w:rPr>
        <w:t xml:space="preserve"> in sensitive individuals</w:t>
        <w:br w:type="textWrapping"/>
      </w:r>
    </w:p>
    <w:p w:rsidR="00000000" w:rsidDel="00000000" w:rsidP="00000000" w:rsidRDefault="00000000" w:rsidRPr="00000000" w14:paraId="00001A89">
      <w:pPr>
        <w:numPr>
          <w:ilvl w:val="0"/>
          <w:numId w:val="5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in </w:t>
      </w:r>
      <w:r w:rsidDel="00000000" w:rsidR="00000000" w:rsidRPr="00000000">
        <w:rPr>
          <w:rFonts w:ascii="Times New Roman" w:cs="Times New Roman" w:eastAsia="Times New Roman" w:hAnsi="Times New Roman"/>
          <w:b w:val="1"/>
          <w:bCs w:val="1"/>
          <w:rtl w:val="0"/>
        </w:rPr>
        <w:t xml:space="preserve">omega-6 fats</w:t>
      </w:r>
      <w:r w:rsidDel="00000000" w:rsidR="00000000" w:rsidRPr="00000000">
        <w:rPr>
          <w:rFonts w:ascii="Times New Roman" w:cs="Times New Roman" w:eastAsia="Times New Roman" w:hAnsi="Times New Roman"/>
          <w:rtl w:val="0"/>
        </w:rPr>
        <w:t xml:space="preserve">, which can drive inflammation if intake is high</w:t>
        <w:br w:type="textWrapping"/>
      </w:r>
    </w:p>
    <w:p w:rsidR="00000000" w:rsidDel="00000000" w:rsidP="00000000" w:rsidRDefault="00000000" w:rsidRPr="00000000" w14:paraId="00001A8A">
      <w:pPr>
        <w:numPr>
          <w:ilvl w:val="0"/>
          <w:numId w:val="59"/>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source of </w:t>
      </w:r>
      <w:r w:rsidDel="00000000" w:rsidR="00000000" w:rsidRPr="00000000">
        <w:rPr>
          <w:rFonts w:ascii="Times New Roman" w:cs="Times New Roman" w:eastAsia="Times New Roman" w:hAnsi="Times New Roman"/>
          <w:b w:val="1"/>
          <w:bCs w:val="1"/>
          <w:rtl w:val="0"/>
        </w:rPr>
        <w:t xml:space="preserve">mold/aflatoxin exposure</w:t>
        <w:br w:type="textWrapping"/>
      </w:r>
    </w:p>
    <w:p w:rsidR="00000000" w:rsidDel="00000000" w:rsidP="00000000" w:rsidRDefault="00000000" w:rsidRPr="00000000" w14:paraId="00001A8B">
      <w:pPr>
        <w:numPr>
          <w:ilvl w:val="0"/>
          <w:numId w:val="59"/>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w:t>
      </w:r>
      <w:r w:rsidDel="00000000" w:rsidR="00000000" w:rsidRPr="00000000">
        <w:rPr>
          <w:rFonts w:ascii="Times New Roman" w:cs="Times New Roman" w:eastAsia="Times New Roman" w:hAnsi="Times New Roman"/>
          <w:b w:val="1"/>
          <w:bCs w:val="1"/>
          <w:rtl w:val="0"/>
        </w:rPr>
        <w:t xml:space="preserve">overconsumed</w:t>
      </w:r>
      <w:r w:rsidDel="00000000" w:rsidR="00000000" w:rsidRPr="00000000">
        <w:rPr>
          <w:rFonts w:ascii="Times New Roman" w:cs="Times New Roman" w:eastAsia="Times New Roman" w:hAnsi="Times New Roman"/>
          <w:rtl w:val="0"/>
        </w:rPr>
        <w:t xml:space="preserve"> due to palatability</w:t>
        <w:br w:type="textWrapping"/>
      </w:r>
    </w:p>
    <w:p w:rsidR="00000000" w:rsidDel="00000000" w:rsidP="00000000" w:rsidRDefault="00000000" w:rsidRPr="00000000" w14:paraId="00001A8C">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 not because it’s “junk,” but because it’s </w:t>
      </w:r>
      <w:r w:rsidDel="00000000" w:rsidR="00000000" w:rsidRPr="00000000">
        <w:rPr>
          <w:rFonts w:ascii="Times New Roman" w:cs="Times New Roman" w:eastAsia="Times New Roman" w:hAnsi="Times New Roman"/>
          <w:b w:val="1"/>
          <w:bCs w:val="1"/>
          <w:rtl w:val="0"/>
        </w:rPr>
        <w:t xml:space="preserve">frequently reactive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A8D">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E">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itatdkbygxnp" w:id="901"/>
      <w:bookmarkEnd w:id="901"/>
      <w:r w:rsidDel="00000000" w:rsidR="00000000" w:rsidRPr="00000000">
        <w:rPr>
          <w:rFonts w:ascii="Times New Roman" w:cs="Times New Roman" w:eastAsia="Times New Roman" w:hAnsi="Times New Roman"/>
          <w:b w:val="1"/>
          <w:bCs w:val="1"/>
          <w:color w:val="000000"/>
          <w:sz w:val="26"/>
          <w:szCs w:val="26"/>
          <w:rtl w:val="0"/>
        </w:rPr>
        <w:t xml:space="preserve">2. What it is</w:t>
      </w:r>
    </w:p>
    <w:p w:rsidR="00000000" w:rsidDel="00000000" w:rsidP="00000000" w:rsidRDefault="00000000" w:rsidRPr="00000000" w14:paraId="00001A8F">
      <w:pPr>
        <w:numPr>
          <w:ilvl w:val="0"/>
          <w:numId w:val="38"/>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 peanuts (a </w:t>
      </w:r>
      <w:r w:rsidDel="00000000" w:rsidR="00000000" w:rsidRPr="00000000">
        <w:rPr>
          <w:rFonts w:ascii="Times New Roman" w:cs="Times New Roman" w:eastAsia="Times New Roman" w:hAnsi="Times New Roman"/>
          <w:b w:val="1"/>
          <w:bCs w:val="1"/>
          <w:rtl w:val="0"/>
        </w:rPr>
        <w:t xml:space="preserve">legume</w:t>
      </w:r>
      <w:r w:rsidDel="00000000" w:rsidR="00000000" w:rsidRPr="00000000">
        <w:rPr>
          <w:rFonts w:ascii="Times New Roman" w:cs="Times New Roman" w:eastAsia="Times New Roman" w:hAnsi="Times New Roman"/>
          <w:rtl w:val="0"/>
        </w:rPr>
        <w:t xml:space="preserve">, not a nut)</w:t>
        <w:br w:type="textWrapping"/>
      </w:r>
    </w:p>
    <w:p w:rsidR="00000000" w:rsidDel="00000000" w:rsidP="00000000" w:rsidRDefault="00000000" w:rsidRPr="00000000" w14:paraId="00001A90">
      <w:pPr>
        <w:numPr>
          <w:ilvl w:val="0"/>
          <w:numId w:val="3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peanut butter = typically </w:t>
      </w:r>
      <w:r w:rsidDel="00000000" w:rsidR="00000000" w:rsidRPr="00000000">
        <w:rPr>
          <w:rFonts w:ascii="Times New Roman" w:cs="Times New Roman" w:eastAsia="Times New Roman" w:hAnsi="Times New Roman"/>
          <w:b w:val="1"/>
          <w:bCs w:val="1"/>
          <w:rtl w:val="0"/>
        </w:rPr>
        <w:t xml:space="preserve">peanuts + salt</w:t>
        <w:br w:type="textWrapping"/>
      </w:r>
    </w:p>
    <w:p w:rsidR="00000000" w:rsidDel="00000000" w:rsidP="00000000" w:rsidRDefault="00000000" w:rsidRPr="00000000" w14:paraId="00001A91">
      <w:pPr>
        <w:numPr>
          <w:ilvl w:val="0"/>
          <w:numId w:val="38"/>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w:t>
        <w:br w:type="textWrapping"/>
      </w:r>
    </w:p>
    <w:p w:rsidR="00000000" w:rsidDel="00000000" w:rsidP="00000000" w:rsidRDefault="00000000" w:rsidRPr="00000000" w14:paraId="00001A92">
      <w:pPr>
        <w:numPr>
          <w:ilvl w:val="1"/>
          <w:numId w:val="38"/>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 (mostly omega-6)</w:t>
        <w:br w:type="textWrapping"/>
      </w:r>
    </w:p>
    <w:p w:rsidR="00000000" w:rsidDel="00000000" w:rsidP="00000000" w:rsidRDefault="00000000" w:rsidRPr="00000000" w14:paraId="00001A93">
      <w:pPr>
        <w:numPr>
          <w:ilvl w:val="1"/>
          <w:numId w:val="38"/>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 protein</w:t>
        <w:br w:type="textWrapping"/>
      </w:r>
    </w:p>
    <w:p w:rsidR="00000000" w:rsidDel="00000000" w:rsidP="00000000" w:rsidRDefault="00000000" w:rsidRPr="00000000" w14:paraId="00001A94">
      <w:pPr>
        <w:numPr>
          <w:ilvl w:val="1"/>
          <w:numId w:val="38"/>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fiber</w:t>
        <w:br w:type="textWrapping"/>
      </w:r>
    </w:p>
    <w:p w:rsidR="00000000" w:rsidDel="00000000" w:rsidP="00000000" w:rsidRDefault="00000000" w:rsidRPr="00000000" w14:paraId="00001A95">
      <w:pPr>
        <w:numPr>
          <w:ilvl w:val="0"/>
          <w:numId w:val="38"/>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processing chemicals, but </w:t>
      </w:r>
      <w:r w:rsidDel="00000000" w:rsidR="00000000" w:rsidRPr="00000000">
        <w:rPr>
          <w:rFonts w:ascii="Times New Roman" w:cs="Times New Roman" w:eastAsia="Times New Roman" w:hAnsi="Times New Roman"/>
          <w:b w:val="1"/>
          <w:bCs w:val="1"/>
          <w:rtl w:val="0"/>
        </w:rPr>
        <w:t xml:space="preserve">roasting and storage matter</w:t>
        <w:br w:type="textWrapping"/>
      </w:r>
    </w:p>
    <w:p w:rsidR="00000000" w:rsidDel="00000000" w:rsidP="00000000" w:rsidRDefault="00000000" w:rsidRPr="00000000" w14:paraId="00001A96">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w:t>
      </w:r>
      <w:r w:rsidDel="00000000" w:rsidR="00000000" w:rsidRPr="00000000">
        <w:rPr>
          <w:rFonts w:ascii="Times New Roman" w:cs="Times New Roman" w:eastAsia="Times New Roman" w:hAnsi="Times New Roman"/>
          <w:b w:val="1"/>
          <w:bCs w:val="1"/>
          <w:rtl w:val="0"/>
        </w:rPr>
        <w:t xml:space="preserve">whole food</w:t>
      </w:r>
      <w:r w:rsidDel="00000000" w:rsidR="00000000" w:rsidRPr="00000000">
        <w:rPr>
          <w:rFonts w:ascii="Times New Roman" w:cs="Times New Roman" w:eastAsia="Times New Roman" w:hAnsi="Times New Roman"/>
          <w:rtl w:val="0"/>
        </w:rPr>
        <w:t xml:space="preserve">, not an additive — but still biologically active.</w:t>
      </w:r>
    </w:p>
    <w:p w:rsidR="00000000" w:rsidDel="00000000" w:rsidP="00000000" w:rsidRDefault="00000000" w:rsidRPr="00000000" w14:paraId="00001A9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77ebtjr0mzkk" w:id="902"/>
      <w:bookmarkEnd w:id="902"/>
      <w:r w:rsidDel="00000000" w:rsidR="00000000" w:rsidRPr="00000000">
        <w:rPr>
          <w:rFonts w:ascii="Times New Roman" w:cs="Times New Roman" w:eastAsia="Times New Roman" w:hAnsi="Times New Roman"/>
          <w:b w:val="1"/>
          <w:bCs w:val="1"/>
          <w:color w:val="000000"/>
          <w:sz w:val="26"/>
          <w:szCs w:val="26"/>
          <w:rtl w:val="0"/>
        </w:rPr>
        <w:t xml:space="preserve">3. Why food companies use it</w:t>
      </w:r>
    </w:p>
    <w:p w:rsidR="00000000" w:rsidDel="00000000" w:rsidP="00000000" w:rsidRDefault="00000000" w:rsidRPr="00000000" w14:paraId="00001A99">
      <w:pPr>
        <w:numPr>
          <w:ilvl w:val="0"/>
          <w:numId w:val="109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Familiar, inexpensive, and widely accepted</w:t>
        <w:br w:type="textWrapping"/>
      </w:r>
    </w:p>
    <w:p w:rsidR="00000000" w:rsidDel="00000000" w:rsidP="00000000" w:rsidRDefault="00000000" w:rsidRPr="00000000" w14:paraId="00001A9A">
      <w:pPr>
        <w:numPr>
          <w:ilvl w:val="0"/>
          <w:numId w:val="109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w:t>
      </w:r>
      <w:r w:rsidDel="00000000" w:rsidR="00000000" w:rsidRPr="00000000">
        <w:rPr>
          <w:rFonts w:ascii="Times New Roman" w:cs="Times New Roman" w:eastAsia="Times New Roman" w:hAnsi="Times New Roman"/>
          <w:b w:val="1"/>
          <w:bCs w:val="1"/>
          <w:rtl w:val="0"/>
        </w:rPr>
        <w:t xml:space="preserve">taste and mouthfeel</w:t>
        <w:br w:type="textWrapping"/>
      </w:r>
    </w:p>
    <w:p w:rsidR="00000000" w:rsidDel="00000000" w:rsidP="00000000" w:rsidRDefault="00000000" w:rsidRPr="00000000" w14:paraId="00001A9B">
      <w:pPr>
        <w:numPr>
          <w:ilvl w:val="0"/>
          <w:numId w:val="109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Naturally shelf-stable</w:t>
        <w:br w:type="textWrapping"/>
      </w:r>
    </w:p>
    <w:p w:rsidR="00000000" w:rsidDel="00000000" w:rsidP="00000000" w:rsidRDefault="00000000" w:rsidRPr="00000000" w14:paraId="00001A9C">
      <w:pPr>
        <w:numPr>
          <w:ilvl w:val="0"/>
          <w:numId w:val="109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Fits “natural,” “plant-based,” and “protein” marketing</w:t>
        <w:br w:type="textWrapping"/>
      </w:r>
    </w:p>
    <w:p w:rsidR="00000000" w:rsidDel="00000000" w:rsidP="00000000" w:rsidRDefault="00000000" w:rsidRPr="00000000" w14:paraId="00001A9D">
      <w:pPr>
        <w:numPr>
          <w:ilvl w:val="0"/>
          <w:numId w:val="109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to blend into bars, snacks, and spreads</w:t>
        <w:br w:type="textWrapping"/>
      </w:r>
    </w:p>
    <w:p w:rsidR="00000000" w:rsidDel="00000000" w:rsidP="00000000" w:rsidRDefault="00000000" w:rsidRPr="00000000" w14:paraId="00001A9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q1x9v4rl0vrs" w:id="903"/>
      <w:bookmarkEnd w:id="903"/>
      <w:r w:rsidDel="00000000" w:rsidR="00000000" w:rsidRPr="00000000">
        <w:rPr>
          <w:rFonts w:ascii="Times New Roman" w:cs="Times New Roman" w:eastAsia="Times New Roman" w:hAnsi="Times New Roman"/>
          <w:b w:val="1"/>
          <w:bCs w:val="1"/>
          <w:color w:val="000000"/>
          <w:sz w:val="26"/>
          <w:szCs w:val="26"/>
          <w:rtl w:val="0"/>
        </w:rPr>
        <w:t xml:space="preserve">4. Why practitioners may recommend limiting or avoiding it</w:t>
      </w:r>
    </w:p>
    <w:p w:rsidR="00000000" w:rsidDel="00000000" w:rsidP="00000000" w:rsidRDefault="00000000" w:rsidRPr="00000000" w14:paraId="00001AA0">
      <w:pPr>
        <w:numPr>
          <w:ilvl w:val="0"/>
          <w:numId w:val="115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 omega-6 → can worsen </w:t>
      </w:r>
      <w:r w:rsidDel="00000000" w:rsidR="00000000" w:rsidRPr="00000000">
        <w:rPr>
          <w:rFonts w:ascii="Times New Roman" w:cs="Times New Roman" w:eastAsia="Times New Roman" w:hAnsi="Times New Roman"/>
          <w:b w:val="1"/>
          <w:bCs w:val="1"/>
          <w:rtl w:val="0"/>
        </w:rPr>
        <w:t xml:space="preserve">chronic inflammation</w:t>
      </w:r>
      <w:r w:rsidDel="00000000" w:rsidR="00000000" w:rsidRPr="00000000">
        <w:rPr>
          <w:rFonts w:ascii="Times New Roman" w:cs="Times New Roman" w:eastAsia="Times New Roman" w:hAnsi="Times New Roman"/>
          <w:rtl w:val="0"/>
        </w:rPr>
        <w:t xml:space="preserve"> if not balanced with omega-3s</w:t>
        <w:br w:type="textWrapping"/>
      </w:r>
    </w:p>
    <w:p w:rsidR="00000000" w:rsidDel="00000000" w:rsidP="00000000" w:rsidRDefault="00000000" w:rsidRPr="00000000" w14:paraId="00001AA1">
      <w:pPr>
        <w:numPr>
          <w:ilvl w:val="0"/>
          <w:numId w:val="115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trigger for:</w:t>
        <w:br w:type="textWrapping"/>
      </w:r>
    </w:p>
    <w:p w:rsidR="00000000" w:rsidDel="00000000" w:rsidP="00000000" w:rsidRDefault="00000000" w:rsidRPr="00000000" w14:paraId="00001AA2">
      <w:pPr>
        <w:numPr>
          <w:ilvl w:val="1"/>
          <w:numId w:val="1156"/>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Gut irritation</w:t>
        <w:br w:type="textWrapping"/>
      </w:r>
    </w:p>
    <w:p w:rsidR="00000000" w:rsidDel="00000000" w:rsidP="00000000" w:rsidRDefault="00000000" w:rsidRPr="00000000" w14:paraId="00001AA3">
      <w:pPr>
        <w:numPr>
          <w:ilvl w:val="1"/>
          <w:numId w:val="1156"/>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Skin flares</w:t>
        <w:br w:type="textWrapping"/>
      </w:r>
    </w:p>
    <w:p w:rsidR="00000000" w:rsidDel="00000000" w:rsidP="00000000" w:rsidRDefault="00000000" w:rsidRPr="00000000" w14:paraId="00001AA4">
      <w:pPr>
        <w:numPr>
          <w:ilvl w:val="1"/>
          <w:numId w:val="1156"/>
        </w:numPr>
        <w:spacing w:after="0" w:afterAutospacing="0" w:before="0" w:beforeAutospacing="0" w:line="276.000545454545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Sinus congestion</w:t>
        <w:br w:type="textWrapping"/>
      </w:r>
    </w:p>
    <w:p w:rsidR="00000000" w:rsidDel="00000000" w:rsidP="00000000" w:rsidRDefault="00000000" w:rsidRPr="00000000" w14:paraId="00001AA5">
      <w:pPr>
        <w:numPr>
          <w:ilvl w:val="0"/>
          <w:numId w:val="115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of </w:t>
      </w:r>
      <w:r w:rsidDel="00000000" w:rsidR="00000000" w:rsidRPr="00000000">
        <w:rPr>
          <w:rFonts w:ascii="Times New Roman" w:cs="Times New Roman" w:eastAsia="Times New Roman" w:hAnsi="Times New Roman"/>
          <w:b w:val="1"/>
          <w:bCs w:val="1"/>
          <w:rtl w:val="0"/>
        </w:rPr>
        <w:t xml:space="preserve">aflatoxin exposure</w:t>
      </w:r>
      <w:r w:rsidDel="00000000" w:rsidR="00000000" w:rsidRPr="00000000">
        <w:rPr>
          <w:rFonts w:ascii="Times New Roman" w:cs="Times New Roman" w:eastAsia="Times New Roman" w:hAnsi="Times New Roman"/>
          <w:rtl w:val="0"/>
        </w:rPr>
        <w:t xml:space="preserve"> from improper storage</w:t>
        <w:br w:type="textWrapping"/>
      </w:r>
    </w:p>
    <w:p w:rsidR="00000000" w:rsidDel="00000000" w:rsidP="00000000" w:rsidRDefault="00000000" w:rsidRPr="00000000" w14:paraId="00001AA6">
      <w:pPr>
        <w:numPr>
          <w:ilvl w:val="0"/>
          <w:numId w:val="115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Easy to overeat → </w:t>
      </w:r>
      <w:r w:rsidDel="00000000" w:rsidR="00000000" w:rsidRPr="00000000">
        <w:rPr>
          <w:rFonts w:ascii="Times New Roman" w:cs="Times New Roman" w:eastAsia="Times New Roman" w:hAnsi="Times New Roman"/>
          <w:b w:val="1"/>
          <w:bCs w:val="1"/>
          <w:rtl w:val="0"/>
        </w:rPr>
        <w:t xml:space="preserve">calorie dense</w:t>
        <w:br w:type="textWrapping"/>
      </w:r>
    </w:p>
    <w:p w:rsidR="00000000" w:rsidDel="00000000" w:rsidP="00000000" w:rsidRDefault="00000000" w:rsidRPr="00000000" w14:paraId="00001AA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Clinically, it often shows up in patients with </w:t>
      </w:r>
      <w:r w:rsidDel="00000000" w:rsidR="00000000" w:rsidRPr="00000000">
        <w:rPr>
          <w:rFonts w:ascii="Times New Roman" w:cs="Times New Roman" w:eastAsia="Times New Roman" w:hAnsi="Times New Roman"/>
          <w:b w:val="1"/>
          <w:bCs w:val="1"/>
          <w:rtl w:val="0"/>
        </w:rPr>
        <w:t xml:space="preserve">skin, gut, or autoimmune issues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AA8">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9">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p4bkxtwuxgi8" w:id="904"/>
      <w:bookmarkEnd w:id="904"/>
      <w:r w:rsidDel="00000000" w:rsidR="00000000" w:rsidRPr="00000000">
        <w:rPr>
          <w:rFonts w:ascii="Times New Roman" w:cs="Times New Roman" w:eastAsia="Times New Roman" w:hAnsi="Times New Roman"/>
          <w:b w:val="1"/>
          <w:bCs w:val="1"/>
          <w:color w:val="000000"/>
          <w:sz w:val="26"/>
          <w:szCs w:val="26"/>
          <w:rtl w:val="0"/>
        </w:rPr>
        <w:t xml:space="preserve">5. What happens in the body</w:t>
      </w:r>
    </w:p>
    <w:p w:rsidR="00000000" w:rsidDel="00000000" w:rsidP="00000000" w:rsidRDefault="00000000" w:rsidRPr="00000000" w14:paraId="00001AAA">
      <w:pPr>
        <w:numPr>
          <w:ilvl w:val="0"/>
          <w:numId w:val="177"/>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Fats slow digestion, but omega-6s can promote inflammatory pathways</w:t>
        <w:br w:type="textWrapping"/>
      </w:r>
    </w:p>
    <w:p w:rsidR="00000000" w:rsidDel="00000000" w:rsidP="00000000" w:rsidRDefault="00000000" w:rsidRPr="00000000" w14:paraId="00001AAB">
      <w:pPr>
        <w:numPr>
          <w:ilvl w:val="0"/>
          <w:numId w:val="17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 insulin response due to protein + carbs</w:t>
        <w:br w:type="textWrapping"/>
      </w:r>
    </w:p>
    <w:p w:rsidR="00000000" w:rsidDel="00000000" w:rsidP="00000000" w:rsidRDefault="00000000" w:rsidRPr="00000000" w14:paraId="00001AAC">
      <w:pPr>
        <w:numPr>
          <w:ilvl w:val="0"/>
          <w:numId w:val="177"/>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provoke immune reactions in sensitive individuals</w:t>
        <w:br w:type="textWrapping"/>
      </w:r>
    </w:p>
    <w:p w:rsidR="00000000" w:rsidDel="00000000" w:rsidP="00000000" w:rsidRDefault="00000000" w:rsidRPr="00000000" w14:paraId="00001AAD">
      <w:pPr>
        <w:numPr>
          <w:ilvl w:val="0"/>
          <w:numId w:val="177"/>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Mold exposure (aflatoxins) can burden </w:t>
      </w:r>
      <w:r w:rsidDel="00000000" w:rsidR="00000000" w:rsidRPr="00000000">
        <w:rPr>
          <w:rFonts w:ascii="Times New Roman" w:cs="Times New Roman" w:eastAsia="Times New Roman" w:hAnsi="Times New Roman"/>
          <w:b w:val="1"/>
          <w:bCs w:val="1"/>
          <w:rtl w:val="0"/>
        </w:rPr>
        <w:t xml:space="preserve">liver detox pathways</w:t>
        <w:br w:type="textWrapping"/>
      </w:r>
    </w:p>
    <w:p w:rsidR="00000000" w:rsidDel="00000000" w:rsidP="00000000" w:rsidRDefault="00000000" w:rsidRPr="00000000" w14:paraId="00001AAE">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metabolically disastrous — but not neutral for everyone.</w:t>
      </w:r>
    </w:p>
    <w:p w:rsidR="00000000" w:rsidDel="00000000" w:rsidP="00000000" w:rsidRDefault="00000000" w:rsidRPr="00000000" w14:paraId="00001AAF">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0">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ldhodfrwhc5b" w:id="905"/>
      <w:bookmarkEnd w:id="905"/>
      <w:r w:rsidDel="00000000" w:rsidR="00000000" w:rsidRPr="00000000">
        <w:rPr>
          <w:rFonts w:ascii="Times New Roman" w:cs="Times New Roman" w:eastAsia="Times New Roman" w:hAnsi="Times New Roman"/>
          <w:b w:val="1"/>
          <w:bCs w:val="1"/>
          <w:color w:val="000000"/>
          <w:sz w:val="26"/>
          <w:szCs w:val="26"/>
          <w:rtl w:val="0"/>
        </w:rPr>
        <w:t xml:space="preserve">6. Chronic illness links (associations &amp; mechanisms)</w:t>
      </w:r>
    </w:p>
    <w:p w:rsidR="00000000" w:rsidDel="00000000" w:rsidP="00000000" w:rsidRDefault="00000000" w:rsidRPr="00000000" w14:paraId="00001AB1">
      <w:pPr>
        <w:numPr>
          <w:ilvl w:val="0"/>
          <w:numId w:val="46"/>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Food allergies / sensitivities</w:t>
        <w:br w:type="textWrapping"/>
      </w:r>
    </w:p>
    <w:p w:rsidR="00000000" w:rsidDel="00000000" w:rsidP="00000000" w:rsidRDefault="00000000" w:rsidRPr="00000000" w14:paraId="00001AB2">
      <w:pPr>
        <w:numPr>
          <w:ilvl w:val="0"/>
          <w:numId w:val="4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Eczema, acne, psoriasis</w:t>
        <w:br w:type="textWrapping"/>
      </w:r>
    </w:p>
    <w:p w:rsidR="00000000" w:rsidDel="00000000" w:rsidP="00000000" w:rsidRDefault="00000000" w:rsidRPr="00000000" w14:paraId="00001AB3">
      <w:pPr>
        <w:numPr>
          <w:ilvl w:val="0"/>
          <w:numId w:val="4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IBS or gut inflammation</w:t>
      </w:r>
      <w:r w:rsidDel="00000000" w:rsidR="00000000" w:rsidRPr="00000000">
        <w:rPr>
          <w:rFonts w:ascii="Times New Roman" w:cs="Times New Roman" w:eastAsia="Times New Roman" w:hAnsi="Times New Roman"/>
          <w:rtl w:val="0"/>
        </w:rPr>
        <w:t xml:space="preserve"> in some patients</w:t>
        <w:br w:type="textWrapping"/>
      </w:r>
    </w:p>
    <w:p w:rsidR="00000000" w:rsidDel="00000000" w:rsidP="00000000" w:rsidRDefault="00000000" w:rsidRPr="00000000" w14:paraId="00001AB4">
      <w:pPr>
        <w:numPr>
          <w:ilvl w:val="0"/>
          <w:numId w:val="46"/>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Autoimmune flares</w:t>
      </w:r>
      <w:r w:rsidDel="00000000" w:rsidR="00000000" w:rsidRPr="00000000">
        <w:rPr>
          <w:rFonts w:ascii="Times New Roman" w:cs="Times New Roman" w:eastAsia="Times New Roman" w:hAnsi="Times New Roman"/>
          <w:rtl w:val="0"/>
        </w:rPr>
        <w:t xml:space="preserve"> (individual-dependent)</w:t>
        <w:br w:type="textWrapping"/>
      </w:r>
    </w:p>
    <w:p w:rsidR="00000000" w:rsidDel="00000000" w:rsidP="00000000" w:rsidRDefault="00000000" w:rsidRPr="00000000" w14:paraId="00001AB5">
      <w:pPr>
        <w:numPr>
          <w:ilvl w:val="0"/>
          <w:numId w:val="46"/>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Liver stress from </w:t>
      </w:r>
      <w:r w:rsidDel="00000000" w:rsidR="00000000" w:rsidRPr="00000000">
        <w:rPr>
          <w:rFonts w:ascii="Times New Roman" w:cs="Times New Roman" w:eastAsia="Times New Roman" w:hAnsi="Times New Roman"/>
          <w:b w:val="1"/>
          <w:bCs w:val="1"/>
          <w:rtl w:val="0"/>
        </w:rPr>
        <w:t xml:space="preserve">chronic low-level aflatoxin exposure</w:t>
        <w:br w:type="textWrapping"/>
      </w:r>
    </w:p>
    <w:p w:rsidR="00000000" w:rsidDel="00000000" w:rsidP="00000000" w:rsidRDefault="00000000" w:rsidRPr="00000000" w14:paraId="00001AB6">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Again: </w:t>
      </w:r>
      <w:r w:rsidDel="00000000" w:rsidR="00000000" w:rsidRPr="00000000">
        <w:rPr>
          <w:rFonts w:ascii="Times New Roman" w:cs="Times New Roman" w:eastAsia="Times New Roman" w:hAnsi="Times New Roman"/>
          <w:b w:val="1"/>
          <w:bCs w:val="1"/>
          <w:rtl w:val="0"/>
        </w:rPr>
        <w:t xml:space="preserve">highly individualized response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AB7">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8">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z9qwygmf39wn" w:id="906"/>
      <w:bookmarkEnd w:id="906"/>
      <w:r w:rsidDel="00000000" w:rsidR="00000000" w:rsidRPr="00000000">
        <w:rPr>
          <w:rFonts w:ascii="Times New Roman" w:cs="Times New Roman" w:eastAsia="Times New Roman" w:hAnsi="Times New Roman"/>
          <w:b w:val="1"/>
          <w:bCs w:val="1"/>
          <w:color w:val="000000"/>
          <w:sz w:val="26"/>
          <w:szCs w:val="26"/>
          <w:rtl w:val="0"/>
        </w:rPr>
        <w:t xml:space="preserve">7. Where you’ll find it</w:t>
      </w:r>
    </w:p>
    <w:p w:rsidR="00000000" w:rsidDel="00000000" w:rsidP="00000000" w:rsidRDefault="00000000" w:rsidRPr="00000000" w14:paraId="00001AB9">
      <w:pPr>
        <w:numPr>
          <w:ilvl w:val="0"/>
          <w:numId w:val="334"/>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food aisles (jars of peanut butter)</w:t>
        <w:br w:type="textWrapping"/>
      </w:r>
    </w:p>
    <w:p w:rsidR="00000000" w:rsidDel="00000000" w:rsidP="00000000" w:rsidRDefault="00000000" w:rsidRPr="00000000" w14:paraId="00001ABA">
      <w:pPr>
        <w:numPr>
          <w:ilvl w:val="0"/>
          <w:numId w:val="33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bars and shakes</w:t>
        <w:br w:type="textWrapping"/>
      </w:r>
    </w:p>
    <w:p w:rsidR="00000000" w:rsidDel="00000000" w:rsidP="00000000" w:rsidRDefault="00000000" w:rsidRPr="00000000" w14:paraId="00001ABB">
      <w:pPr>
        <w:numPr>
          <w:ilvl w:val="0"/>
          <w:numId w:val="33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Snack foods and granola</w:t>
        <w:br w:type="textWrapping"/>
      </w:r>
    </w:p>
    <w:p w:rsidR="00000000" w:rsidDel="00000000" w:rsidP="00000000" w:rsidRDefault="00000000" w:rsidRPr="00000000" w14:paraId="00001ABC">
      <w:pPr>
        <w:numPr>
          <w:ilvl w:val="0"/>
          <w:numId w:val="334"/>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Kids’ foods</w:t>
        <w:br w:type="textWrapping"/>
      </w:r>
    </w:p>
    <w:p w:rsidR="00000000" w:rsidDel="00000000" w:rsidP="00000000" w:rsidRDefault="00000000" w:rsidRPr="00000000" w14:paraId="00001ABD">
      <w:pPr>
        <w:numPr>
          <w:ilvl w:val="0"/>
          <w:numId w:val="334"/>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desserts</w:t>
        <w:br w:type="textWrapping"/>
      </w:r>
    </w:p>
    <w:p w:rsidR="00000000" w:rsidDel="00000000" w:rsidP="00000000" w:rsidRDefault="00000000" w:rsidRPr="00000000" w14:paraId="00001ABE">
      <w:pPr>
        <w:spacing w:line="276.000545454545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F">
      <w:pPr>
        <w:pStyle w:val="Heading3"/>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4evw8y87tvx2" w:id="907"/>
      <w:bookmarkEnd w:id="907"/>
      <w:r w:rsidDel="00000000" w:rsidR="00000000" w:rsidRPr="00000000">
        <w:rPr>
          <w:rFonts w:ascii="Times New Roman" w:cs="Times New Roman" w:eastAsia="Times New Roman" w:hAnsi="Times New Roman"/>
          <w:b w:val="1"/>
          <w:bCs w:val="1"/>
          <w:color w:val="000000"/>
          <w:sz w:val="26"/>
          <w:szCs w:val="26"/>
          <w:rtl w:val="0"/>
        </w:rPr>
        <w:t xml:space="preserve">Clinical pearl</w:t>
      </w:r>
    </w:p>
    <w:p w:rsidR="00000000" w:rsidDel="00000000" w:rsidP="00000000" w:rsidRDefault="00000000" w:rsidRPr="00000000" w14:paraId="00001AC0">
      <w:pPr>
        <w:numPr>
          <w:ilvl w:val="0"/>
          <w:numId w:val="957"/>
        </w:numPr>
        <w:spacing w:after="240" w:before="24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peanut butter is </w:t>
      </w:r>
      <w:r w:rsidDel="00000000" w:rsidR="00000000" w:rsidRPr="00000000">
        <w:rPr>
          <w:rFonts w:ascii="Times New Roman" w:cs="Times New Roman" w:eastAsia="Times New Roman" w:hAnsi="Times New Roman"/>
          <w:b w:val="1"/>
          <w:bCs w:val="1"/>
          <w:rtl w:val="0"/>
        </w:rPr>
        <w:t xml:space="preserve">less problematic than processed peanut spreads</w:t>
      </w:r>
      <w:r w:rsidDel="00000000" w:rsidR="00000000" w:rsidRPr="00000000">
        <w:rPr>
          <w:rFonts w:ascii="Times New Roman" w:cs="Times New Roman" w:eastAsia="Times New Roman" w:hAnsi="Times New Roman"/>
          <w:rtl w:val="0"/>
        </w:rPr>
        <w:t xml:space="preserve">, but it’s still one of the </w:t>
      </w:r>
      <w:r w:rsidDel="00000000" w:rsidR="00000000" w:rsidRPr="00000000">
        <w:rPr>
          <w:rFonts w:ascii="Times New Roman" w:cs="Times New Roman" w:eastAsia="Times New Roman" w:hAnsi="Times New Roman"/>
          <w:b w:val="1"/>
          <w:bCs w:val="1"/>
          <w:rtl w:val="0"/>
        </w:rPr>
        <w:t xml:space="preserve">most common reactive “healthy foods.”</w:t>
      </w:r>
    </w:p>
    <w:p w:rsidR="00000000" w:rsidDel="00000000" w:rsidP="00000000" w:rsidRDefault="00000000" w:rsidRPr="00000000" w14:paraId="00001AC1">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C2">
      <w:pPr>
        <w:spacing w:line="276.0005454545455" w:lineRule="auto"/>
        <w:rPr>
          <w:rFonts w:ascii="Times New Roman" w:cs="Times New Roman" w:eastAsia="Times New Roman" w:hAnsi="Times New Roman"/>
          <w:b w:val="1"/>
          <w:bCs w:val="1"/>
          <w:color w:val="ff0000"/>
          <w:sz w:val="30"/>
          <w:szCs w:val="30"/>
          <w:highlight w:val="yellow"/>
          <w:u w:val="single"/>
        </w:rPr>
      </w:pPr>
      <w:r w:rsidDel="00000000" w:rsidR="00000000" w:rsidRPr="00000000">
        <w:rPr>
          <w:rtl w:val="0"/>
        </w:rPr>
      </w:r>
    </w:p>
    <w:p w:rsidR="00000000" w:rsidDel="00000000" w:rsidP="00000000" w:rsidRDefault="00000000" w:rsidRPr="00000000" w14:paraId="00001AC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cmyu5sjlxca" w:id="908"/>
      <w:bookmarkEnd w:id="9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MD Health Ingredients</w:t>
      </w:r>
      <w:r w:rsidDel="00000000" w:rsidR="00000000" w:rsidRPr="00000000">
        <w:rPr>
          <w:rtl w:val="0"/>
        </w:rPr>
      </w:r>
    </w:p>
    <w:p w:rsidR="00000000" w:rsidDel="00000000" w:rsidP="00000000" w:rsidRDefault="00000000" w:rsidRPr="00000000" w14:paraId="00001AC5">
      <w:pPr>
        <w:pStyle w:val="Heading2"/>
        <w:keepNext w:val="0"/>
        <w:keepLines w:val="0"/>
        <w:spacing w:after="80" w:lineRule="auto"/>
        <w:rPr>
          <w:b w:val="1"/>
          <w:bCs w:val="1"/>
          <w:sz w:val="34"/>
          <w:szCs w:val="34"/>
        </w:rPr>
      </w:pPr>
      <w:bookmarkStart w:colFirst="0" w:colLast="0" w:name="_4ne5f7f8998o" w:id="909"/>
      <w:bookmarkEnd w:id="909"/>
      <w:r w:rsidDel="00000000" w:rsidR="00000000" w:rsidRPr="00000000">
        <w:rPr>
          <w:b w:val="1"/>
          <w:bCs w:val="1"/>
          <w:sz w:val="34"/>
          <w:szCs w:val="34"/>
          <w:rtl w:val="0"/>
        </w:rPr>
        <w:t xml:space="preserve">Exact Ingredients</w:t>
      </w:r>
    </w:p>
    <w:p w:rsidR="00000000" w:rsidDel="00000000" w:rsidP="00000000" w:rsidRDefault="00000000" w:rsidRPr="00000000" w14:paraId="00001AC6">
      <w:pPr>
        <w:pStyle w:val="Heading3"/>
        <w:keepNext w:val="0"/>
        <w:keepLines w:val="0"/>
        <w:spacing w:before="280" w:lineRule="auto"/>
        <w:rPr>
          <w:b w:val="1"/>
          <w:bCs w:val="1"/>
          <w:color w:val="000000"/>
          <w:sz w:val="26"/>
          <w:szCs w:val="26"/>
        </w:rPr>
      </w:pPr>
      <w:bookmarkStart w:colFirst="0" w:colLast="0" w:name="_tgwr7k6xbtic" w:id="910"/>
      <w:bookmarkEnd w:id="910"/>
      <w:r w:rsidDel="00000000" w:rsidR="00000000" w:rsidRPr="00000000">
        <w:rPr>
          <w:b w:val="1"/>
          <w:bCs w:val="1"/>
          <w:color w:val="000000"/>
          <w:sz w:val="26"/>
          <w:szCs w:val="26"/>
          <w:rtl w:val="0"/>
        </w:rPr>
        <w:t xml:space="preserve">Nutrition Facts</w:t>
      </w:r>
    </w:p>
    <w:p w:rsidR="00000000" w:rsidDel="00000000" w:rsidP="00000000" w:rsidRDefault="00000000" w:rsidRPr="00000000" w14:paraId="00001AC7">
      <w:pPr>
        <w:spacing w:after="240" w:before="240" w:lineRule="auto"/>
        <w:rPr/>
      </w:pPr>
      <w:r w:rsidDel="00000000" w:rsidR="00000000" w:rsidRPr="00000000">
        <w:rPr>
          <w:b w:val="1"/>
          <w:bCs w:val="1"/>
          <w:rtl w:val="0"/>
        </w:rPr>
        <w:t xml:space="preserve">Serving size:</w:t>
      </w:r>
      <w:r w:rsidDel="00000000" w:rsidR="00000000" w:rsidRPr="00000000">
        <w:rPr>
          <w:rtl w:val="0"/>
        </w:rPr>
        <w:t xml:space="preserve"> 1 bar (60g)</w:t>
        <w:br w:type="textWrapping"/>
        <w:t xml:space="preserve"> </w:t>
      </w:r>
      <w:r w:rsidDel="00000000" w:rsidR="00000000" w:rsidRPr="00000000">
        <w:rPr>
          <w:b w:val="1"/>
          <w:bCs w:val="1"/>
          <w:rtl w:val="0"/>
        </w:rPr>
        <w:t xml:space="preserve">Servings per container:</w:t>
      </w:r>
      <w:r w:rsidDel="00000000" w:rsidR="00000000" w:rsidRPr="00000000">
        <w:rPr>
          <w:rtl w:val="0"/>
        </w:rPr>
        <w:t xml:space="preserve"> 1</w:t>
      </w:r>
    </w:p>
    <w:p w:rsidR="00000000" w:rsidDel="00000000" w:rsidP="00000000" w:rsidRDefault="00000000" w:rsidRPr="00000000" w14:paraId="00001AC8">
      <w:pPr>
        <w:spacing w:after="240" w:before="240" w:lineRule="auto"/>
        <w:rPr/>
      </w:pPr>
      <w:r w:rsidDel="00000000" w:rsidR="00000000" w:rsidRPr="00000000">
        <w:rPr>
          <w:b w:val="1"/>
          <w:bCs w:val="1"/>
          <w:rtl w:val="0"/>
        </w:rPr>
        <w:t xml:space="preserve">Calories:</w:t>
      </w:r>
      <w:r w:rsidDel="00000000" w:rsidR="00000000" w:rsidRPr="00000000">
        <w:rPr>
          <w:rtl w:val="0"/>
        </w:rPr>
        <w:t xml:space="preserve"> 240</w:t>
      </w:r>
    </w:p>
    <w:p w:rsidR="00000000" w:rsidDel="00000000" w:rsidP="00000000" w:rsidRDefault="00000000" w:rsidRPr="00000000" w14:paraId="00001AC9">
      <w:pPr>
        <w:spacing w:after="240" w:before="240" w:lineRule="auto"/>
        <w:rPr/>
      </w:pPr>
      <w:r w:rsidDel="00000000" w:rsidR="00000000" w:rsidRPr="00000000">
        <w:rPr>
          <w:b w:val="1"/>
          <w:bCs w:val="1"/>
          <w:rtl w:val="0"/>
        </w:rPr>
        <w:t xml:space="preserve">Total Fat:</w:t>
      </w:r>
      <w:r w:rsidDel="00000000" w:rsidR="00000000" w:rsidRPr="00000000">
        <w:rPr>
          <w:rtl w:val="0"/>
        </w:rPr>
        <w:t xml:space="preserve"> 12g (15% DV)</w:t>
      </w:r>
    </w:p>
    <w:p w:rsidR="00000000" w:rsidDel="00000000" w:rsidP="00000000" w:rsidRDefault="00000000" w:rsidRPr="00000000" w14:paraId="00001ACA">
      <w:pPr>
        <w:numPr>
          <w:ilvl w:val="0"/>
          <w:numId w:val="523"/>
        </w:numPr>
        <w:spacing w:after="0" w:afterAutospacing="0" w:before="240" w:lineRule="auto"/>
        <w:ind w:left="720" w:hanging="360"/>
      </w:pPr>
      <w:r w:rsidDel="00000000" w:rsidR="00000000" w:rsidRPr="00000000">
        <w:rPr>
          <w:rtl w:val="0"/>
        </w:rPr>
        <w:t xml:space="preserve">Saturated Fat: 1.5g (8% DV)</w:t>
        <w:br w:type="textWrapping"/>
      </w:r>
    </w:p>
    <w:p w:rsidR="00000000" w:rsidDel="00000000" w:rsidP="00000000" w:rsidRDefault="00000000" w:rsidRPr="00000000" w14:paraId="00001ACB">
      <w:pPr>
        <w:numPr>
          <w:ilvl w:val="0"/>
          <w:numId w:val="523"/>
        </w:numPr>
        <w:spacing w:after="240" w:before="0" w:beforeAutospacing="0" w:lineRule="auto"/>
        <w:ind w:left="720" w:hanging="360"/>
      </w:pPr>
      <w:r w:rsidDel="00000000" w:rsidR="00000000" w:rsidRPr="00000000">
        <w:rPr>
          <w:rtl w:val="0"/>
        </w:rPr>
        <w:t xml:space="preserve">Trans Fat: 0g</w:t>
        <w:br w:type="textWrapping"/>
      </w:r>
    </w:p>
    <w:p w:rsidR="00000000" w:rsidDel="00000000" w:rsidP="00000000" w:rsidRDefault="00000000" w:rsidRPr="00000000" w14:paraId="00001ACC">
      <w:pPr>
        <w:spacing w:after="240" w:before="240" w:lineRule="auto"/>
        <w:rPr/>
      </w:pPr>
      <w:r w:rsidDel="00000000" w:rsidR="00000000" w:rsidRPr="00000000">
        <w:rPr>
          <w:b w:val="1"/>
          <w:bCs w:val="1"/>
          <w:rtl w:val="0"/>
        </w:rPr>
        <w:t xml:space="preserve">Cholesterol:</w:t>
      </w:r>
      <w:r w:rsidDel="00000000" w:rsidR="00000000" w:rsidRPr="00000000">
        <w:rPr>
          <w:rtl w:val="0"/>
        </w:rPr>
        <w:t xml:space="preserve"> 0mg (0% DV)</w:t>
      </w:r>
    </w:p>
    <w:p w:rsidR="00000000" w:rsidDel="00000000" w:rsidP="00000000" w:rsidRDefault="00000000" w:rsidRPr="00000000" w14:paraId="00001ACD">
      <w:pPr>
        <w:spacing w:after="240" w:before="240" w:lineRule="auto"/>
        <w:rPr/>
      </w:pPr>
      <w:r w:rsidDel="00000000" w:rsidR="00000000" w:rsidRPr="00000000">
        <w:rPr>
          <w:b w:val="1"/>
          <w:bCs w:val="1"/>
          <w:rtl w:val="0"/>
        </w:rPr>
        <w:t xml:space="preserve">Sodium:</w:t>
      </w:r>
      <w:r w:rsidDel="00000000" w:rsidR="00000000" w:rsidRPr="00000000">
        <w:rPr>
          <w:rtl w:val="0"/>
        </w:rPr>
        <w:t xml:space="preserve"> 20mg (1% DV)</w:t>
      </w:r>
    </w:p>
    <w:p w:rsidR="00000000" w:rsidDel="00000000" w:rsidP="00000000" w:rsidRDefault="00000000" w:rsidRPr="00000000" w14:paraId="00001ACE">
      <w:pPr>
        <w:spacing w:after="240" w:before="240" w:lineRule="auto"/>
        <w:rPr/>
      </w:pPr>
      <w:r w:rsidDel="00000000" w:rsidR="00000000" w:rsidRPr="00000000">
        <w:rPr>
          <w:b w:val="1"/>
          <w:bCs w:val="1"/>
          <w:rtl w:val="0"/>
        </w:rPr>
        <w:t xml:space="preserve">Total Carbohydrate:</w:t>
      </w:r>
      <w:r w:rsidDel="00000000" w:rsidR="00000000" w:rsidRPr="00000000">
        <w:rPr>
          <w:rtl w:val="0"/>
        </w:rPr>
        <w:t xml:space="preserve"> 33g (12% DV)</w:t>
      </w:r>
    </w:p>
    <w:p w:rsidR="00000000" w:rsidDel="00000000" w:rsidP="00000000" w:rsidRDefault="00000000" w:rsidRPr="00000000" w14:paraId="00001ACF">
      <w:pPr>
        <w:numPr>
          <w:ilvl w:val="0"/>
          <w:numId w:val="121"/>
        </w:numPr>
        <w:spacing w:after="0" w:afterAutospacing="0" w:before="240" w:lineRule="auto"/>
        <w:ind w:left="720" w:hanging="360"/>
      </w:pPr>
      <w:r w:rsidDel="00000000" w:rsidR="00000000" w:rsidRPr="00000000">
        <w:rPr>
          <w:rtl w:val="0"/>
        </w:rPr>
        <w:t xml:space="preserve">Dietary Fiber: 16g (57% DV)</w:t>
        <w:br w:type="textWrapping"/>
      </w:r>
    </w:p>
    <w:p w:rsidR="00000000" w:rsidDel="00000000" w:rsidP="00000000" w:rsidRDefault="00000000" w:rsidRPr="00000000" w14:paraId="00001AD0">
      <w:pPr>
        <w:numPr>
          <w:ilvl w:val="0"/>
          <w:numId w:val="121"/>
        </w:numPr>
        <w:spacing w:after="0" w:afterAutospacing="0" w:before="0" w:beforeAutospacing="0" w:lineRule="auto"/>
        <w:ind w:left="720" w:hanging="360"/>
      </w:pPr>
      <w:r w:rsidDel="00000000" w:rsidR="00000000" w:rsidRPr="00000000">
        <w:rPr>
          <w:rtl w:val="0"/>
        </w:rPr>
        <w:t xml:space="preserve">Total Sugars: 13g</w:t>
        <w:br w:type="textWrapping"/>
      </w:r>
    </w:p>
    <w:p w:rsidR="00000000" w:rsidDel="00000000" w:rsidP="00000000" w:rsidRDefault="00000000" w:rsidRPr="00000000" w14:paraId="00001AD1">
      <w:pPr>
        <w:numPr>
          <w:ilvl w:val="1"/>
          <w:numId w:val="121"/>
        </w:numPr>
        <w:spacing w:after="240" w:before="0" w:beforeAutospacing="0" w:lineRule="auto"/>
        <w:ind w:left="1440" w:hanging="360"/>
      </w:pPr>
      <w:r w:rsidDel="00000000" w:rsidR="00000000" w:rsidRPr="00000000">
        <w:rPr>
          <w:rtl w:val="0"/>
        </w:rPr>
        <w:t xml:space="preserve">Includes 0g Added Sugars (0% DV)</w:t>
        <w:br w:type="textWrapping"/>
      </w:r>
    </w:p>
    <w:p w:rsidR="00000000" w:rsidDel="00000000" w:rsidP="00000000" w:rsidRDefault="00000000" w:rsidRPr="00000000" w14:paraId="00001AD2">
      <w:pPr>
        <w:spacing w:after="240" w:before="240" w:lineRule="auto"/>
        <w:rPr/>
      </w:pPr>
      <w:r w:rsidDel="00000000" w:rsidR="00000000" w:rsidRPr="00000000">
        <w:rPr>
          <w:b w:val="1"/>
          <w:bCs w:val="1"/>
          <w:rtl w:val="0"/>
        </w:rPr>
        <w:t xml:space="preserve">Protein:</w:t>
      </w:r>
      <w:r w:rsidDel="00000000" w:rsidR="00000000" w:rsidRPr="00000000">
        <w:rPr>
          <w:rtl w:val="0"/>
        </w:rPr>
        <w:t xml:space="preserve"> 8g</w:t>
      </w:r>
    </w:p>
    <w:p w:rsidR="00000000" w:rsidDel="00000000" w:rsidP="00000000" w:rsidRDefault="00000000" w:rsidRPr="00000000" w14:paraId="00001AD3">
      <w:pPr>
        <w:spacing w:after="240" w:before="240" w:lineRule="auto"/>
        <w:rPr/>
      </w:pPr>
      <w:r w:rsidDel="00000000" w:rsidR="00000000" w:rsidRPr="00000000">
        <w:rPr>
          <w:b w:val="1"/>
          <w:bCs w:val="1"/>
          <w:rtl w:val="0"/>
        </w:rPr>
        <w:t xml:space="preserve">Vitamin D:</w:t>
      </w:r>
      <w:r w:rsidDel="00000000" w:rsidR="00000000" w:rsidRPr="00000000">
        <w:rPr>
          <w:rtl w:val="0"/>
        </w:rPr>
        <w:t xml:space="preserve"> 0mcg (0% DV)</w:t>
        <w:br w:type="textWrapping"/>
        <w:t xml:space="preserve"> </w:t>
      </w:r>
      <w:r w:rsidDel="00000000" w:rsidR="00000000" w:rsidRPr="00000000">
        <w:rPr>
          <w:b w:val="1"/>
          <w:bCs w:val="1"/>
          <w:rtl w:val="0"/>
        </w:rPr>
        <w:t xml:space="preserve">Calcium:</w:t>
      </w:r>
      <w:r w:rsidDel="00000000" w:rsidR="00000000" w:rsidRPr="00000000">
        <w:rPr>
          <w:rtl w:val="0"/>
        </w:rPr>
        <w:t xml:space="preserve"> 50mg (4% DV)</w:t>
        <w:br w:type="textWrapping"/>
        <w:t xml:space="preserve"> </w:t>
      </w:r>
      <w:r w:rsidDel="00000000" w:rsidR="00000000" w:rsidRPr="00000000">
        <w:rPr>
          <w:b w:val="1"/>
          <w:bCs w:val="1"/>
          <w:rtl w:val="0"/>
        </w:rPr>
        <w:t xml:space="preserve">Iron:</w:t>
      </w:r>
      <w:r w:rsidDel="00000000" w:rsidR="00000000" w:rsidRPr="00000000">
        <w:rPr>
          <w:rtl w:val="0"/>
        </w:rPr>
        <w:t xml:space="preserve"> 3mg (15% DV)</w:t>
        <w:br w:type="textWrapping"/>
        <w:t xml:space="preserve"> </w:t>
      </w:r>
      <w:r w:rsidDel="00000000" w:rsidR="00000000" w:rsidRPr="00000000">
        <w:rPr>
          <w:b w:val="1"/>
          <w:bCs w:val="1"/>
          <w:rtl w:val="0"/>
        </w:rPr>
        <w:t xml:space="preserve">Potassium:</w:t>
      </w:r>
      <w:r w:rsidDel="00000000" w:rsidR="00000000" w:rsidRPr="00000000">
        <w:rPr>
          <w:rtl w:val="0"/>
        </w:rPr>
        <w:t xml:space="preserve"> 390mg (8% DV)</w:t>
      </w:r>
    </w:p>
    <w:p w:rsidR="00000000" w:rsidDel="00000000" w:rsidP="00000000" w:rsidRDefault="00000000" w:rsidRPr="00000000" w14:paraId="00001AD4">
      <w:pPr>
        <w:spacing w:after="240" w:before="240" w:lineRule="auto"/>
        <w:rPr>
          <w:i w:val="1"/>
          <w:iCs w:val="1"/>
        </w:rPr>
      </w:pPr>
      <w:r w:rsidDel="00000000" w:rsidR="00000000" w:rsidRPr="00000000">
        <w:rPr>
          <w:b w:val="1"/>
          <w:bCs w:val="1"/>
          <w:rtl w:val="0"/>
        </w:rPr>
        <w:t xml:space="preserve">Footnote:</w:t>
        <w:br w:type="textWrapping"/>
      </w:r>
      <w:r w:rsidDel="00000000" w:rsidR="00000000" w:rsidRPr="00000000">
        <w:rPr>
          <w:rtl w:val="0"/>
        </w:rPr>
        <w:t xml:space="preserve"> </w:t>
      </w:r>
      <w:r w:rsidDel="00000000" w:rsidR="00000000" w:rsidRPr="00000000">
        <w:rPr>
          <w:i w:val="1"/>
          <w:iCs w:val="1"/>
          <w:rtl w:val="0"/>
        </w:rPr>
        <w:t xml:space="preserve">The % Daily Value (DV) tells you how much a nutrient in a serving of food contributes to a daily diet. 2,000 calories a day is used for general nutrition advice.</w:t>
      </w:r>
    </w:p>
    <w:p w:rsidR="00000000" w:rsidDel="00000000" w:rsidP="00000000" w:rsidRDefault="00000000" w:rsidRPr="00000000" w14:paraId="00001A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6">
      <w:pPr>
        <w:pStyle w:val="Heading3"/>
        <w:keepNext w:val="0"/>
        <w:keepLines w:val="0"/>
        <w:spacing w:before="280" w:lineRule="auto"/>
        <w:rPr>
          <w:b w:val="1"/>
          <w:bCs w:val="1"/>
          <w:color w:val="000000"/>
          <w:sz w:val="26"/>
          <w:szCs w:val="26"/>
        </w:rPr>
      </w:pPr>
      <w:bookmarkStart w:colFirst="0" w:colLast="0" w:name="_89ucx11hybyf" w:id="911"/>
      <w:bookmarkEnd w:id="911"/>
      <w:r w:rsidDel="00000000" w:rsidR="00000000" w:rsidRPr="00000000">
        <w:rPr>
          <w:b w:val="1"/>
          <w:bCs w:val="1"/>
          <w:color w:val="000000"/>
          <w:sz w:val="26"/>
          <w:szCs w:val="26"/>
          <w:rtl w:val="0"/>
        </w:rPr>
        <w:t xml:space="preserve">Ingredients (as listed)</w:t>
      </w:r>
    </w:p>
    <w:p w:rsidR="00000000" w:rsidDel="00000000" w:rsidP="00000000" w:rsidRDefault="00000000" w:rsidRPr="00000000" w14:paraId="00001AD7">
      <w:pPr>
        <w:spacing w:after="240" w:before="240" w:lineRule="auto"/>
        <w:ind w:left="600" w:right="600" w:firstLine="0"/>
        <w:rPr/>
      </w:pPr>
      <w:r w:rsidDel="00000000" w:rsidR="00000000" w:rsidRPr="00000000">
        <w:rPr>
          <w:b w:val="1"/>
          <w:bCs w:val="1"/>
          <w:rtl w:val="0"/>
        </w:rPr>
        <w:t xml:space="preserve">INGREDIENTS:</w:t>
      </w:r>
      <w:r w:rsidDel="00000000" w:rsidR="00000000" w:rsidRPr="00000000">
        <w:rPr>
          <w:rtl w:val="0"/>
        </w:rPr>
        <w:t xml:space="preserve"> ORGANIC DATES, CHERRIES &amp; BLUEBERRIES, BLEND OF KALE, SPINACH, CHARD, BEETS &amp; PEAS, PUMPKIN AND CHIA SEEDS, TAPIOCA FIBER AND TURMERIC, NATURAL PEANUT BUTTER AND DEFATTED PEANUT FLOUR, COCOA POWDER</w:t>
      </w:r>
    </w:p>
    <w:p w:rsidR="00000000" w:rsidDel="00000000" w:rsidP="00000000" w:rsidRDefault="00000000" w:rsidRPr="00000000" w14:paraId="00001AD8">
      <w:pPr>
        <w:spacing w:after="240" w:before="240" w:lineRule="auto"/>
        <w:rPr/>
      </w:pPr>
      <w:r w:rsidDel="00000000" w:rsidR="00000000" w:rsidRPr="00000000">
        <w:rPr>
          <w:rtl w:val="0"/>
        </w:rPr>
        <w:t xml:space="preserve"> </w:t>
      </w:r>
      <w:r w:rsidDel="00000000" w:rsidR="00000000" w:rsidRPr="00000000">
        <w:rPr>
          <w:b w:val="1"/>
          <w:bCs w:val="1"/>
          <w:rtl w:val="0"/>
        </w:rPr>
        <w:t xml:space="preserve">Allergen:</w:t>
      </w:r>
      <w:r w:rsidDel="00000000" w:rsidR="00000000" w:rsidRPr="00000000">
        <w:rPr>
          <w:rtl w:val="0"/>
        </w:rPr>
        <w:t xml:space="preserve"> PEANUT</w:t>
      </w:r>
    </w:p>
    <w:p w:rsidR="00000000" w:rsidDel="00000000" w:rsidP="00000000" w:rsidRDefault="00000000" w:rsidRPr="00000000" w14:paraId="00001A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A">
      <w:pPr>
        <w:pStyle w:val="Heading2"/>
        <w:keepNext w:val="0"/>
        <w:keepLines w:val="0"/>
        <w:spacing w:after="80" w:lineRule="auto"/>
        <w:rPr>
          <w:b w:val="1"/>
          <w:bCs w:val="1"/>
          <w:sz w:val="34"/>
          <w:szCs w:val="34"/>
        </w:rPr>
      </w:pPr>
      <w:bookmarkStart w:colFirst="0" w:colLast="0" w:name="_hzfoq0iexhhb" w:id="912"/>
      <w:bookmarkEnd w:id="912"/>
      <w:r w:rsidDel="00000000" w:rsidR="00000000" w:rsidRPr="00000000">
        <w:rPr>
          <w:b w:val="1"/>
          <w:bCs w:val="1"/>
          <w:sz w:val="34"/>
          <w:szCs w:val="34"/>
          <w:rtl w:val="0"/>
        </w:rPr>
        <w:t xml:space="preserve">Immediate Red Flags / Pressure Points </w:t>
      </w:r>
    </w:p>
    <w:p w:rsidR="00000000" w:rsidDel="00000000" w:rsidP="00000000" w:rsidRDefault="00000000" w:rsidRPr="00000000" w14:paraId="00001ADB">
      <w:pPr>
        <w:pStyle w:val="Heading2"/>
        <w:keepNext w:val="0"/>
        <w:keepLines w:val="0"/>
        <w:spacing w:after="80" w:lineRule="auto"/>
        <w:rPr/>
      </w:pPr>
      <w:bookmarkStart w:colFirst="0" w:colLast="0" w:name="_9jydpaf1vsq5" w:id="913"/>
      <w:bookmarkEnd w:id="913"/>
      <w:r w:rsidDel="00000000" w:rsidR="00000000" w:rsidRPr="00000000">
        <w:rPr>
          <w:rtl w:val="0"/>
        </w:rPr>
        <w:t xml:space="preserve">These are </w:t>
      </w:r>
      <w:r w:rsidDel="00000000" w:rsidR="00000000" w:rsidRPr="00000000">
        <w:rPr>
          <w:b w:val="1"/>
          <w:bCs w:val="1"/>
          <w:rtl w:val="0"/>
        </w:rPr>
        <w:t xml:space="preserve">not deal-killers</w:t>
      </w:r>
      <w:r w:rsidDel="00000000" w:rsidR="00000000" w:rsidRPr="00000000">
        <w:rPr>
          <w:rtl w:val="0"/>
        </w:rPr>
        <w:t xml:space="preserve">, but they </w:t>
      </w:r>
      <w:r w:rsidDel="00000000" w:rsidR="00000000" w:rsidRPr="00000000">
        <w:rPr>
          <w:b w:val="1"/>
          <w:bCs w:val="1"/>
          <w:rtl w:val="0"/>
        </w:rPr>
        <w:t xml:space="preserve">will be attacked</w:t>
      </w:r>
      <w:r w:rsidDel="00000000" w:rsidR="00000000" w:rsidRPr="00000000">
        <w:rPr>
          <w:rtl w:val="0"/>
        </w:rPr>
        <w:t xml:space="preserve"> by smart critics.</w:t>
      </w:r>
    </w:p>
    <w:p w:rsidR="00000000" w:rsidDel="00000000" w:rsidP="00000000" w:rsidRDefault="00000000" w:rsidRPr="00000000" w14:paraId="00001ADC">
      <w:pPr>
        <w:pStyle w:val="Heading3"/>
        <w:keepNext w:val="0"/>
        <w:keepLines w:val="0"/>
        <w:spacing w:before="280" w:lineRule="auto"/>
        <w:rPr>
          <w:b w:val="1"/>
          <w:bCs w:val="1"/>
          <w:color w:val="000000"/>
          <w:sz w:val="26"/>
          <w:szCs w:val="26"/>
        </w:rPr>
      </w:pPr>
      <w:bookmarkStart w:colFirst="0" w:colLast="0" w:name="_7mc2gb9e0d35" w:id="914"/>
      <w:bookmarkEnd w:id="914"/>
      <w:r w:rsidDel="00000000" w:rsidR="00000000" w:rsidRPr="00000000">
        <w:rPr>
          <w:b w:val="1"/>
          <w:bCs w:val="1"/>
          <w:color w:val="000000"/>
          <w:sz w:val="26"/>
          <w:szCs w:val="26"/>
          <w:rtl w:val="0"/>
        </w:rPr>
        <w:t xml:space="preserve">A. “Natural Peanut Butter” ( ambiguity)</w:t>
      </w:r>
    </w:p>
    <w:p w:rsidR="00000000" w:rsidDel="00000000" w:rsidP="00000000" w:rsidRDefault="00000000" w:rsidRPr="00000000" w14:paraId="00001ADD">
      <w:pPr>
        <w:numPr>
          <w:ilvl w:val="0"/>
          <w:numId w:val="1115"/>
        </w:numPr>
        <w:spacing w:after="0" w:afterAutospacing="0" w:before="240" w:lineRule="auto"/>
        <w:ind w:left="720" w:hanging="360"/>
      </w:pPr>
      <w:r w:rsidDel="00000000" w:rsidR="00000000" w:rsidRPr="00000000">
        <w:rPr>
          <w:rtl w:val="0"/>
        </w:rPr>
        <w:t xml:space="preserve">“Natural” is </w:t>
      </w:r>
      <w:r w:rsidDel="00000000" w:rsidR="00000000" w:rsidRPr="00000000">
        <w:rPr>
          <w:b w:val="1"/>
          <w:bCs w:val="1"/>
          <w:rtl w:val="0"/>
        </w:rPr>
        <w:t xml:space="preserve">not legally defined</w:t>
        <w:br w:type="textWrapping"/>
      </w:r>
    </w:p>
    <w:p w:rsidR="00000000" w:rsidDel="00000000" w:rsidP="00000000" w:rsidRDefault="00000000" w:rsidRPr="00000000" w14:paraId="00001ADE">
      <w:pPr>
        <w:numPr>
          <w:ilvl w:val="0"/>
          <w:numId w:val="1115"/>
        </w:numPr>
        <w:spacing w:after="0" w:afterAutospacing="0" w:before="0" w:beforeAutospacing="0" w:lineRule="auto"/>
        <w:ind w:left="720" w:hanging="360"/>
      </w:pPr>
      <w:r w:rsidDel="00000000" w:rsidR="00000000" w:rsidRPr="00000000">
        <w:rPr>
          <w:rtl w:val="0"/>
        </w:rPr>
        <w:t xml:space="preserve">We need to know:</w:t>
        <w:br w:type="textWrapping"/>
      </w:r>
    </w:p>
    <w:p w:rsidR="00000000" w:rsidDel="00000000" w:rsidP="00000000" w:rsidRDefault="00000000" w:rsidRPr="00000000" w14:paraId="00001ADF">
      <w:pPr>
        <w:numPr>
          <w:ilvl w:val="1"/>
          <w:numId w:val="1115"/>
        </w:numPr>
        <w:spacing w:after="0" w:afterAutospacing="0" w:before="0" w:beforeAutospacing="0" w:lineRule="auto"/>
        <w:ind w:left="1440" w:hanging="360"/>
      </w:pPr>
      <w:r w:rsidDel="00000000" w:rsidR="00000000" w:rsidRPr="00000000">
        <w:rPr>
          <w:rtl w:val="0"/>
        </w:rPr>
        <w:t xml:space="preserve">Ingredients (just peanuts + salt?)</w:t>
        <w:br w:type="textWrapping"/>
      </w:r>
    </w:p>
    <w:p w:rsidR="00000000" w:rsidDel="00000000" w:rsidP="00000000" w:rsidRDefault="00000000" w:rsidRPr="00000000" w14:paraId="00001AE0">
      <w:pPr>
        <w:numPr>
          <w:ilvl w:val="1"/>
          <w:numId w:val="1115"/>
        </w:numPr>
        <w:spacing w:after="0" w:afterAutospacing="0" w:before="0" w:beforeAutospacing="0" w:lineRule="auto"/>
        <w:ind w:left="1440" w:hanging="360"/>
      </w:pPr>
      <w:r w:rsidDel="00000000" w:rsidR="00000000" w:rsidRPr="00000000">
        <w:rPr>
          <w:rtl w:val="0"/>
        </w:rPr>
        <w:t xml:space="preserve">Any stabilizers?</w:t>
        <w:br w:type="textWrapping"/>
      </w:r>
    </w:p>
    <w:p w:rsidR="00000000" w:rsidDel="00000000" w:rsidP="00000000" w:rsidRDefault="00000000" w:rsidRPr="00000000" w14:paraId="00001AE1">
      <w:pPr>
        <w:numPr>
          <w:ilvl w:val="1"/>
          <w:numId w:val="1115"/>
        </w:numPr>
        <w:spacing w:after="240" w:before="0" w:beforeAutospacing="0" w:lineRule="auto"/>
        <w:ind w:left="1440" w:hanging="360"/>
      </w:pPr>
      <w:r w:rsidDel="00000000" w:rsidR="00000000" w:rsidRPr="00000000">
        <w:rPr>
          <w:rtl w:val="0"/>
        </w:rPr>
        <w:t xml:space="preserve">Any added oils?</w:t>
        <w:br w:type="textWrapping"/>
      </w:r>
    </w:p>
    <w:p w:rsidR="00000000" w:rsidDel="00000000" w:rsidP="00000000" w:rsidRDefault="00000000" w:rsidRPr="00000000" w14:paraId="00001AE2">
      <w:pPr>
        <w:spacing w:after="240" w:before="240" w:lineRule="auto"/>
        <w:rPr/>
      </w:pPr>
      <w:r w:rsidDel="00000000" w:rsidR="00000000" w:rsidRPr="00000000">
        <w:rPr>
          <w:rtl w:val="0"/>
        </w:rPr>
        <w:t xml:space="preserve">If someone asks </w:t>
      </w:r>
      <w:r w:rsidDel="00000000" w:rsidR="00000000" w:rsidRPr="00000000">
        <w:rPr>
          <w:i w:val="1"/>
          <w:iCs w:val="1"/>
          <w:rtl w:val="0"/>
        </w:rPr>
        <w:t xml:space="preserve">“What makes it natural?”</w:t>
      </w:r>
      <w:r w:rsidDel="00000000" w:rsidR="00000000" w:rsidRPr="00000000">
        <w:rPr>
          <w:rtl w:val="0"/>
        </w:rPr>
        <w:t xml:space="preserve"> we need an answer.</w:t>
      </w:r>
    </w:p>
    <w:p w:rsidR="00000000" w:rsidDel="00000000" w:rsidP="00000000" w:rsidRDefault="00000000" w:rsidRPr="00000000" w14:paraId="00001A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4">
      <w:pPr>
        <w:pStyle w:val="Heading3"/>
        <w:keepNext w:val="0"/>
        <w:keepLines w:val="0"/>
        <w:spacing w:before="280" w:lineRule="auto"/>
        <w:rPr>
          <w:b w:val="1"/>
          <w:bCs w:val="1"/>
          <w:color w:val="000000"/>
          <w:sz w:val="26"/>
          <w:szCs w:val="26"/>
        </w:rPr>
      </w:pPr>
      <w:bookmarkStart w:colFirst="0" w:colLast="0" w:name="_omjoan6stx84" w:id="915"/>
      <w:bookmarkEnd w:id="915"/>
      <w:r w:rsidDel="00000000" w:rsidR="00000000" w:rsidRPr="00000000">
        <w:rPr>
          <w:b w:val="1"/>
          <w:bCs w:val="1"/>
          <w:color w:val="000000"/>
          <w:sz w:val="26"/>
          <w:szCs w:val="26"/>
          <w:rtl w:val="0"/>
        </w:rPr>
        <w:t xml:space="preserve">B. Defatted Peanut Flour (high-risk ingredient)</w:t>
      </w:r>
    </w:p>
    <w:p w:rsidR="00000000" w:rsidDel="00000000" w:rsidP="00000000" w:rsidRDefault="00000000" w:rsidRPr="00000000" w14:paraId="00001AE5">
      <w:pPr>
        <w:spacing w:after="240" w:before="240" w:lineRule="auto"/>
        <w:rPr/>
      </w:pPr>
      <w:r w:rsidDel="00000000" w:rsidR="00000000" w:rsidRPr="00000000">
        <w:rPr>
          <w:rtl w:val="0"/>
        </w:rPr>
        <w:t xml:space="preserve">This one will get heat. </w:t>
      </w:r>
    </w:p>
    <w:p w:rsidR="00000000" w:rsidDel="00000000" w:rsidP="00000000" w:rsidRDefault="00000000" w:rsidRPr="00000000" w14:paraId="00001AE6">
      <w:pPr>
        <w:numPr>
          <w:ilvl w:val="0"/>
          <w:numId w:val="487"/>
        </w:numPr>
        <w:spacing w:after="0" w:afterAutospacing="0" w:before="240" w:lineRule="auto"/>
        <w:ind w:left="720" w:hanging="360"/>
      </w:pPr>
      <w:r w:rsidDel="00000000" w:rsidR="00000000" w:rsidRPr="00000000">
        <w:rPr>
          <w:rtl w:val="0"/>
        </w:rPr>
        <w:t xml:space="preserve">It is </w:t>
      </w:r>
      <w:r w:rsidDel="00000000" w:rsidR="00000000" w:rsidRPr="00000000">
        <w:rPr>
          <w:b w:val="1"/>
          <w:bCs w:val="1"/>
          <w:rtl w:val="0"/>
        </w:rPr>
        <w:t xml:space="preserve">processed</w:t>
        <w:br w:type="textWrapping"/>
      </w:r>
    </w:p>
    <w:p w:rsidR="00000000" w:rsidDel="00000000" w:rsidP="00000000" w:rsidRDefault="00000000" w:rsidRPr="00000000" w14:paraId="00001AE7">
      <w:pPr>
        <w:numPr>
          <w:ilvl w:val="0"/>
          <w:numId w:val="487"/>
        </w:numPr>
        <w:spacing w:after="0" w:afterAutospacing="0" w:before="0" w:beforeAutospacing="0" w:lineRule="auto"/>
        <w:ind w:left="720" w:hanging="360"/>
      </w:pPr>
      <w:r w:rsidDel="00000000" w:rsidR="00000000" w:rsidRPr="00000000">
        <w:rPr>
          <w:rtl w:val="0"/>
        </w:rPr>
        <w:t xml:space="preserve">Often made via </w:t>
      </w:r>
      <w:r w:rsidDel="00000000" w:rsidR="00000000" w:rsidRPr="00000000">
        <w:rPr>
          <w:b w:val="1"/>
          <w:bCs w:val="1"/>
          <w:rtl w:val="0"/>
        </w:rPr>
        <w:t xml:space="preserve">mechanical pressing</w:t>
      </w:r>
      <w:r w:rsidDel="00000000" w:rsidR="00000000" w:rsidRPr="00000000">
        <w:rPr>
          <w:rtl w:val="0"/>
        </w:rPr>
        <w:t xml:space="preserve"> or </w:t>
      </w:r>
      <w:r w:rsidDel="00000000" w:rsidR="00000000" w:rsidRPr="00000000">
        <w:rPr>
          <w:b w:val="1"/>
          <w:bCs w:val="1"/>
          <w:rtl w:val="0"/>
        </w:rPr>
        <w:t xml:space="preserve">solvent extraction</w:t>
        <w:br w:type="textWrapping"/>
      </w:r>
    </w:p>
    <w:p w:rsidR="00000000" w:rsidDel="00000000" w:rsidP="00000000" w:rsidRDefault="00000000" w:rsidRPr="00000000" w14:paraId="00001AE8">
      <w:pPr>
        <w:numPr>
          <w:ilvl w:val="0"/>
          <w:numId w:val="487"/>
        </w:numPr>
        <w:spacing w:after="0" w:afterAutospacing="0" w:before="0" w:beforeAutospacing="0" w:lineRule="auto"/>
        <w:ind w:left="720" w:hanging="360"/>
      </w:pPr>
      <w:r w:rsidDel="00000000" w:rsidR="00000000" w:rsidRPr="00000000">
        <w:rPr>
          <w:rtl w:val="0"/>
        </w:rPr>
        <w:t xml:space="preserve">Not automatically “bad,” but </w:t>
      </w:r>
      <w:r w:rsidDel="00000000" w:rsidR="00000000" w:rsidRPr="00000000">
        <w:rPr>
          <w:b w:val="1"/>
          <w:bCs w:val="1"/>
          <w:rtl w:val="0"/>
        </w:rPr>
        <w:t xml:space="preserve">not intuitively clean</w:t>
        <w:br w:type="textWrapping"/>
      </w:r>
    </w:p>
    <w:p w:rsidR="00000000" w:rsidDel="00000000" w:rsidP="00000000" w:rsidRDefault="00000000" w:rsidRPr="00000000" w14:paraId="00001AE9">
      <w:pPr>
        <w:numPr>
          <w:ilvl w:val="0"/>
          <w:numId w:val="487"/>
        </w:numPr>
        <w:spacing w:after="0" w:afterAutospacing="0" w:before="0" w:beforeAutospacing="0" w:lineRule="auto"/>
        <w:ind w:left="720" w:hanging="360"/>
      </w:pPr>
      <w:r w:rsidDel="00000000" w:rsidR="00000000" w:rsidRPr="00000000">
        <w:rPr>
          <w:rtl w:val="0"/>
        </w:rPr>
        <w:t xml:space="preserve">Critics will lump this into:</w:t>
        <w:br w:type="textWrapping"/>
      </w:r>
    </w:p>
    <w:p w:rsidR="00000000" w:rsidDel="00000000" w:rsidP="00000000" w:rsidRDefault="00000000" w:rsidRPr="00000000" w14:paraId="00001AEA">
      <w:pPr>
        <w:numPr>
          <w:ilvl w:val="1"/>
          <w:numId w:val="487"/>
        </w:numPr>
        <w:spacing w:after="0" w:afterAutospacing="0" w:before="0" w:beforeAutospacing="0" w:lineRule="auto"/>
        <w:ind w:left="1440" w:hanging="360"/>
      </w:pPr>
      <w:r w:rsidDel="00000000" w:rsidR="00000000" w:rsidRPr="00000000">
        <w:rPr>
          <w:rtl w:val="0"/>
        </w:rPr>
        <w:t xml:space="preserve">“industrial ingredient”</w:t>
        <w:br w:type="textWrapping"/>
      </w:r>
    </w:p>
    <w:p w:rsidR="00000000" w:rsidDel="00000000" w:rsidP="00000000" w:rsidRDefault="00000000" w:rsidRPr="00000000" w14:paraId="00001AEB">
      <w:pPr>
        <w:numPr>
          <w:ilvl w:val="1"/>
          <w:numId w:val="487"/>
        </w:numPr>
        <w:spacing w:after="0" w:afterAutospacing="0" w:before="0" w:beforeAutospacing="0" w:lineRule="auto"/>
        <w:ind w:left="1440" w:hanging="360"/>
      </w:pPr>
      <w:r w:rsidDel="00000000" w:rsidR="00000000" w:rsidRPr="00000000">
        <w:rPr>
          <w:rtl w:val="0"/>
        </w:rPr>
        <w:t xml:space="preserve">“UPF-adjacent”</w:t>
        <w:br w:type="textWrapping"/>
      </w:r>
    </w:p>
    <w:p w:rsidR="00000000" w:rsidDel="00000000" w:rsidP="00000000" w:rsidRDefault="00000000" w:rsidRPr="00000000" w14:paraId="00001AEC">
      <w:pPr>
        <w:numPr>
          <w:ilvl w:val="1"/>
          <w:numId w:val="487"/>
        </w:numPr>
        <w:spacing w:after="240" w:before="0" w:beforeAutospacing="0" w:lineRule="auto"/>
        <w:ind w:left="1440" w:hanging="360"/>
      </w:pPr>
      <w:r w:rsidDel="00000000" w:rsidR="00000000" w:rsidRPr="00000000">
        <w:rPr>
          <w:rtl w:val="0"/>
        </w:rPr>
        <w:t xml:space="preserve">“protein manipulation”</w:t>
        <w:br w:type="textWrapping"/>
      </w:r>
    </w:p>
    <w:p w:rsidR="00000000" w:rsidDel="00000000" w:rsidP="00000000" w:rsidRDefault="00000000" w:rsidRPr="00000000" w14:paraId="00001AED">
      <w:pPr>
        <w:spacing w:after="240" w:before="240" w:lineRule="auto"/>
        <w:rPr/>
      </w:pPr>
      <w:r w:rsidDel="00000000" w:rsidR="00000000" w:rsidRPr="00000000">
        <w:rPr>
          <w:rtl w:val="0"/>
        </w:rPr>
        <w:t xml:space="preserve">We </w:t>
      </w:r>
      <w:r w:rsidDel="00000000" w:rsidR="00000000" w:rsidRPr="00000000">
        <w:rPr>
          <w:b w:val="1"/>
          <w:bCs w:val="1"/>
          <w:rtl w:val="0"/>
        </w:rPr>
        <w:t xml:space="preserve">cannot</w:t>
      </w:r>
      <w:r w:rsidDel="00000000" w:rsidR="00000000" w:rsidRPr="00000000">
        <w:rPr>
          <w:rtl w:val="0"/>
        </w:rPr>
        <w:t xml:space="preserve"> casually claim:</w:t>
      </w:r>
    </w:p>
    <w:p w:rsidR="00000000" w:rsidDel="00000000" w:rsidP="00000000" w:rsidRDefault="00000000" w:rsidRPr="00000000" w14:paraId="00001AEE">
      <w:pPr>
        <w:numPr>
          <w:ilvl w:val="0"/>
          <w:numId w:val="146"/>
        </w:numPr>
        <w:spacing w:after="0" w:afterAutospacing="0" w:before="240" w:lineRule="auto"/>
        <w:ind w:left="720" w:hanging="360"/>
      </w:pPr>
      <w:r w:rsidDel="00000000" w:rsidR="00000000" w:rsidRPr="00000000">
        <w:rPr>
          <w:rtl w:val="0"/>
        </w:rPr>
        <w:t xml:space="preserve">“Minimally processed”</w:t>
        <w:br w:type="textWrapping"/>
      </w:r>
    </w:p>
    <w:p w:rsidR="00000000" w:rsidDel="00000000" w:rsidP="00000000" w:rsidRDefault="00000000" w:rsidRPr="00000000" w14:paraId="00001AEF">
      <w:pPr>
        <w:numPr>
          <w:ilvl w:val="0"/>
          <w:numId w:val="146"/>
        </w:numPr>
        <w:spacing w:after="0" w:afterAutospacing="0" w:before="0" w:beforeAutospacing="0" w:lineRule="auto"/>
        <w:ind w:left="720" w:hanging="360"/>
      </w:pPr>
      <w:r w:rsidDel="00000000" w:rsidR="00000000" w:rsidRPr="00000000">
        <w:rPr>
          <w:rtl w:val="0"/>
        </w:rPr>
        <w:t xml:space="preserve">“Whole food only”</w:t>
        <w:br w:type="textWrapping"/>
      </w:r>
    </w:p>
    <w:p w:rsidR="00000000" w:rsidDel="00000000" w:rsidP="00000000" w:rsidRDefault="00000000" w:rsidRPr="00000000" w14:paraId="00001AF0">
      <w:pPr>
        <w:numPr>
          <w:ilvl w:val="0"/>
          <w:numId w:val="146"/>
        </w:numPr>
        <w:spacing w:after="240" w:before="0" w:beforeAutospacing="0" w:lineRule="auto"/>
        <w:ind w:left="720" w:hanging="360"/>
      </w:pPr>
      <w:r w:rsidDel="00000000" w:rsidR="00000000" w:rsidRPr="00000000">
        <w:rPr>
          <w:rtl w:val="0"/>
        </w:rPr>
        <w:t xml:space="preserve">“No industrial ingredients”</w:t>
        <w:br w:type="textWrapping"/>
      </w:r>
    </w:p>
    <w:p w:rsidR="00000000" w:rsidDel="00000000" w:rsidP="00000000" w:rsidRDefault="00000000" w:rsidRPr="00000000" w14:paraId="00001AF1">
      <w:pPr>
        <w:spacing w:after="240" w:before="240" w:lineRule="auto"/>
        <w:rPr/>
      </w:pPr>
      <w:r w:rsidDel="00000000" w:rsidR="00000000" w:rsidRPr="00000000">
        <w:rPr>
          <w:rtl w:val="0"/>
        </w:rPr>
        <w:t xml:space="preserve">…without defining exactly </w:t>
      </w:r>
      <w:r w:rsidDel="00000000" w:rsidR="00000000" w:rsidRPr="00000000">
        <w:rPr>
          <w:b w:val="1"/>
          <w:bCs w:val="1"/>
          <w:rtl w:val="0"/>
        </w:rPr>
        <w:t xml:space="preserve">how this flour is produced</w:t>
      </w:r>
      <w:r w:rsidDel="00000000" w:rsidR="00000000" w:rsidRPr="00000000">
        <w:rPr>
          <w:rtl w:val="0"/>
        </w:rPr>
        <w:t xml:space="preserve">.</w:t>
      </w:r>
    </w:p>
    <w:p w:rsidR="00000000" w:rsidDel="00000000" w:rsidP="00000000" w:rsidRDefault="00000000" w:rsidRPr="00000000" w14:paraId="00001A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3">
      <w:pPr>
        <w:pStyle w:val="Heading3"/>
        <w:keepNext w:val="0"/>
        <w:keepLines w:val="0"/>
        <w:spacing w:before="280" w:lineRule="auto"/>
        <w:rPr>
          <w:b w:val="1"/>
          <w:bCs w:val="1"/>
          <w:color w:val="000000"/>
          <w:sz w:val="26"/>
          <w:szCs w:val="26"/>
        </w:rPr>
      </w:pPr>
      <w:bookmarkStart w:colFirst="0" w:colLast="0" w:name="_elo0yn35ovi5" w:id="916"/>
      <w:bookmarkEnd w:id="916"/>
      <w:r w:rsidDel="00000000" w:rsidR="00000000" w:rsidRPr="00000000">
        <w:rPr>
          <w:b w:val="1"/>
          <w:bCs w:val="1"/>
          <w:color w:val="000000"/>
          <w:sz w:val="26"/>
          <w:szCs w:val="26"/>
          <w:rtl w:val="0"/>
        </w:rPr>
        <w:t xml:space="preserve">C. Tapioca Fiber (definition required)</w:t>
      </w:r>
    </w:p>
    <w:p w:rsidR="00000000" w:rsidDel="00000000" w:rsidP="00000000" w:rsidRDefault="00000000" w:rsidRPr="00000000" w14:paraId="00001AF4">
      <w:pPr>
        <w:numPr>
          <w:ilvl w:val="0"/>
          <w:numId w:val="729"/>
        </w:numPr>
        <w:spacing w:after="0" w:afterAutospacing="0" w:before="240" w:lineRule="auto"/>
        <w:ind w:left="720" w:hanging="360"/>
      </w:pPr>
      <w:r w:rsidDel="00000000" w:rsidR="00000000" w:rsidRPr="00000000">
        <w:rPr>
          <w:rtl w:val="0"/>
        </w:rPr>
        <w:t xml:space="preserve">Usually </w:t>
      </w:r>
      <w:r w:rsidDel="00000000" w:rsidR="00000000" w:rsidRPr="00000000">
        <w:rPr>
          <w:b w:val="1"/>
          <w:bCs w:val="1"/>
          <w:rtl w:val="0"/>
        </w:rPr>
        <w:t xml:space="preserve">soluble fiber</w:t>
        <w:br w:type="textWrapping"/>
      </w:r>
    </w:p>
    <w:p w:rsidR="00000000" w:rsidDel="00000000" w:rsidP="00000000" w:rsidRDefault="00000000" w:rsidRPr="00000000" w14:paraId="00001AF5">
      <w:pPr>
        <w:numPr>
          <w:ilvl w:val="0"/>
          <w:numId w:val="729"/>
        </w:numPr>
        <w:spacing w:after="0" w:afterAutospacing="0" w:before="0" w:beforeAutospacing="0" w:lineRule="auto"/>
        <w:ind w:left="720" w:hanging="360"/>
      </w:pPr>
      <w:r w:rsidDel="00000000" w:rsidR="00000000" w:rsidRPr="00000000">
        <w:rPr>
          <w:rtl w:val="0"/>
        </w:rPr>
        <w:t xml:space="preserve">Often classified as </w:t>
      </w:r>
      <w:r w:rsidDel="00000000" w:rsidR="00000000" w:rsidRPr="00000000">
        <w:rPr>
          <w:b w:val="1"/>
          <w:bCs w:val="1"/>
          <w:rtl w:val="0"/>
        </w:rPr>
        <w:t xml:space="preserve">resistant dextrin</w:t>
        <w:br w:type="textWrapping"/>
        <w:br w:type="textWrapping"/>
      </w:r>
      <w:r w:rsidDel="00000000" w:rsidR="00000000" w:rsidRPr="00000000">
        <w:rPr>
          <w:sz w:val="18"/>
          <w:szCs w:val="18"/>
          <w:rtl w:val="0"/>
        </w:rPr>
        <w:tab/>
      </w:r>
      <w:r w:rsidDel="00000000" w:rsidR="00000000" w:rsidRPr="00000000">
        <w:rPr>
          <w:rtl w:val="0"/>
        </w:rPr>
        <w:t xml:space="preserve">What it is</w:t>
      </w:r>
    </w:p>
    <w:p w:rsidR="00000000" w:rsidDel="00000000" w:rsidP="00000000" w:rsidRDefault="00000000" w:rsidRPr="00000000" w14:paraId="00001AF6">
      <w:pPr>
        <w:numPr>
          <w:ilvl w:val="0"/>
          <w:numId w:val="600"/>
        </w:numPr>
        <w:spacing w:after="0" w:afterAutospacing="0" w:before="0" w:beforeAutospacing="0" w:lineRule="auto"/>
        <w:ind w:left="1440" w:hanging="360"/>
        <w:rPr>
          <w:sz w:val="18"/>
          <w:szCs w:val="18"/>
        </w:rPr>
      </w:pPr>
      <w:r w:rsidDel="00000000" w:rsidR="00000000" w:rsidRPr="00000000">
        <w:rPr>
          <w:sz w:val="18"/>
          <w:szCs w:val="18"/>
          <w:rtl w:val="0"/>
        </w:rPr>
        <w:t xml:space="preserve">Resistant dextrin = modified starch fiber</w:t>
        <w:br w:type="textWrapping"/>
      </w:r>
    </w:p>
    <w:p w:rsidR="00000000" w:rsidDel="00000000" w:rsidP="00000000" w:rsidRDefault="00000000" w:rsidRPr="00000000" w14:paraId="00001AF7">
      <w:pPr>
        <w:numPr>
          <w:ilvl w:val="0"/>
          <w:numId w:val="600"/>
        </w:numPr>
        <w:spacing w:after="0" w:afterAutospacing="0" w:before="0" w:beforeAutospacing="0" w:lineRule="auto"/>
        <w:ind w:left="1440" w:hanging="360"/>
        <w:rPr>
          <w:sz w:val="18"/>
          <w:szCs w:val="18"/>
        </w:rPr>
      </w:pPr>
      <w:r w:rsidDel="00000000" w:rsidR="00000000" w:rsidRPr="00000000">
        <w:rPr>
          <w:sz w:val="18"/>
          <w:szCs w:val="18"/>
          <w:rtl w:val="0"/>
        </w:rPr>
        <w:t xml:space="preserve">When labeled as tapioca fiber, it usually means:</w:t>
        <w:br w:type="textWrapping"/>
      </w:r>
    </w:p>
    <w:p w:rsidR="00000000" w:rsidDel="00000000" w:rsidP="00000000" w:rsidRDefault="00000000" w:rsidRPr="00000000" w14:paraId="00001AF8">
      <w:pPr>
        <w:numPr>
          <w:ilvl w:val="1"/>
          <w:numId w:val="600"/>
        </w:numPr>
        <w:spacing w:after="0" w:afterAutospacing="0" w:before="0" w:beforeAutospacing="0" w:lineRule="auto"/>
        <w:ind w:left="2160" w:hanging="360"/>
        <w:rPr>
          <w:sz w:val="18"/>
          <w:szCs w:val="18"/>
        </w:rPr>
      </w:pPr>
      <w:r w:rsidDel="00000000" w:rsidR="00000000" w:rsidRPr="00000000">
        <w:rPr>
          <w:rFonts w:ascii="Arial Unicode MS" w:cs="Arial Unicode MS" w:eastAsia="Arial Unicode MS" w:hAnsi="Arial Unicode MS"/>
          <w:sz w:val="18"/>
          <w:szCs w:val="18"/>
          <w:rtl w:val="0"/>
        </w:rPr>
        <w:t xml:space="preserve">Tapioca starch → enzymatically or heat-treated → resistant dextrin</w:t>
        <w:br w:type="textWrapping"/>
      </w:r>
    </w:p>
    <w:p w:rsidR="00000000" w:rsidDel="00000000" w:rsidP="00000000" w:rsidRDefault="00000000" w:rsidRPr="00000000" w14:paraId="00001AF9">
      <w:pPr>
        <w:numPr>
          <w:ilvl w:val="0"/>
          <w:numId w:val="600"/>
        </w:numPr>
        <w:spacing w:after="240" w:before="0" w:beforeAutospacing="0" w:lineRule="auto"/>
        <w:ind w:left="1440" w:hanging="360"/>
        <w:rPr>
          <w:sz w:val="18"/>
          <w:szCs w:val="18"/>
        </w:rPr>
      </w:pPr>
      <w:r w:rsidDel="00000000" w:rsidR="00000000" w:rsidRPr="00000000">
        <w:rPr>
          <w:sz w:val="18"/>
          <w:szCs w:val="18"/>
          <w:rtl w:val="0"/>
        </w:rPr>
        <w:t xml:space="preserve">Your body can’t fully digest it, so it reaches the colon intact</w:t>
        <w:br w:type="textWrapping"/>
      </w:r>
    </w:p>
    <w:p w:rsidR="00000000" w:rsidDel="00000000" w:rsidP="00000000" w:rsidRDefault="00000000" w:rsidRPr="00000000" w14:paraId="00001AFA">
      <w:pPr>
        <w:spacing w:after="240" w:before="240" w:lineRule="auto"/>
        <w:ind w:left="720" w:hanging="36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B">
      <w:pPr>
        <w:pStyle w:val="Heading3"/>
        <w:keepNext w:val="0"/>
        <w:keepLines w:val="0"/>
        <w:spacing w:before="280" w:lineRule="auto"/>
        <w:ind w:left="1440" w:hanging="360"/>
        <w:rPr>
          <w:color w:val="000000"/>
          <w:sz w:val="22"/>
          <w:szCs w:val="22"/>
        </w:rPr>
      </w:pPr>
      <w:bookmarkStart w:colFirst="0" w:colLast="0" w:name="_igh2teb8tm88" w:id="917"/>
      <w:bookmarkEnd w:id="917"/>
      <w:r w:rsidDel="00000000" w:rsidR="00000000" w:rsidRPr="00000000">
        <w:rPr>
          <w:color w:val="000000"/>
          <w:sz w:val="22"/>
          <w:szCs w:val="22"/>
          <w:rtl w:val="0"/>
        </w:rPr>
        <w:t xml:space="preserve">Why it’s called “resistant”</w:t>
      </w:r>
    </w:p>
    <w:p w:rsidR="00000000" w:rsidDel="00000000" w:rsidP="00000000" w:rsidRDefault="00000000" w:rsidRPr="00000000" w14:paraId="00001AFC">
      <w:pPr>
        <w:numPr>
          <w:ilvl w:val="0"/>
          <w:numId w:val="1036"/>
        </w:numPr>
        <w:spacing w:after="0" w:afterAutospacing="0" w:before="240" w:lineRule="auto"/>
        <w:ind w:left="1440" w:hanging="360"/>
        <w:rPr>
          <w:sz w:val="18"/>
          <w:szCs w:val="18"/>
        </w:rPr>
      </w:pPr>
      <w:r w:rsidDel="00000000" w:rsidR="00000000" w:rsidRPr="00000000">
        <w:rPr>
          <w:sz w:val="18"/>
          <w:szCs w:val="18"/>
          <w:rtl w:val="0"/>
        </w:rPr>
        <w:t xml:space="preserve">“Resistant” = resistant to digestion</w:t>
        <w:br w:type="textWrapping"/>
      </w:r>
    </w:p>
    <w:p w:rsidR="00000000" w:rsidDel="00000000" w:rsidP="00000000" w:rsidRDefault="00000000" w:rsidRPr="00000000" w14:paraId="00001AFD">
      <w:pPr>
        <w:numPr>
          <w:ilvl w:val="0"/>
          <w:numId w:val="1036"/>
        </w:numPr>
        <w:spacing w:after="0" w:afterAutospacing="0" w:before="0" w:beforeAutospacing="0" w:lineRule="auto"/>
        <w:ind w:left="1440" w:hanging="360"/>
        <w:rPr>
          <w:b w:val="1"/>
          <w:bCs w:val="1"/>
        </w:rPr>
      </w:pPr>
      <w:r w:rsidDel="00000000" w:rsidR="00000000" w:rsidRPr="00000000">
        <w:rPr>
          <w:sz w:val="18"/>
          <w:szCs w:val="18"/>
          <w:rtl w:val="0"/>
        </w:rPr>
        <w:t xml:space="preserve">It doesn’t spike blood sugar like normal starch</w:t>
      </w:r>
      <w:r w:rsidDel="00000000" w:rsidR="00000000" w:rsidRPr="00000000">
        <w:rPr>
          <w:b w:val="1"/>
          <w:bCs w:val="1"/>
          <w:rtl w:val="0"/>
        </w:rPr>
        <w:br w:type="textWrapping"/>
      </w:r>
    </w:p>
    <w:p w:rsidR="00000000" w:rsidDel="00000000" w:rsidP="00000000" w:rsidRDefault="00000000" w:rsidRPr="00000000" w14:paraId="00001AFE">
      <w:pPr>
        <w:numPr>
          <w:ilvl w:val="0"/>
          <w:numId w:val="1036"/>
        </w:numPr>
        <w:spacing w:after="0" w:afterAutospacing="0" w:before="0" w:beforeAutospacing="0" w:lineRule="auto"/>
        <w:ind w:left="1440" w:hanging="360"/>
      </w:pPr>
      <w:r w:rsidDel="00000000" w:rsidR="00000000" w:rsidRPr="00000000">
        <w:rPr>
          <w:rtl w:val="0"/>
        </w:rPr>
        <w:t xml:space="preserve">Ferments in the gut instead of being absorbed</w:t>
        <w:br w:type="textWrapping"/>
      </w:r>
    </w:p>
    <w:p w:rsidR="00000000" w:rsidDel="00000000" w:rsidP="00000000" w:rsidRDefault="00000000" w:rsidRPr="00000000" w14:paraId="00001AFF">
      <w:pPr>
        <w:numPr>
          <w:ilvl w:val="0"/>
          <w:numId w:val="729"/>
        </w:numPr>
        <w:spacing w:after="240" w:before="0" w:beforeAutospacing="0" w:lineRule="auto"/>
        <w:ind w:left="720" w:hanging="360"/>
      </w:pPr>
      <w:r w:rsidDel="00000000" w:rsidR="00000000" w:rsidRPr="00000000">
        <w:rPr>
          <w:rtl w:val="0"/>
        </w:rPr>
        <w:t xml:space="preserve">Can be considered a </w:t>
      </w:r>
      <w:r w:rsidDel="00000000" w:rsidR="00000000" w:rsidRPr="00000000">
        <w:rPr>
          <w:b w:val="1"/>
          <w:bCs w:val="1"/>
          <w:rtl w:val="0"/>
        </w:rPr>
        <w:t xml:space="preserve">functional/isolated fiber</w:t>
        <w:br w:type="textWrapping"/>
      </w:r>
    </w:p>
    <w:p w:rsidR="00000000" w:rsidDel="00000000" w:rsidP="00000000" w:rsidRDefault="00000000" w:rsidRPr="00000000" w14:paraId="00001B00">
      <w:pPr>
        <w:spacing w:after="240" w:before="240" w:lineRule="auto"/>
        <w:rPr/>
      </w:pPr>
      <w:r w:rsidDel="00000000" w:rsidR="00000000" w:rsidRPr="00000000">
        <w:rPr>
          <w:rtl w:val="0"/>
        </w:rPr>
        <w:t xml:space="preserve">This matters because:</w:t>
      </w:r>
    </w:p>
    <w:p w:rsidR="00000000" w:rsidDel="00000000" w:rsidP="00000000" w:rsidRDefault="00000000" w:rsidRPr="00000000" w14:paraId="00001B01">
      <w:pPr>
        <w:numPr>
          <w:ilvl w:val="0"/>
          <w:numId w:val="1023"/>
        </w:numPr>
        <w:spacing w:after="0" w:afterAutospacing="0" w:before="240" w:lineRule="auto"/>
        <w:ind w:left="720" w:hanging="360"/>
      </w:pPr>
      <w:r w:rsidDel="00000000" w:rsidR="00000000" w:rsidRPr="00000000">
        <w:rPr>
          <w:rtl w:val="0"/>
        </w:rPr>
        <w:t xml:space="preserve">Some people associate these with gut issues</w:t>
        <w:br w:type="textWrapping"/>
      </w:r>
    </w:p>
    <w:p w:rsidR="00000000" w:rsidDel="00000000" w:rsidP="00000000" w:rsidRDefault="00000000" w:rsidRPr="00000000" w14:paraId="00001B02">
      <w:pPr>
        <w:numPr>
          <w:ilvl w:val="0"/>
          <w:numId w:val="1023"/>
        </w:numPr>
        <w:spacing w:after="240" w:before="0" w:beforeAutospacing="0" w:lineRule="auto"/>
        <w:ind w:left="720" w:hanging="360"/>
      </w:pPr>
      <w:r w:rsidDel="00000000" w:rsidR="00000000" w:rsidRPr="00000000">
        <w:rPr>
          <w:rtl w:val="0"/>
        </w:rPr>
        <w:t xml:space="preserve">Some UPF frameworks penalize isolated fibers</w:t>
        <w:br w:type="textWrapping"/>
      </w:r>
    </w:p>
    <w:p w:rsidR="00000000" w:rsidDel="00000000" w:rsidP="00000000" w:rsidRDefault="00000000" w:rsidRPr="00000000" w14:paraId="00001B03">
      <w:pPr>
        <w:spacing w:after="240" w:before="240" w:lineRule="auto"/>
        <w:rPr/>
      </w:pPr>
      <w:r w:rsidDel="00000000" w:rsidR="00000000" w:rsidRPr="00000000">
        <w:rPr>
          <w:rtl w:val="0"/>
        </w:rPr>
        <w:t xml:space="preserve">Again: not fatal — but needs precision.</w:t>
      </w:r>
    </w:p>
    <w:p w:rsidR="00000000" w:rsidDel="00000000" w:rsidP="00000000" w:rsidRDefault="00000000" w:rsidRPr="00000000" w14:paraId="00001B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5">
      <w:pPr>
        <w:pStyle w:val="Heading3"/>
        <w:keepNext w:val="0"/>
        <w:keepLines w:val="0"/>
        <w:spacing w:before="280" w:lineRule="auto"/>
        <w:rPr>
          <w:b w:val="1"/>
          <w:bCs w:val="1"/>
          <w:color w:val="000000"/>
          <w:sz w:val="26"/>
          <w:szCs w:val="26"/>
        </w:rPr>
      </w:pPr>
      <w:bookmarkStart w:colFirst="0" w:colLast="0" w:name="_isv9levrr4e3" w:id="918"/>
      <w:bookmarkEnd w:id="918"/>
      <w:r w:rsidDel="00000000" w:rsidR="00000000" w:rsidRPr="00000000">
        <w:rPr>
          <w:b w:val="1"/>
          <w:bCs w:val="1"/>
          <w:color w:val="000000"/>
          <w:sz w:val="26"/>
          <w:szCs w:val="26"/>
          <w:rtl w:val="0"/>
        </w:rPr>
        <w:t xml:space="preserve">D. Fruit Listed First vs Sugar Reality</w:t>
      </w:r>
    </w:p>
    <w:p w:rsidR="00000000" w:rsidDel="00000000" w:rsidP="00000000" w:rsidRDefault="00000000" w:rsidRPr="00000000" w14:paraId="00001B06">
      <w:pPr>
        <w:numPr>
          <w:ilvl w:val="0"/>
          <w:numId w:val="100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Organic dates are first → largest ingredient by weight</w:t>
        <w:br w:type="textWrapping"/>
      </w:r>
    </w:p>
    <w:p w:rsidR="00000000" w:rsidDel="00000000" w:rsidP="00000000" w:rsidRDefault="00000000" w:rsidRPr="00000000" w14:paraId="00001B07">
      <w:pPr>
        <w:numPr>
          <w:ilvl w:val="0"/>
          <w:numId w:val="1009"/>
        </w:numPr>
        <w:spacing w:after="0" w:afterAutospacing="0" w:before="0" w:beforeAutospacing="0" w:lineRule="auto"/>
        <w:ind w:left="720" w:hanging="360"/>
      </w:pPr>
      <w:r w:rsidDel="00000000" w:rsidR="00000000" w:rsidRPr="00000000">
        <w:rPr>
          <w:rtl w:val="0"/>
        </w:rPr>
        <w:t xml:space="preserve">Total sugars: </w:t>
      </w:r>
      <w:r w:rsidDel="00000000" w:rsidR="00000000" w:rsidRPr="00000000">
        <w:rPr>
          <w:b w:val="1"/>
          <w:bCs w:val="1"/>
          <w:rtl w:val="0"/>
        </w:rPr>
        <w:t xml:space="preserve">13g</w:t>
      </w:r>
      <w:r w:rsidDel="00000000" w:rsidR="00000000" w:rsidRPr="00000000">
        <w:rPr>
          <w:rtl w:val="0"/>
        </w:rPr>
        <w:t xml:space="preserve">, 0g added sugars (good)</w:t>
        <w:br w:type="textWrapping"/>
      </w:r>
    </w:p>
    <w:p w:rsidR="00000000" w:rsidDel="00000000" w:rsidP="00000000" w:rsidRDefault="00000000" w:rsidRPr="00000000" w14:paraId="00001B08">
      <w:pPr>
        <w:numPr>
          <w:ilvl w:val="0"/>
          <w:numId w:val="1009"/>
        </w:numPr>
        <w:spacing w:after="240" w:before="0" w:beforeAutospacing="0" w:lineRule="auto"/>
        <w:ind w:left="720" w:hanging="360"/>
      </w:pPr>
      <w:r w:rsidDel="00000000" w:rsidR="00000000" w:rsidRPr="00000000">
        <w:rPr>
          <w:rtl w:val="0"/>
        </w:rPr>
        <w:t xml:space="preserve">This is legit — but critics may still say “it’s basically a date bar”</w:t>
        <w:br w:type="textWrapping"/>
      </w:r>
    </w:p>
    <w:p w:rsidR="00000000" w:rsidDel="00000000" w:rsidP="00000000" w:rsidRDefault="00000000" w:rsidRPr="00000000" w14:paraId="00001B09">
      <w:pPr>
        <w:spacing w:after="240" w:before="240" w:lineRule="auto"/>
        <w:rPr/>
      </w:pPr>
      <w:r w:rsidDel="00000000" w:rsidR="00000000" w:rsidRPr="00000000">
        <w:rPr>
          <w:rtl w:val="0"/>
        </w:rPr>
        <w:t xml:space="preserve">We’ll need to be </w:t>
      </w:r>
      <w:r w:rsidDel="00000000" w:rsidR="00000000" w:rsidRPr="00000000">
        <w:rPr>
          <w:b w:val="1"/>
          <w:bCs w:val="1"/>
          <w:rtl w:val="0"/>
        </w:rPr>
        <w:t xml:space="preserve">honest and confident</w:t>
      </w:r>
      <w:r w:rsidDel="00000000" w:rsidR="00000000" w:rsidRPr="00000000">
        <w:rPr>
          <w:rtl w:val="0"/>
        </w:rPr>
        <w:t xml:space="preserve">, not defensive.</w:t>
      </w:r>
    </w:p>
    <w:p w:rsidR="00000000" w:rsidDel="00000000" w:rsidP="00000000" w:rsidRDefault="00000000" w:rsidRPr="00000000" w14:paraId="00001B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B">
      <w:pPr>
        <w:pStyle w:val="Heading3"/>
        <w:keepNext w:val="0"/>
        <w:keepLines w:val="0"/>
        <w:spacing w:before="280" w:lineRule="auto"/>
        <w:rPr>
          <w:b w:val="1"/>
          <w:bCs w:val="1"/>
          <w:color w:val="000000"/>
          <w:sz w:val="26"/>
          <w:szCs w:val="26"/>
        </w:rPr>
      </w:pPr>
      <w:bookmarkStart w:colFirst="0" w:colLast="0" w:name="_ur0ux67xl9m5" w:id="919"/>
      <w:bookmarkEnd w:id="919"/>
      <w:r w:rsidDel="00000000" w:rsidR="00000000" w:rsidRPr="00000000">
        <w:rPr>
          <w:b w:val="1"/>
          <w:bCs w:val="1"/>
          <w:color w:val="000000"/>
          <w:sz w:val="26"/>
          <w:szCs w:val="26"/>
          <w:rtl w:val="0"/>
        </w:rPr>
        <w:t xml:space="preserve">E. Fiber Is Extremely High (16g / 57% DV)</w:t>
      </w:r>
    </w:p>
    <w:p w:rsidR="00000000" w:rsidDel="00000000" w:rsidP="00000000" w:rsidRDefault="00000000" w:rsidRPr="00000000" w14:paraId="00001B0C">
      <w:pPr>
        <w:spacing w:after="240" w:before="240" w:lineRule="auto"/>
        <w:rPr/>
      </w:pPr>
      <w:r w:rsidDel="00000000" w:rsidR="00000000" w:rsidRPr="00000000">
        <w:rPr>
          <w:rtl w:val="0"/>
        </w:rPr>
        <w:t xml:space="preserve">This is both a </w:t>
      </w:r>
      <w:r w:rsidDel="00000000" w:rsidR="00000000" w:rsidRPr="00000000">
        <w:rPr>
          <w:b w:val="1"/>
          <w:bCs w:val="1"/>
          <w:rtl w:val="0"/>
        </w:rPr>
        <w:t xml:space="preserve">strength</w:t>
      </w:r>
      <w:r w:rsidDel="00000000" w:rsidR="00000000" w:rsidRPr="00000000">
        <w:rPr>
          <w:rtl w:val="0"/>
        </w:rPr>
        <w:t xml:space="preserve"> and a </w:t>
      </w:r>
      <w:r w:rsidDel="00000000" w:rsidR="00000000" w:rsidRPr="00000000">
        <w:rPr>
          <w:b w:val="1"/>
          <w:bCs w:val="1"/>
          <w:rtl w:val="0"/>
        </w:rPr>
        <w:t xml:space="preserve">liability</w:t>
      </w:r>
      <w:r w:rsidDel="00000000" w:rsidR="00000000" w:rsidRPr="00000000">
        <w:rPr>
          <w:rtl w:val="0"/>
        </w:rPr>
        <w:t xml:space="preserve">.</w:t>
      </w:r>
    </w:p>
    <w:p w:rsidR="00000000" w:rsidDel="00000000" w:rsidP="00000000" w:rsidRDefault="00000000" w:rsidRPr="00000000" w14:paraId="00001B0D">
      <w:pPr>
        <w:spacing w:after="240" w:before="240" w:lineRule="auto"/>
        <w:rPr/>
      </w:pPr>
      <w:r w:rsidDel="00000000" w:rsidR="00000000" w:rsidRPr="00000000">
        <w:rPr>
          <w:rtl w:val="0"/>
        </w:rPr>
        <w:t xml:space="preserve">Pros:</w:t>
      </w:r>
    </w:p>
    <w:p w:rsidR="00000000" w:rsidDel="00000000" w:rsidP="00000000" w:rsidRDefault="00000000" w:rsidRPr="00000000" w14:paraId="00001B0E">
      <w:pPr>
        <w:numPr>
          <w:ilvl w:val="0"/>
          <w:numId w:val="806"/>
        </w:numPr>
        <w:spacing w:after="0" w:afterAutospacing="0" w:before="240" w:lineRule="auto"/>
        <w:ind w:left="720" w:hanging="360"/>
      </w:pPr>
      <w:r w:rsidDel="00000000" w:rsidR="00000000" w:rsidRPr="00000000">
        <w:rPr>
          <w:rtl w:val="0"/>
        </w:rPr>
        <w:t xml:space="preserve">Huge differentiator</w:t>
        <w:br w:type="textWrapping"/>
      </w:r>
    </w:p>
    <w:p w:rsidR="00000000" w:rsidDel="00000000" w:rsidP="00000000" w:rsidRDefault="00000000" w:rsidRPr="00000000" w14:paraId="00001B0F">
      <w:pPr>
        <w:numPr>
          <w:ilvl w:val="0"/>
          <w:numId w:val="806"/>
        </w:numPr>
        <w:spacing w:after="240" w:before="0" w:beforeAutospacing="0" w:lineRule="auto"/>
        <w:ind w:left="720" w:hanging="360"/>
      </w:pPr>
      <w:r w:rsidDel="00000000" w:rsidR="00000000" w:rsidRPr="00000000">
        <w:rPr>
          <w:rtl w:val="0"/>
        </w:rPr>
        <w:t xml:space="preserve">Satiety, gut narrative</w:t>
        <w:br w:type="textWrapping"/>
      </w:r>
    </w:p>
    <w:p w:rsidR="00000000" w:rsidDel="00000000" w:rsidP="00000000" w:rsidRDefault="00000000" w:rsidRPr="00000000" w14:paraId="00001B10">
      <w:pPr>
        <w:spacing w:after="240" w:before="240" w:lineRule="auto"/>
        <w:rPr/>
      </w:pPr>
      <w:r w:rsidDel="00000000" w:rsidR="00000000" w:rsidRPr="00000000">
        <w:rPr>
          <w:rtl w:val="0"/>
        </w:rPr>
        <w:t xml:space="preserve">Cons:</w:t>
      </w:r>
    </w:p>
    <w:p w:rsidR="00000000" w:rsidDel="00000000" w:rsidP="00000000" w:rsidRDefault="00000000" w:rsidRPr="00000000" w14:paraId="00001B11">
      <w:pPr>
        <w:numPr>
          <w:ilvl w:val="0"/>
          <w:numId w:val="706"/>
        </w:numPr>
        <w:spacing w:after="0" w:afterAutospacing="0" w:before="240" w:lineRule="auto"/>
        <w:ind w:left="720" w:hanging="360"/>
      </w:pPr>
      <w:r w:rsidDel="00000000" w:rsidR="00000000" w:rsidRPr="00000000">
        <w:rPr>
          <w:rtl w:val="0"/>
        </w:rPr>
        <w:t xml:space="preserve">Gas, bloating complaints if over-promised</w:t>
        <w:br w:type="textWrapping"/>
      </w:r>
    </w:p>
    <w:p w:rsidR="00000000" w:rsidDel="00000000" w:rsidP="00000000" w:rsidRDefault="00000000" w:rsidRPr="00000000" w14:paraId="00001B12">
      <w:pPr>
        <w:numPr>
          <w:ilvl w:val="0"/>
          <w:numId w:val="706"/>
        </w:numPr>
        <w:spacing w:after="240" w:before="0" w:beforeAutospacing="0" w:lineRule="auto"/>
        <w:ind w:left="720" w:hanging="360"/>
      </w:pPr>
      <w:r w:rsidDel="00000000" w:rsidR="00000000" w:rsidRPr="00000000">
        <w:rPr>
          <w:rtl w:val="0"/>
        </w:rPr>
        <w:t xml:space="preserve">Needs responsible messaging (especially for kids)</w:t>
        <w:br w:type="textWrapping"/>
      </w:r>
    </w:p>
    <w:p w:rsidR="00000000" w:rsidDel="00000000" w:rsidP="00000000" w:rsidRDefault="00000000" w:rsidRPr="00000000" w14:paraId="00001B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4">
      <w:pPr>
        <w:pStyle w:val="Heading2"/>
        <w:keepNext w:val="0"/>
        <w:keepLines w:val="0"/>
        <w:spacing w:after="80" w:lineRule="auto"/>
        <w:rPr>
          <w:b w:val="1"/>
          <w:bCs w:val="1"/>
          <w:sz w:val="34"/>
          <w:szCs w:val="34"/>
        </w:rPr>
      </w:pPr>
      <w:bookmarkStart w:colFirst="0" w:colLast="0" w:name="_eockvq93h1x2" w:id="920"/>
      <w:bookmarkEnd w:id="920"/>
      <w:r w:rsidDel="00000000" w:rsidR="00000000" w:rsidRPr="00000000">
        <w:rPr>
          <w:b w:val="1"/>
          <w:bCs w:val="1"/>
          <w:sz w:val="34"/>
          <w:szCs w:val="34"/>
          <w:rtl w:val="0"/>
        </w:rPr>
        <w:t xml:space="preserve">Precision Questions (Answer These Before We Move Forward)</w:t>
      </w:r>
    </w:p>
    <w:p w:rsidR="00000000" w:rsidDel="00000000" w:rsidP="00000000" w:rsidRDefault="00000000" w:rsidRPr="00000000" w14:paraId="00001B15">
      <w:pPr>
        <w:spacing w:after="240" w:before="240" w:lineRule="auto"/>
        <w:rPr/>
      </w:pPr>
      <w:r w:rsidDel="00000000" w:rsidR="00000000" w:rsidRPr="00000000">
        <w:rPr>
          <w:rtl w:val="0"/>
        </w:rPr>
        <w:t xml:space="preserve">Please answer </w:t>
      </w:r>
      <w:r w:rsidDel="00000000" w:rsidR="00000000" w:rsidRPr="00000000">
        <w:rPr>
          <w:b w:val="1"/>
          <w:bCs w:val="1"/>
          <w:rtl w:val="0"/>
        </w:rPr>
        <w:t xml:space="preserve">exactly and factually</w:t>
      </w:r>
      <w:r w:rsidDel="00000000" w:rsidR="00000000" w:rsidRPr="00000000">
        <w:rPr>
          <w:rtl w:val="0"/>
        </w:rPr>
        <w:t xml:space="preserve"> — short bullets are perfect.</w:t>
      </w:r>
    </w:p>
    <w:p w:rsidR="00000000" w:rsidDel="00000000" w:rsidP="00000000" w:rsidRDefault="00000000" w:rsidRPr="00000000" w14:paraId="00001B16">
      <w:pPr>
        <w:pStyle w:val="Heading3"/>
        <w:keepNext w:val="0"/>
        <w:keepLines w:val="0"/>
        <w:spacing w:before="280" w:lineRule="auto"/>
        <w:rPr>
          <w:b w:val="1"/>
          <w:bCs w:val="1"/>
          <w:color w:val="000000"/>
          <w:sz w:val="26"/>
          <w:szCs w:val="26"/>
        </w:rPr>
      </w:pPr>
      <w:bookmarkStart w:colFirst="0" w:colLast="0" w:name="_6zlv7m4iauhx" w:id="921"/>
      <w:bookmarkEnd w:id="921"/>
      <w:r w:rsidDel="00000000" w:rsidR="00000000" w:rsidRPr="00000000">
        <w:rPr>
          <w:b w:val="1"/>
          <w:bCs w:val="1"/>
          <w:color w:val="000000"/>
          <w:sz w:val="26"/>
          <w:szCs w:val="26"/>
          <w:rtl w:val="0"/>
        </w:rPr>
        <w:t xml:space="preserve">Ingredients &amp; Sourcing</w:t>
      </w:r>
    </w:p>
    <w:p w:rsidR="00000000" w:rsidDel="00000000" w:rsidP="00000000" w:rsidRDefault="00000000" w:rsidRPr="00000000" w14:paraId="00001B17">
      <w:pPr>
        <w:numPr>
          <w:ilvl w:val="0"/>
          <w:numId w:val="48"/>
        </w:numPr>
        <w:spacing w:after="0" w:afterAutospacing="0" w:before="240" w:lineRule="auto"/>
        <w:ind w:left="720" w:hanging="360"/>
      </w:pPr>
      <w:r w:rsidDel="00000000" w:rsidR="00000000" w:rsidRPr="00000000">
        <w:rPr>
          <w:b w:val="1"/>
          <w:bCs w:val="1"/>
          <w:rtl w:val="0"/>
        </w:rPr>
        <w:t xml:space="preserve">Defatted peanut flour</w:t>
        <w:br w:type="textWrapping"/>
      </w:r>
    </w:p>
    <w:p w:rsidR="00000000" w:rsidDel="00000000" w:rsidP="00000000" w:rsidRDefault="00000000" w:rsidRPr="00000000" w14:paraId="00001B18">
      <w:pPr>
        <w:numPr>
          <w:ilvl w:val="1"/>
          <w:numId w:val="48"/>
        </w:numPr>
        <w:spacing w:after="0" w:afterAutospacing="0" w:before="0" w:beforeAutospacing="0" w:lineRule="auto"/>
        <w:ind w:left="1440" w:hanging="360"/>
      </w:pPr>
      <w:r w:rsidDel="00000000" w:rsidR="00000000" w:rsidRPr="00000000">
        <w:rPr>
          <w:rtl w:val="0"/>
        </w:rPr>
        <w:t xml:space="preserve">How is it made? (mechanical vs solvent)</w:t>
        <w:br w:type="textWrapping"/>
      </w:r>
    </w:p>
    <w:p w:rsidR="00000000" w:rsidDel="00000000" w:rsidP="00000000" w:rsidRDefault="00000000" w:rsidRPr="00000000" w14:paraId="00001B19">
      <w:pPr>
        <w:numPr>
          <w:ilvl w:val="1"/>
          <w:numId w:val="48"/>
        </w:numPr>
        <w:spacing w:after="0" w:afterAutospacing="0" w:before="0" w:beforeAutospacing="0" w:lineRule="auto"/>
        <w:ind w:left="1440" w:hanging="360"/>
      </w:pPr>
      <w:r w:rsidDel="00000000" w:rsidR="00000000" w:rsidRPr="00000000">
        <w:rPr>
          <w:rtl w:val="0"/>
        </w:rPr>
        <w:t xml:space="preserve">Supplier name?</w:t>
        <w:br w:type="textWrapping"/>
      </w:r>
    </w:p>
    <w:p w:rsidR="00000000" w:rsidDel="00000000" w:rsidP="00000000" w:rsidRDefault="00000000" w:rsidRPr="00000000" w14:paraId="00001B1A">
      <w:pPr>
        <w:numPr>
          <w:ilvl w:val="1"/>
          <w:numId w:val="48"/>
        </w:numPr>
        <w:spacing w:after="0" w:afterAutospacing="0" w:before="0" w:beforeAutospacing="0" w:lineRule="auto"/>
        <w:ind w:left="1440" w:hanging="360"/>
      </w:pPr>
      <w:r w:rsidDel="00000000" w:rsidR="00000000" w:rsidRPr="00000000">
        <w:rPr>
          <w:rtl w:val="0"/>
        </w:rPr>
        <w:t xml:space="preserve">Any hexane or chemical solvents involved? (Yes / No)</w:t>
        <w:br w:type="textWrapping"/>
      </w:r>
    </w:p>
    <w:p w:rsidR="00000000" w:rsidDel="00000000" w:rsidP="00000000" w:rsidRDefault="00000000" w:rsidRPr="00000000" w14:paraId="00001B1B">
      <w:pPr>
        <w:numPr>
          <w:ilvl w:val="0"/>
          <w:numId w:val="48"/>
        </w:numPr>
        <w:spacing w:after="0" w:afterAutospacing="0" w:before="0" w:beforeAutospacing="0" w:lineRule="auto"/>
        <w:ind w:left="720" w:hanging="360"/>
      </w:pPr>
      <w:r w:rsidDel="00000000" w:rsidR="00000000" w:rsidRPr="00000000">
        <w:rPr>
          <w:b w:val="1"/>
          <w:bCs w:val="1"/>
          <w:rtl w:val="0"/>
        </w:rPr>
        <w:t xml:space="preserve">Tapioca fiber</w:t>
        <w:br w:type="textWrapping"/>
      </w:r>
    </w:p>
    <w:p w:rsidR="00000000" w:rsidDel="00000000" w:rsidP="00000000" w:rsidRDefault="00000000" w:rsidRPr="00000000" w14:paraId="00001B1C">
      <w:pPr>
        <w:numPr>
          <w:ilvl w:val="1"/>
          <w:numId w:val="48"/>
        </w:numPr>
        <w:spacing w:after="0" w:afterAutospacing="0" w:before="0" w:beforeAutospacing="0" w:lineRule="auto"/>
        <w:ind w:left="1440" w:hanging="360"/>
      </w:pPr>
      <w:r w:rsidDel="00000000" w:rsidR="00000000" w:rsidRPr="00000000">
        <w:rPr>
          <w:rtl w:val="0"/>
        </w:rPr>
        <w:t xml:space="preserve">Exact type (resistant dextrin? soluble fiber?)</w:t>
        <w:br w:type="textWrapping"/>
      </w:r>
    </w:p>
    <w:p w:rsidR="00000000" w:rsidDel="00000000" w:rsidP="00000000" w:rsidRDefault="00000000" w:rsidRPr="00000000" w14:paraId="00001B1D">
      <w:pPr>
        <w:numPr>
          <w:ilvl w:val="1"/>
          <w:numId w:val="48"/>
        </w:numPr>
        <w:spacing w:after="0" w:afterAutospacing="0" w:before="0" w:beforeAutospacing="0" w:lineRule="auto"/>
        <w:ind w:left="1440" w:hanging="360"/>
      </w:pPr>
      <w:r w:rsidDel="00000000" w:rsidR="00000000" w:rsidRPr="00000000">
        <w:rPr>
          <w:rtl w:val="0"/>
        </w:rPr>
        <w:t xml:space="preserve">Supplier?</w:t>
        <w:br w:type="textWrapping"/>
      </w:r>
    </w:p>
    <w:p w:rsidR="00000000" w:rsidDel="00000000" w:rsidP="00000000" w:rsidRDefault="00000000" w:rsidRPr="00000000" w14:paraId="00001B1E">
      <w:pPr>
        <w:numPr>
          <w:ilvl w:val="1"/>
          <w:numId w:val="48"/>
        </w:numPr>
        <w:spacing w:after="0" w:afterAutospacing="0" w:before="0" w:beforeAutospacing="0" w:lineRule="auto"/>
        <w:ind w:left="1440" w:hanging="360"/>
      </w:pPr>
      <w:r w:rsidDel="00000000" w:rsidR="00000000" w:rsidRPr="00000000">
        <w:rPr>
          <w:rtl w:val="0"/>
        </w:rPr>
        <w:t xml:space="preserve">Any digestive tolerance testing done?</w:t>
        <w:br w:type="textWrapping"/>
      </w:r>
    </w:p>
    <w:p w:rsidR="00000000" w:rsidDel="00000000" w:rsidP="00000000" w:rsidRDefault="00000000" w:rsidRPr="00000000" w14:paraId="00001B1F">
      <w:pPr>
        <w:numPr>
          <w:ilvl w:val="0"/>
          <w:numId w:val="48"/>
        </w:numPr>
        <w:spacing w:after="0" w:afterAutospacing="0" w:before="0" w:beforeAutospacing="0" w:lineRule="auto"/>
        <w:ind w:left="720" w:hanging="360"/>
      </w:pPr>
      <w:r w:rsidDel="00000000" w:rsidR="00000000" w:rsidRPr="00000000">
        <w:rPr>
          <w:b w:val="1"/>
          <w:bCs w:val="1"/>
          <w:rtl w:val="0"/>
        </w:rPr>
        <w:t xml:space="preserve">Natural peanut butter</w:t>
        <w:br w:type="textWrapping"/>
      </w:r>
    </w:p>
    <w:p w:rsidR="00000000" w:rsidDel="00000000" w:rsidP="00000000" w:rsidRDefault="00000000" w:rsidRPr="00000000" w14:paraId="00001B20">
      <w:pPr>
        <w:numPr>
          <w:ilvl w:val="1"/>
          <w:numId w:val="48"/>
        </w:numPr>
        <w:spacing w:after="0" w:afterAutospacing="0" w:before="0" w:beforeAutospacing="0" w:lineRule="auto"/>
        <w:ind w:left="1440" w:hanging="360"/>
      </w:pPr>
      <w:r w:rsidDel="00000000" w:rsidR="00000000" w:rsidRPr="00000000">
        <w:rPr>
          <w:rtl w:val="0"/>
        </w:rPr>
        <w:t xml:space="preserve">Full ingredient breakdown?</w:t>
        <w:br w:type="textWrapping"/>
      </w:r>
    </w:p>
    <w:p w:rsidR="00000000" w:rsidDel="00000000" w:rsidP="00000000" w:rsidRDefault="00000000" w:rsidRPr="00000000" w14:paraId="00001B21">
      <w:pPr>
        <w:numPr>
          <w:ilvl w:val="1"/>
          <w:numId w:val="48"/>
        </w:numPr>
        <w:spacing w:after="240" w:before="0" w:beforeAutospacing="0" w:lineRule="auto"/>
        <w:ind w:left="1440" w:hanging="360"/>
      </w:pPr>
      <w:r w:rsidDel="00000000" w:rsidR="00000000" w:rsidRPr="00000000">
        <w:rPr>
          <w:rtl w:val="0"/>
        </w:rPr>
        <w:t xml:space="preserve">Any added oils or stabilizers?</w:t>
        <w:br w:type="textWrapping"/>
      </w:r>
    </w:p>
    <w:p w:rsidR="00000000" w:rsidDel="00000000" w:rsidP="00000000" w:rsidRDefault="00000000" w:rsidRPr="00000000" w14:paraId="00001B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3">
      <w:pPr>
        <w:pStyle w:val="Heading3"/>
        <w:keepNext w:val="0"/>
        <w:keepLines w:val="0"/>
        <w:spacing w:before="280" w:lineRule="auto"/>
        <w:rPr>
          <w:b w:val="1"/>
          <w:bCs w:val="1"/>
          <w:color w:val="000000"/>
          <w:sz w:val="26"/>
          <w:szCs w:val="26"/>
        </w:rPr>
      </w:pPr>
      <w:bookmarkStart w:colFirst="0" w:colLast="0" w:name="_pfqnvycsipdm" w:id="922"/>
      <w:bookmarkEnd w:id="922"/>
      <w:r w:rsidDel="00000000" w:rsidR="00000000" w:rsidRPr="00000000">
        <w:rPr>
          <w:b w:val="1"/>
          <w:bCs w:val="1"/>
          <w:color w:val="000000"/>
          <w:sz w:val="26"/>
          <w:szCs w:val="26"/>
          <w:rtl w:val="0"/>
        </w:rPr>
        <w:t xml:space="preserve">Formula &amp; Claims Control</w:t>
      </w:r>
    </w:p>
    <w:p w:rsidR="00000000" w:rsidDel="00000000" w:rsidP="00000000" w:rsidRDefault="00000000" w:rsidRPr="00000000" w14:paraId="00001B24">
      <w:pPr>
        <w:numPr>
          <w:ilvl w:val="0"/>
          <w:numId w:val="558"/>
        </w:numPr>
        <w:spacing w:after="0" w:afterAutospacing="0" w:before="240" w:lineRule="auto"/>
        <w:ind w:left="720" w:hanging="360"/>
      </w:pPr>
      <w:r w:rsidDel="00000000" w:rsidR="00000000" w:rsidRPr="00000000">
        <w:rPr>
          <w:rtl w:val="0"/>
        </w:rPr>
        <w:t xml:space="preserve">Has this </w:t>
      </w:r>
      <w:r w:rsidDel="00000000" w:rsidR="00000000" w:rsidRPr="00000000">
        <w:rPr>
          <w:b w:val="1"/>
          <w:bCs w:val="1"/>
          <w:rtl w:val="0"/>
        </w:rPr>
        <w:t xml:space="preserve">exact formula</w:t>
      </w:r>
      <w:r w:rsidDel="00000000" w:rsidR="00000000" w:rsidRPr="00000000">
        <w:rPr>
          <w:rtl w:val="0"/>
        </w:rPr>
        <w:t xml:space="preserve">:</w:t>
        <w:br w:type="textWrapping"/>
      </w:r>
    </w:p>
    <w:p w:rsidR="00000000" w:rsidDel="00000000" w:rsidP="00000000" w:rsidRDefault="00000000" w:rsidRPr="00000000" w14:paraId="00001B25">
      <w:pPr>
        <w:numPr>
          <w:ilvl w:val="1"/>
          <w:numId w:val="558"/>
        </w:numPr>
        <w:spacing w:after="0" w:afterAutospacing="0" w:before="0" w:beforeAutospacing="0" w:lineRule="auto"/>
        <w:ind w:left="1440" w:hanging="360"/>
      </w:pPr>
      <w:r w:rsidDel="00000000" w:rsidR="00000000" w:rsidRPr="00000000">
        <w:rPr>
          <w:rtl w:val="0"/>
        </w:rPr>
        <w:t xml:space="preserve">Been lab tested? (nutritional + contaminants)</w:t>
        <w:br w:type="textWrapping"/>
      </w:r>
    </w:p>
    <w:p w:rsidR="00000000" w:rsidDel="00000000" w:rsidP="00000000" w:rsidRDefault="00000000" w:rsidRPr="00000000" w14:paraId="00001B26">
      <w:pPr>
        <w:numPr>
          <w:ilvl w:val="1"/>
          <w:numId w:val="558"/>
        </w:numPr>
        <w:spacing w:after="0" w:afterAutospacing="0" w:before="0" w:beforeAutospacing="0" w:lineRule="auto"/>
        <w:ind w:left="1440" w:hanging="360"/>
      </w:pPr>
      <w:r w:rsidDel="00000000" w:rsidR="00000000" w:rsidRPr="00000000">
        <w:rPr>
          <w:rtl w:val="0"/>
        </w:rPr>
        <w:t xml:space="preserve">Been finalized, or is it still changeable?</w:t>
        <w:br w:type="textWrapping"/>
      </w:r>
    </w:p>
    <w:p w:rsidR="00000000" w:rsidDel="00000000" w:rsidP="00000000" w:rsidRDefault="00000000" w:rsidRPr="00000000" w14:paraId="00001B27">
      <w:pPr>
        <w:numPr>
          <w:ilvl w:val="0"/>
          <w:numId w:val="558"/>
        </w:numPr>
        <w:spacing w:after="0" w:afterAutospacing="0" w:before="0" w:beforeAutospacing="0" w:lineRule="auto"/>
        <w:ind w:left="720" w:hanging="360"/>
      </w:pPr>
      <w:r w:rsidDel="00000000" w:rsidR="00000000" w:rsidRPr="00000000">
        <w:rPr>
          <w:rtl w:val="0"/>
        </w:rPr>
        <w:t xml:space="preserve">Is this bar intended for:</w:t>
        <w:br w:type="textWrapping"/>
      </w:r>
    </w:p>
    <w:p w:rsidR="00000000" w:rsidDel="00000000" w:rsidP="00000000" w:rsidRDefault="00000000" w:rsidRPr="00000000" w14:paraId="00001B28">
      <w:pPr>
        <w:numPr>
          <w:ilvl w:val="1"/>
          <w:numId w:val="558"/>
        </w:numPr>
        <w:spacing w:after="0" w:afterAutospacing="0" w:before="0" w:beforeAutospacing="0" w:lineRule="auto"/>
        <w:ind w:left="1440" w:hanging="360"/>
      </w:pPr>
      <w:r w:rsidDel="00000000" w:rsidR="00000000" w:rsidRPr="00000000">
        <w:rPr>
          <w:b w:val="1"/>
          <w:bCs w:val="1"/>
          <w:rtl w:val="0"/>
        </w:rPr>
        <w:t xml:space="preserve">Adults</w:t>
        <w:br w:type="textWrapping"/>
      </w:r>
    </w:p>
    <w:p w:rsidR="00000000" w:rsidDel="00000000" w:rsidP="00000000" w:rsidRDefault="00000000" w:rsidRPr="00000000" w14:paraId="00001B29">
      <w:pPr>
        <w:numPr>
          <w:ilvl w:val="1"/>
          <w:numId w:val="558"/>
        </w:numPr>
        <w:spacing w:after="0" w:afterAutospacing="0" w:before="0" w:beforeAutospacing="0" w:lineRule="auto"/>
        <w:ind w:left="1440" w:hanging="360"/>
      </w:pPr>
      <w:r w:rsidDel="00000000" w:rsidR="00000000" w:rsidRPr="00000000">
        <w:rPr>
          <w:b w:val="1"/>
          <w:bCs w:val="1"/>
          <w:rtl w:val="0"/>
        </w:rPr>
        <w:t xml:space="preserve">Kids</w:t>
        <w:br w:type="textWrapping"/>
      </w:r>
    </w:p>
    <w:p w:rsidR="00000000" w:rsidDel="00000000" w:rsidP="00000000" w:rsidRDefault="00000000" w:rsidRPr="00000000" w14:paraId="00001B2A">
      <w:pPr>
        <w:numPr>
          <w:ilvl w:val="1"/>
          <w:numId w:val="558"/>
        </w:numPr>
        <w:spacing w:after="240" w:before="0" w:beforeAutospacing="0" w:lineRule="auto"/>
        <w:ind w:left="1440" w:hanging="360"/>
      </w:pPr>
      <w:r w:rsidDel="00000000" w:rsidR="00000000" w:rsidRPr="00000000">
        <w:rPr>
          <w:b w:val="1"/>
          <w:bCs w:val="1"/>
          <w:rtl w:val="0"/>
        </w:rPr>
        <w:t xml:space="preserve">Both</w:t>
      </w:r>
      <w:r w:rsidDel="00000000" w:rsidR="00000000" w:rsidRPr="00000000">
        <w:rPr>
          <w:rtl w:val="0"/>
        </w:rPr>
        <w:t xml:space="preserve"> (this affects how we talk about fiber + digestion)</w:t>
      </w:r>
    </w:p>
    <w:p w:rsidR="00000000" w:rsidDel="00000000" w:rsidP="00000000" w:rsidRDefault="00000000" w:rsidRPr="00000000" w14:paraId="00001B2B">
      <w:pPr>
        <w:shd w:fill="ffffff" w:val="clear"/>
        <w:spacing w:after="240" w:before="240" w:lineRule="auto"/>
        <w:rPr>
          <w:color w:val="222222"/>
        </w:rPr>
      </w:pPr>
      <w:r w:rsidDel="00000000" w:rsidR="00000000" w:rsidRPr="00000000">
        <w:rPr>
          <w:color w:val="222222"/>
          <w:rtl w:val="0"/>
        </w:rPr>
        <w:t xml:space="preserve">We also need to identify where and how each ingredient is sourced and what the contract with those providers looks like. </w:t>
      </w:r>
    </w:p>
    <w:p w:rsidR="00000000" w:rsidDel="00000000" w:rsidP="00000000" w:rsidRDefault="00000000" w:rsidRPr="00000000" w14:paraId="00001B2C">
      <w:pPr>
        <w:shd w:fill="ffffff" w:val="clear"/>
        <w:spacing w:after="240" w:before="240" w:lineRule="auto"/>
        <w:rPr>
          <w:color w:val="222222"/>
        </w:rPr>
      </w:pPr>
      <w:r w:rsidDel="00000000" w:rsidR="00000000" w:rsidRPr="00000000">
        <w:rPr>
          <w:color w:val="222222"/>
          <w:rtl w:val="0"/>
        </w:rPr>
        <w:t xml:space="preserve">I would like to know how all these natural ingredients stay fresh without preservatives. I know they are doing a shelf life study—we need detail on it. </w:t>
      </w:r>
    </w:p>
    <w:p w:rsidR="00000000" w:rsidDel="00000000" w:rsidP="00000000" w:rsidRDefault="00000000" w:rsidRPr="00000000" w14:paraId="00001B2D">
      <w:pPr>
        <w:spacing w:after="240" w:before="240" w:lineRule="auto"/>
        <w:rPr/>
      </w:pPr>
      <w:r w:rsidDel="00000000" w:rsidR="00000000" w:rsidRPr="00000000">
        <w:rPr>
          <w:rtl w:val="0"/>
        </w:rPr>
      </w:r>
    </w:p>
    <w:p w:rsidR="00000000" w:rsidDel="00000000" w:rsidP="00000000" w:rsidRDefault="00000000" w:rsidRPr="00000000" w14:paraId="00001B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F">
      <w:pPr>
        <w:pStyle w:val="Heading3"/>
        <w:keepNext w:val="0"/>
        <w:keepLines w:val="0"/>
        <w:spacing w:before="280" w:lineRule="auto"/>
        <w:rPr>
          <w:b w:val="1"/>
          <w:bCs w:val="1"/>
          <w:color w:val="000000"/>
          <w:sz w:val="26"/>
          <w:szCs w:val="26"/>
        </w:rPr>
      </w:pPr>
      <w:bookmarkStart w:colFirst="0" w:colLast="0" w:name="_lp108jtwov9k" w:id="923"/>
      <w:bookmarkEnd w:id="923"/>
      <w:r w:rsidDel="00000000" w:rsidR="00000000" w:rsidRPr="00000000">
        <w:rPr>
          <w:b w:val="1"/>
          <w:bCs w:val="1"/>
          <w:color w:val="000000"/>
          <w:sz w:val="26"/>
          <w:szCs w:val="26"/>
          <w:rtl w:val="0"/>
        </w:rPr>
        <w:t xml:space="preserve">Regulatory Cleanliness</w:t>
      </w:r>
    </w:p>
    <w:p w:rsidR="00000000" w:rsidDel="00000000" w:rsidP="00000000" w:rsidRDefault="00000000" w:rsidRPr="00000000" w14:paraId="00001B30">
      <w:pPr>
        <w:numPr>
          <w:ilvl w:val="0"/>
          <w:numId w:val="204"/>
        </w:numPr>
        <w:spacing w:after="0" w:afterAutospacing="0" w:before="240" w:lineRule="auto"/>
        <w:ind w:left="720" w:hanging="360"/>
      </w:pPr>
      <w:r w:rsidDel="00000000" w:rsidR="00000000" w:rsidRPr="00000000">
        <w:rPr>
          <w:rtl w:val="0"/>
        </w:rPr>
        <w:t xml:space="preserve">Has a </w:t>
      </w:r>
      <w:r w:rsidDel="00000000" w:rsidR="00000000" w:rsidRPr="00000000">
        <w:rPr>
          <w:b w:val="1"/>
          <w:bCs w:val="1"/>
          <w:rtl w:val="0"/>
        </w:rPr>
        <w:t xml:space="preserve">food regulatory expert</w:t>
      </w:r>
      <w:r w:rsidDel="00000000" w:rsidR="00000000" w:rsidRPr="00000000">
        <w:rPr>
          <w:rtl w:val="0"/>
        </w:rPr>
        <w:t xml:space="preserve"> or co-packer signed off on:</w:t>
        <w:br w:type="textWrapping"/>
      </w:r>
    </w:p>
    <w:p w:rsidR="00000000" w:rsidDel="00000000" w:rsidP="00000000" w:rsidRDefault="00000000" w:rsidRPr="00000000" w14:paraId="00001B31">
      <w:pPr>
        <w:numPr>
          <w:ilvl w:val="1"/>
          <w:numId w:val="204"/>
        </w:numPr>
        <w:spacing w:after="0" w:afterAutospacing="0" w:before="0" w:beforeAutospacing="0" w:lineRule="auto"/>
        <w:ind w:left="1440" w:hanging="360"/>
      </w:pPr>
      <w:r w:rsidDel="00000000" w:rsidR="00000000" w:rsidRPr="00000000">
        <w:rPr>
          <w:rtl w:val="0"/>
        </w:rPr>
        <w:t xml:space="preserve">“No added sugars”</w:t>
        <w:br w:type="textWrapping"/>
      </w:r>
    </w:p>
    <w:p w:rsidR="00000000" w:rsidDel="00000000" w:rsidP="00000000" w:rsidRDefault="00000000" w:rsidRPr="00000000" w14:paraId="00001B32">
      <w:pPr>
        <w:numPr>
          <w:ilvl w:val="1"/>
          <w:numId w:val="204"/>
        </w:numPr>
        <w:spacing w:after="0" w:afterAutospacing="0" w:before="0" w:beforeAutospacing="0" w:lineRule="auto"/>
        <w:ind w:left="1440" w:hanging="360"/>
      </w:pPr>
      <w:r w:rsidDel="00000000" w:rsidR="00000000" w:rsidRPr="00000000">
        <w:rPr>
          <w:rtl w:val="0"/>
        </w:rPr>
        <w:t xml:space="preserve">Ingredient order</w:t>
        <w:br w:type="textWrapping"/>
      </w:r>
    </w:p>
    <w:p w:rsidR="00000000" w:rsidDel="00000000" w:rsidP="00000000" w:rsidRDefault="00000000" w:rsidRPr="00000000" w14:paraId="00001B33">
      <w:pPr>
        <w:numPr>
          <w:ilvl w:val="1"/>
          <w:numId w:val="204"/>
        </w:numPr>
        <w:spacing w:after="240" w:before="0" w:beforeAutospacing="0" w:lineRule="auto"/>
        <w:ind w:left="1440" w:hanging="360"/>
      </w:pPr>
      <w:r w:rsidDel="00000000" w:rsidR="00000000" w:rsidRPr="00000000">
        <w:rPr>
          <w:rtl w:val="0"/>
        </w:rPr>
        <w:t xml:space="preserve">Allergen statement</w:t>
        <w:br w:type="textWrapping"/>
      </w:r>
    </w:p>
    <w:p w:rsidR="00000000" w:rsidDel="00000000" w:rsidP="00000000" w:rsidRDefault="00000000" w:rsidRPr="00000000" w14:paraId="00001B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5">
      <w:pPr>
        <w:pStyle w:val="Heading2"/>
        <w:keepNext w:val="0"/>
        <w:keepLines w:val="0"/>
        <w:spacing w:after="80" w:lineRule="auto"/>
        <w:rPr>
          <w:b w:val="1"/>
          <w:bCs w:val="1"/>
          <w:sz w:val="34"/>
          <w:szCs w:val="34"/>
        </w:rPr>
      </w:pPr>
      <w:bookmarkStart w:colFirst="0" w:colLast="0" w:name="_7zbrbpo9zrkf" w:id="924"/>
      <w:bookmarkEnd w:id="924"/>
      <w:r w:rsidDel="00000000" w:rsidR="00000000" w:rsidRPr="00000000">
        <w:rPr>
          <w:b w:val="1"/>
          <w:bCs w:val="1"/>
          <w:sz w:val="34"/>
          <w:szCs w:val="34"/>
          <w:rtl w:val="0"/>
        </w:rPr>
        <w:t xml:space="preserve">Why We Stop Here</w:t>
      </w:r>
    </w:p>
    <w:p w:rsidR="00000000" w:rsidDel="00000000" w:rsidP="00000000" w:rsidRDefault="00000000" w:rsidRPr="00000000" w14:paraId="00001B36">
      <w:pPr>
        <w:spacing w:after="240" w:before="240" w:lineRule="auto"/>
        <w:rPr/>
      </w:pPr>
      <w:r w:rsidDel="00000000" w:rsidR="00000000" w:rsidRPr="00000000">
        <w:rPr>
          <w:rtl w:val="0"/>
        </w:rPr>
        <w:t xml:space="preserve">Until these answers are locked:</w:t>
      </w:r>
    </w:p>
    <w:p w:rsidR="00000000" w:rsidDel="00000000" w:rsidP="00000000" w:rsidRDefault="00000000" w:rsidRPr="00000000" w14:paraId="00001B37">
      <w:pPr>
        <w:numPr>
          <w:ilvl w:val="0"/>
          <w:numId w:val="24"/>
        </w:numPr>
        <w:spacing w:after="0" w:afterAutospacing="0" w:before="240" w:lineRule="auto"/>
        <w:ind w:left="720" w:hanging="360"/>
      </w:pPr>
      <w:r w:rsidDel="00000000" w:rsidR="00000000" w:rsidRPr="00000000">
        <w:rPr>
          <w:rtl w:val="0"/>
        </w:rPr>
        <w:t xml:space="preserve">We </w:t>
      </w:r>
      <w:r w:rsidDel="00000000" w:rsidR="00000000" w:rsidRPr="00000000">
        <w:rPr>
          <w:b w:val="1"/>
          <w:bCs w:val="1"/>
          <w:rtl w:val="0"/>
        </w:rPr>
        <w:t xml:space="preserve">cannot</w:t>
      </w:r>
      <w:r w:rsidDel="00000000" w:rsidR="00000000" w:rsidRPr="00000000">
        <w:rPr>
          <w:rtl w:val="0"/>
        </w:rPr>
        <w:t xml:space="preserve"> safely attack UPFs</w:t>
        <w:br w:type="textWrapping"/>
      </w:r>
    </w:p>
    <w:p w:rsidR="00000000" w:rsidDel="00000000" w:rsidP="00000000" w:rsidRDefault="00000000" w:rsidRPr="00000000" w14:paraId="00001B38">
      <w:pPr>
        <w:numPr>
          <w:ilvl w:val="0"/>
          <w:numId w:val="24"/>
        </w:numPr>
        <w:spacing w:after="0" w:afterAutospacing="0" w:before="0" w:beforeAutospacing="0" w:lineRule="auto"/>
        <w:ind w:left="720" w:hanging="360"/>
      </w:pPr>
      <w:r w:rsidDel="00000000" w:rsidR="00000000" w:rsidRPr="00000000">
        <w:rPr>
          <w:rtl w:val="0"/>
        </w:rPr>
        <w:t xml:space="preserve">We </w:t>
      </w:r>
      <w:r w:rsidDel="00000000" w:rsidR="00000000" w:rsidRPr="00000000">
        <w:rPr>
          <w:b w:val="1"/>
          <w:bCs w:val="1"/>
          <w:rtl w:val="0"/>
        </w:rPr>
        <w:t xml:space="preserve">cannot</w:t>
      </w:r>
      <w:r w:rsidDel="00000000" w:rsidR="00000000" w:rsidRPr="00000000">
        <w:rPr>
          <w:rtl w:val="0"/>
        </w:rPr>
        <w:t xml:space="preserve"> say “cleaner than everything else”</w:t>
        <w:br w:type="textWrapping"/>
      </w:r>
    </w:p>
    <w:p w:rsidR="00000000" w:rsidDel="00000000" w:rsidP="00000000" w:rsidRDefault="00000000" w:rsidRPr="00000000" w14:paraId="00001B39">
      <w:pPr>
        <w:numPr>
          <w:ilvl w:val="0"/>
          <w:numId w:val="24"/>
        </w:numPr>
        <w:spacing w:after="240" w:before="0" w:beforeAutospacing="0" w:lineRule="auto"/>
        <w:ind w:left="720" w:hanging="360"/>
      </w:pPr>
      <w:r w:rsidDel="00000000" w:rsidR="00000000" w:rsidRPr="00000000">
        <w:rPr>
          <w:rtl w:val="0"/>
        </w:rPr>
        <w:t xml:space="preserve">We </w:t>
      </w:r>
      <w:r w:rsidDel="00000000" w:rsidR="00000000" w:rsidRPr="00000000">
        <w:rPr>
          <w:b w:val="1"/>
          <w:bCs w:val="1"/>
          <w:rtl w:val="0"/>
        </w:rPr>
        <w:t xml:space="preserve">cannot</w:t>
      </w:r>
      <w:r w:rsidDel="00000000" w:rsidR="00000000" w:rsidRPr="00000000">
        <w:rPr>
          <w:rtl w:val="0"/>
        </w:rPr>
        <w:t xml:space="preserve"> lean fully into the gut-health narrative</w:t>
        <w:br w:type="textWrapping"/>
      </w:r>
    </w:p>
    <w:p w:rsidR="00000000" w:rsidDel="00000000" w:rsidP="00000000" w:rsidRDefault="00000000" w:rsidRPr="00000000" w14:paraId="00001B3A">
      <w:pPr>
        <w:spacing w:after="240" w:before="240" w:lineRule="auto"/>
        <w:rPr>
          <w:b w:val="1"/>
          <w:bCs w:val="1"/>
        </w:rPr>
      </w:pPr>
      <w:r w:rsidDel="00000000" w:rsidR="00000000" w:rsidRPr="00000000">
        <w:rPr>
          <w:rtl w:val="0"/>
        </w:rPr>
        <w:t xml:space="preserve">Once you answer the above, next step will be:</w:t>
        <w:br w:type="textWrapping"/>
        <w:t xml:space="preserve"> </w:t>
      </w:r>
      <w:r w:rsidDel="00000000" w:rsidR="00000000" w:rsidRPr="00000000">
        <w:rPr>
          <w:b w:val="1"/>
          <w:bCs w:val="1"/>
          <w:rtl w:val="0"/>
        </w:rPr>
        <w:t xml:space="preserve">Ingredient-by-ingredient classification</w:t>
      </w:r>
    </w:p>
    <w:p w:rsidR="00000000" w:rsidDel="00000000" w:rsidP="00000000" w:rsidRDefault="00000000" w:rsidRPr="00000000" w14:paraId="00001B3B">
      <w:pPr>
        <w:numPr>
          <w:ilvl w:val="0"/>
          <w:numId w:val="892"/>
        </w:numPr>
        <w:spacing w:after="0" w:afterAutospacing="0" w:before="240" w:lineRule="auto"/>
        <w:ind w:left="720" w:hanging="360"/>
      </w:pPr>
      <w:r w:rsidDel="00000000" w:rsidR="00000000" w:rsidRPr="00000000">
        <w:rPr>
          <w:rtl w:val="0"/>
        </w:rPr>
        <w:t xml:space="preserve">Whole food</w:t>
        <w:br w:type="textWrapping"/>
      </w:r>
    </w:p>
    <w:p w:rsidR="00000000" w:rsidDel="00000000" w:rsidP="00000000" w:rsidRDefault="00000000" w:rsidRPr="00000000" w14:paraId="00001B3C">
      <w:pPr>
        <w:numPr>
          <w:ilvl w:val="0"/>
          <w:numId w:val="892"/>
        </w:numPr>
        <w:spacing w:after="0" w:afterAutospacing="0" w:before="0" w:beforeAutospacing="0" w:lineRule="auto"/>
        <w:ind w:left="720" w:hanging="360"/>
      </w:pPr>
      <w:r w:rsidDel="00000000" w:rsidR="00000000" w:rsidRPr="00000000">
        <w:rPr>
          <w:rtl w:val="0"/>
        </w:rPr>
        <w:t xml:space="preserve">Minimally processed</w:t>
        <w:br w:type="textWrapping"/>
      </w:r>
    </w:p>
    <w:p w:rsidR="00000000" w:rsidDel="00000000" w:rsidP="00000000" w:rsidRDefault="00000000" w:rsidRPr="00000000" w14:paraId="00001B3D">
      <w:pPr>
        <w:numPr>
          <w:ilvl w:val="0"/>
          <w:numId w:val="892"/>
        </w:numPr>
        <w:spacing w:after="0" w:afterAutospacing="0" w:before="0" w:beforeAutospacing="0" w:lineRule="auto"/>
        <w:ind w:left="720" w:hanging="360"/>
      </w:pPr>
      <w:r w:rsidDel="00000000" w:rsidR="00000000" w:rsidRPr="00000000">
        <w:rPr>
          <w:rtl w:val="0"/>
        </w:rPr>
        <w:t xml:space="preserve">Functional/isolated</w:t>
        <w:br w:type="textWrapping"/>
      </w:r>
    </w:p>
    <w:p w:rsidR="00000000" w:rsidDel="00000000" w:rsidP="00000000" w:rsidRDefault="00000000" w:rsidRPr="00000000" w14:paraId="00001B3E">
      <w:pPr>
        <w:numPr>
          <w:ilvl w:val="0"/>
          <w:numId w:val="892"/>
        </w:numPr>
        <w:spacing w:after="0" w:afterAutospacing="0" w:before="0" w:beforeAutospacing="0" w:lineRule="auto"/>
        <w:ind w:left="720" w:hanging="360"/>
      </w:pPr>
      <w:r w:rsidDel="00000000" w:rsidR="00000000" w:rsidRPr="00000000">
        <w:rPr>
          <w:rtl w:val="0"/>
        </w:rPr>
        <w:t xml:space="preserve">Risk category</w:t>
        <w:br w:type="textWrapping"/>
      </w:r>
    </w:p>
    <w:p w:rsidR="00000000" w:rsidDel="00000000" w:rsidP="00000000" w:rsidRDefault="00000000" w:rsidRPr="00000000" w14:paraId="00001B3F">
      <w:pPr>
        <w:numPr>
          <w:ilvl w:val="0"/>
          <w:numId w:val="892"/>
        </w:numPr>
        <w:spacing w:after="240" w:before="0" w:beforeAutospacing="0" w:lineRule="auto"/>
        <w:ind w:left="720" w:hanging="360"/>
      </w:pPr>
      <w:r w:rsidDel="00000000" w:rsidR="00000000" w:rsidRPr="00000000">
        <w:rPr>
          <w:rtl w:val="0"/>
        </w:rPr>
        <w:t xml:space="preserve">How we talk about each (or avoid talking about it)</w:t>
        <w:br w:type="textWrapping"/>
      </w:r>
    </w:p>
    <w:p w:rsidR="00000000" w:rsidDel="00000000" w:rsidP="00000000" w:rsidRDefault="00000000" w:rsidRPr="00000000" w14:paraId="00001B40">
      <w:pPr>
        <w:spacing w:after="240" w:before="240" w:lineRule="auto"/>
        <w:rPr/>
      </w:pPr>
      <w:r w:rsidDel="00000000" w:rsidR="00000000" w:rsidRPr="00000000">
        <w:rPr>
          <w:rtl w:val="0"/>
        </w:rPr>
        <w:t xml:space="preserve">One pillar at a time. This is how we win without stepping on a landmine.</w:t>
      </w:r>
    </w:p>
    <w:p w:rsidR="00000000" w:rsidDel="00000000" w:rsidP="00000000" w:rsidRDefault="00000000" w:rsidRPr="00000000" w14:paraId="00001B4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htmpe6cl01k" w:id="925"/>
      <w:bookmarkEnd w:id="9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Competition</w:t>
      </w:r>
      <w:r w:rsidDel="00000000" w:rsidR="00000000" w:rsidRPr="00000000">
        <w:rPr>
          <w:rtl w:val="0"/>
        </w:rPr>
      </w:r>
    </w:p>
    <w:p w:rsidR="00000000" w:rsidDel="00000000" w:rsidP="00000000" w:rsidRDefault="00000000" w:rsidRPr="00000000" w14:paraId="00001B4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xv431wagt6e" w:id="926"/>
      <w:bookmarkEnd w:id="9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Competition Matrix</w:t>
      </w:r>
      <w:r w:rsidDel="00000000" w:rsidR="00000000" w:rsidRPr="00000000">
        <w:rPr>
          <w:rtl w:val="0"/>
        </w:rPr>
      </w:r>
    </w:p>
    <w:p w:rsidR="00000000" w:rsidDel="00000000" w:rsidP="00000000" w:rsidRDefault="00000000" w:rsidRPr="00000000" w14:paraId="00001B45">
      <w:pPr>
        <w:pStyle w:val="Heading1"/>
        <w:keepNext w:val="0"/>
        <w:keepLines w:val="0"/>
        <w:spacing w:before="480" w:lineRule="auto"/>
        <w:rPr>
          <w:b w:val="1"/>
          <w:bCs w:val="1"/>
          <w:sz w:val="46"/>
          <w:szCs w:val="46"/>
        </w:rPr>
      </w:pPr>
      <w:bookmarkStart w:colFirst="0" w:colLast="0" w:name="_tnvbksyxqwwl" w:id="927"/>
      <w:bookmarkEnd w:id="927"/>
      <w:r w:rsidDel="00000000" w:rsidR="00000000" w:rsidRPr="00000000">
        <w:rPr>
          <w:b w:val="1"/>
          <w:bCs w:val="1"/>
          <w:sz w:val="46"/>
          <w:szCs w:val="46"/>
          <w:rtl w:val="0"/>
        </w:rPr>
        <w:t xml:space="preserve">Brand × Ingredient Risk Matrix</w:t>
      </w:r>
    </w:p>
    <w:p w:rsidR="00000000" w:rsidDel="00000000" w:rsidP="00000000" w:rsidRDefault="00000000" w:rsidRPr="00000000" w14:paraId="00001B46">
      <w:pPr>
        <w:spacing w:after="240" w:before="240" w:lineRule="auto"/>
        <w:rPr>
          <w:b w:val="1"/>
          <w:bCs w:val="1"/>
        </w:rPr>
      </w:pPr>
      <w:r w:rsidDel="00000000" w:rsidR="00000000" w:rsidRPr="00000000">
        <w:rPr>
          <w:b w:val="1"/>
          <w:bCs w:val="1"/>
          <w:rtl w:val="0"/>
        </w:rPr>
        <w:t xml:space="preserve">(Market Definition Set + MD Health Overlay)</w:t>
      </w:r>
    </w:p>
    <w:p w:rsidR="00000000" w:rsidDel="00000000" w:rsidP="00000000" w:rsidRDefault="00000000" w:rsidRPr="00000000" w14:paraId="00001B47">
      <w:pPr>
        <w:spacing w:after="240" w:before="240" w:lineRule="auto"/>
        <w:rPr/>
      </w:pPr>
      <w:r w:rsidDel="00000000" w:rsidR="00000000" w:rsidRPr="00000000">
        <w:rPr>
          <w:b w:val="1"/>
          <w:bCs w:val="1"/>
          <w:rtl w:val="0"/>
        </w:rPr>
        <w:t xml:space="preserve">Legend</w:t>
        <w:br w:type="textWrapping"/>
      </w:r>
      <w:r w:rsidDel="00000000" w:rsidR="00000000" w:rsidRPr="00000000">
        <w:rPr>
          <w:rtl w:val="0"/>
        </w:rPr>
        <w:t xml:space="preserve"> 🔴 = Regular use of red-flag ingredients</w:t>
        <w:br w:type="textWrapping"/>
        <w:t xml:space="preserve"> 🟡 = Mixed / formulation dependent</w:t>
        <w:br w:type="textWrapping"/>
        <w:t xml:space="preserve"> 🟢 = Largely avoids red-flag ingredients</w:t>
      </w:r>
    </w:p>
    <w:p w:rsidR="00000000" w:rsidDel="00000000" w:rsidP="00000000" w:rsidRDefault="00000000" w:rsidRPr="00000000" w14:paraId="00001B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9">
      <w:pPr>
        <w:pStyle w:val="Heading2"/>
        <w:keepNext w:val="0"/>
        <w:keepLines w:val="0"/>
        <w:spacing w:after="80" w:lineRule="auto"/>
        <w:rPr>
          <w:b w:val="1"/>
          <w:bCs w:val="1"/>
          <w:sz w:val="34"/>
          <w:szCs w:val="34"/>
        </w:rPr>
      </w:pPr>
      <w:bookmarkStart w:colFirst="0" w:colLast="0" w:name="_tm5jzkmnkmtu" w:id="928"/>
      <w:bookmarkEnd w:id="928"/>
      <w:r w:rsidDel="00000000" w:rsidR="00000000" w:rsidRPr="00000000">
        <w:rPr>
          <w:b w:val="1"/>
          <w:bCs w:val="1"/>
          <w:sz w:val="34"/>
          <w:szCs w:val="34"/>
          <w:rtl w:val="0"/>
        </w:rPr>
        <w:t xml:space="preserve">1. Mass Market / Grocery Dominant</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4.4200306591722"/>
        <w:gridCol w:w="664.8134900357691"/>
        <w:gridCol w:w="3520.1635155850795"/>
        <w:gridCol w:w="3620.60296371998"/>
        <w:tblGridChange w:id="0">
          <w:tblGrid>
            <w:gridCol w:w="1554.4200306591722"/>
            <w:gridCol w:w="664.8134900357691"/>
            <w:gridCol w:w="3520.1635155850795"/>
            <w:gridCol w:w="3620.602963719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A">
            <w:pPr>
              <w:jc w:val="center"/>
              <w:rPr/>
            </w:pPr>
            <w:r w:rsidDel="00000000" w:rsidR="00000000" w:rsidRPr="00000000">
              <w:rPr>
                <w:b w:val="1"/>
                <w:bCs w:val="1"/>
                <w:rtl w:val="0"/>
              </w:rPr>
              <w:t xml:space="preserve">Brand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B">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C">
            <w:pPr>
              <w:jc w:val="center"/>
              <w:rPr/>
            </w:pPr>
            <w:r w:rsidDel="00000000" w:rsidR="00000000" w:rsidRPr="00000000">
              <w:rPr>
                <w:b w:val="1"/>
                <w:bCs w:val="1"/>
                <w:rtl w:val="0"/>
              </w:rPr>
              <w:t xml:space="preserve">Why (Ingredients)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D">
            <w:pPr>
              <w:jc w:val="center"/>
              <w:rPr/>
            </w:pPr>
            <w:r w:rsidDel="00000000" w:rsidR="00000000" w:rsidRPr="00000000">
              <w:rPr>
                <w:b w:val="1"/>
                <w:bCs w:val="1"/>
                <w:rtl w:val="0"/>
              </w:rPr>
              <w:t xml:space="preserve">What They Say (Marketing)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E">
            <w:pPr>
              <w:rPr/>
            </w:pPr>
            <w:r w:rsidDel="00000000" w:rsidR="00000000" w:rsidRPr="00000000">
              <w:rPr>
                <w:rtl w:val="0"/>
              </w:rPr>
              <w:t xml:space="preserve">Clif Bar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0">
            <w:pPr>
              <w:rPr/>
            </w:pPr>
            <w:r w:rsidDel="00000000" w:rsidR="00000000" w:rsidRPr="00000000">
              <w:rPr>
                <w:rtl w:val="0"/>
              </w:rPr>
              <w:t xml:space="preserve">Brown rice syrup, cane sugar, seed oils, soy protein isolate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1">
            <w:pPr>
              <w:rPr/>
            </w:pPr>
            <w:r w:rsidDel="00000000" w:rsidR="00000000" w:rsidRPr="00000000">
              <w:rPr>
                <w:rtl w:val="0"/>
              </w:rPr>
              <w:t xml:space="preserve">“Sustained energy from organic ingredients”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2">
            <w:pPr>
              <w:rPr/>
            </w:pPr>
            <w:r w:rsidDel="00000000" w:rsidR="00000000" w:rsidRPr="00000000">
              <w:rPr>
                <w:rtl w:val="0"/>
              </w:rPr>
              <w:t xml:space="preserve">Clif Kid (Zbar)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4">
            <w:pPr>
              <w:rPr/>
            </w:pPr>
            <w:r w:rsidDel="00000000" w:rsidR="00000000" w:rsidRPr="00000000">
              <w:rPr>
                <w:rtl w:val="0"/>
              </w:rPr>
              <w:t xml:space="preserve">Same sugar tech, kid-targeted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5">
            <w:pPr>
              <w:rPr/>
            </w:pPr>
            <w:r w:rsidDel="00000000" w:rsidR="00000000" w:rsidRPr="00000000">
              <w:rPr>
                <w:rtl w:val="0"/>
              </w:rPr>
              <w:t xml:space="preserve">“Made for kids’ active lifestyles”</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6">
            <w:pPr>
              <w:rPr/>
            </w:pPr>
            <w:r w:rsidDel="00000000" w:rsidR="00000000" w:rsidRPr="00000000">
              <w:rPr>
                <w:rtl w:val="0"/>
              </w:rPr>
              <w:t xml:space="preserve">Luna Bar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8">
            <w:pPr>
              <w:rPr/>
            </w:pPr>
            <w:r w:rsidDel="00000000" w:rsidR="00000000" w:rsidRPr="00000000">
              <w:rPr>
                <w:rtl w:val="0"/>
              </w:rPr>
              <w:t xml:space="preserve">Rice syrup, soy protein isolate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9">
            <w:pPr>
              <w:rPr/>
            </w:pPr>
            <w:r w:rsidDel="00000000" w:rsidR="00000000" w:rsidRPr="00000000">
              <w:rPr>
                <w:rtl w:val="0"/>
              </w:rPr>
              <w:t xml:space="preserve">“Balanced nutrition for women”</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A">
            <w:pPr>
              <w:rPr/>
            </w:pPr>
            <w:r w:rsidDel="00000000" w:rsidR="00000000" w:rsidRPr="00000000">
              <w:rPr>
                <w:rtl w:val="0"/>
              </w:rPr>
              <w:t xml:space="preserve">Nature Valley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C">
            <w:pPr>
              <w:rPr/>
            </w:pPr>
            <w:r w:rsidDel="00000000" w:rsidR="00000000" w:rsidRPr="00000000">
              <w:rPr>
                <w:rtl w:val="0"/>
              </w:rPr>
              <w:t xml:space="preserve">Corn syrup solids, seed oils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D">
            <w:pPr>
              <w:rPr/>
            </w:pPr>
            <w:r w:rsidDel="00000000" w:rsidR="00000000" w:rsidRPr="00000000">
              <w:rPr>
                <w:rtl w:val="0"/>
              </w:rPr>
              <w:t xml:space="preserve">“Crunchy, natural energy”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E">
            <w:pPr>
              <w:rPr/>
            </w:pPr>
            <w:r w:rsidDel="00000000" w:rsidR="00000000" w:rsidRPr="00000000">
              <w:rPr>
                <w:rtl w:val="0"/>
              </w:rPr>
              <w:t xml:space="preserve">KIND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0">
            <w:pPr>
              <w:rPr/>
            </w:pPr>
            <w:r w:rsidDel="00000000" w:rsidR="00000000" w:rsidRPr="00000000">
              <w:rPr>
                <w:rtl w:val="0"/>
              </w:rPr>
              <w:t xml:space="preserve">Glucose syrups, lecithins, 5-8 gms of added sugars, natural flavors, soy lecithin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1">
            <w:pPr>
              <w:rPr/>
            </w:pPr>
            <w:r w:rsidDel="00000000" w:rsidR="00000000" w:rsidRPr="00000000">
              <w:rPr>
                <w:rtl w:val="0"/>
              </w:rPr>
              <w:t xml:space="preserve">“Ingredients you can see &amp; pronounce”</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2">
            <w:pPr>
              <w:rPr/>
            </w:pPr>
            <w:r w:rsidDel="00000000" w:rsidR="00000000" w:rsidRPr="00000000">
              <w:rPr>
                <w:rtl w:val="0"/>
              </w:rPr>
              <w:t xml:space="preserve">KIND Kids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4">
            <w:pPr>
              <w:rPr/>
            </w:pPr>
            <w:r w:rsidDel="00000000" w:rsidR="00000000" w:rsidRPr="00000000">
              <w:rPr>
                <w:rtl w:val="0"/>
              </w:rPr>
              <w:t xml:space="preserve">Sugar blends, seed oils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5">
            <w:pPr>
              <w:rPr/>
            </w:pPr>
            <w:r w:rsidDel="00000000" w:rsidR="00000000" w:rsidRPr="00000000">
              <w:rPr>
                <w:rtl w:val="0"/>
              </w:rPr>
              <w:t xml:space="preserve">“Wholesome snacks kids love”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6">
            <w:pPr>
              <w:rPr/>
            </w:pPr>
            <w:r w:rsidDel="00000000" w:rsidR="00000000" w:rsidRPr="00000000">
              <w:rPr>
                <w:rtl w:val="0"/>
              </w:rPr>
              <w:t xml:space="preserve">RXBAR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8">
            <w:pPr>
              <w:rPr/>
            </w:pPr>
            <w:r w:rsidDel="00000000" w:rsidR="00000000" w:rsidRPr="00000000">
              <w:rPr>
                <w:rtl w:val="0"/>
              </w:rPr>
              <w:t xml:space="preserve">Dates (good), but consistency + processing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9">
            <w:pPr>
              <w:rPr/>
            </w:pPr>
            <w:r w:rsidDel="00000000" w:rsidR="00000000" w:rsidRPr="00000000">
              <w:rPr>
                <w:rtl w:val="0"/>
              </w:rPr>
              <w:t xml:space="preserve">“No B.S.”</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A">
            <w:pPr>
              <w:rPr/>
            </w:pPr>
            <w:r w:rsidDel="00000000" w:rsidR="00000000" w:rsidRPr="00000000">
              <w:rPr>
                <w:rtl w:val="0"/>
              </w:rPr>
              <w:t xml:space="preserve">Larabar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C">
            <w:pPr>
              <w:rPr/>
            </w:pPr>
            <w:r w:rsidDel="00000000" w:rsidR="00000000" w:rsidRPr="00000000">
              <w:rPr>
                <w:rtl w:val="0"/>
              </w:rPr>
              <w:t xml:space="preserve">Dates + nuts, minimal processing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D">
            <w:pPr>
              <w:rPr/>
            </w:pPr>
            <w:r w:rsidDel="00000000" w:rsidR="00000000" w:rsidRPr="00000000">
              <w:rPr>
                <w:rtl w:val="0"/>
              </w:rPr>
              <w:t xml:space="preserve">“Real food, nothing else”</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E">
            <w:pPr>
              <w:rPr/>
            </w:pPr>
            <w:r w:rsidDel="00000000" w:rsidR="00000000" w:rsidRPr="00000000">
              <w:rPr>
                <w:rtl w:val="0"/>
              </w:rPr>
              <w:t xml:space="preserve">PowerBar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0">
            <w:pPr>
              <w:rPr/>
            </w:pPr>
            <w:r w:rsidDel="00000000" w:rsidR="00000000" w:rsidRPr="00000000">
              <w:rPr>
                <w:rtl w:val="0"/>
              </w:rPr>
              <w:t xml:space="preserve">Emulsifiers, artificial flavors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1">
            <w:pPr>
              <w:rPr/>
            </w:pPr>
            <w:r w:rsidDel="00000000" w:rsidR="00000000" w:rsidRPr="00000000">
              <w:rPr>
                <w:rtl w:val="0"/>
              </w:rPr>
              <w:t xml:space="preserve">“Performance fuel”</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2">
            <w:pPr>
              <w:rPr/>
            </w:pPr>
            <w:r w:rsidDel="00000000" w:rsidR="00000000" w:rsidRPr="00000000">
              <w:rPr>
                <w:rtl w:val="0"/>
              </w:rPr>
              <w:t xml:space="preserve">ZonePerfect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4">
            <w:pPr>
              <w:rPr/>
            </w:pPr>
            <w:r w:rsidDel="00000000" w:rsidR="00000000" w:rsidRPr="00000000">
              <w:rPr>
                <w:rtl w:val="0"/>
              </w:rPr>
              <w:t xml:space="preserve">Sucralose, soy protein isolate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5">
            <w:pPr>
              <w:rPr/>
            </w:pPr>
            <w:r w:rsidDel="00000000" w:rsidR="00000000" w:rsidRPr="00000000">
              <w:rPr>
                <w:rtl w:val="0"/>
              </w:rPr>
              <w:t xml:space="preserve">“Complete nutrition”</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6">
            <w:pPr>
              <w:rPr/>
            </w:pPr>
            <w:r w:rsidDel="00000000" w:rsidR="00000000" w:rsidRPr="00000000">
              <w:rPr>
                <w:rtl w:val="0"/>
              </w:rPr>
              <w:t xml:space="preserve">Nutri-Grain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8">
            <w:pPr>
              <w:rPr/>
            </w:pPr>
            <w:r w:rsidDel="00000000" w:rsidR="00000000" w:rsidRPr="00000000">
              <w:rPr>
                <w:rtl w:val="0"/>
              </w:rPr>
              <w:t xml:space="preserve">Refined grains, sugars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9">
            <w:pPr>
              <w:rPr/>
            </w:pPr>
            <w:r w:rsidDel="00000000" w:rsidR="00000000" w:rsidRPr="00000000">
              <w:rPr>
                <w:rtl w:val="0"/>
              </w:rPr>
              <w:t xml:space="preserve">“Start your day right”</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A">
            <w:pPr>
              <w:rPr/>
            </w:pPr>
            <w:r w:rsidDel="00000000" w:rsidR="00000000" w:rsidRPr="00000000">
              <w:rPr>
                <w:rtl w:val="0"/>
              </w:rPr>
              <w:t xml:space="preserve">Balance Bar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C">
            <w:pPr>
              <w:rPr/>
            </w:pPr>
            <w:r w:rsidDel="00000000" w:rsidR="00000000" w:rsidRPr="00000000">
              <w:rPr>
                <w:rtl w:val="0"/>
              </w:rPr>
              <w:t xml:space="preserve">Soy protein isolate, sugar blends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D">
            <w:pPr>
              <w:rPr/>
            </w:pPr>
            <w:r w:rsidDel="00000000" w:rsidR="00000000" w:rsidRPr="00000000">
              <w:rPr>
                <w:rtl w:val="0"/>
              </w:rPr>
              <w:t xml:space="preserve">“Balanced nutrition on-the-go”</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E">
            <w:pPr>
              <w:rPr/>
            </w:pPr>
            <w:r w:rsidDel="00000000" w:rsidR="00000000" w:rsidRPr="00000000">
              <w:rPr>
                <w:rtl w:val="0"/>
              </w:rPr>
              <w:t xml:space="preserve">Fiber 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0">
            <w:pPr>
              <w:rPr/>
            </w:pPr>
            <w:r w:rsidDel="00000000" w:rsidR="00000000" w:rsidRPr="00000000">
              <w:rPr>
                <w:rtl w:val="0"/>
              </w:rPr>
              <w:t xml:space="preserve">Chicory fiber overload, UPF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1">
            <w:pPr>
              <w:rPr/>
            </w:pPr>
            <w:r w:rsidDel="00000000" w:rsidR="00000000" w:rsidRPr="00000000">
              <w:rPr>
                <w:rtl w:val="0"/>
              </w:rPr>
              <w:t xml:space="preserve">“High fiber, guilt-free”</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2">
            <w:pPr>
              <w:rPr/>
            </w:pPr>
            <w:r w:rsidDel="00000000" w:rsidR="00000000" w:rsidRPr="00000000">
              <w:rPr>
                <w:rtl w:val="0"/>
              </w:rPr>
              <w:t xml:space="preserve">Atkins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4">
            <w:pPr>
              <w:rPr/>
            </w:pPr>
            <w:r w:rsidDel="00000000" w:rsidR="00000000" w:rsidRPr="00000000">
              <w:rPr>
                <w:rtl w:val="0"/>
              </w:rPr>
              <w:t xml:space="preserve">Sugar alcohols, sucralose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5">
            <w:pPr>
              <w:rPr/>
            </w:pPr>
            <w:r w:rsidDel="00000000" w:rsidR="00000000" w:rsidRPr="00000000">
              <w:rPr>
                <w:rtl w:val="0"/>
              </w:rPr>
              <w:t xml:space="preserve">“Low-carb, keto-friendly”</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6">
            <w:pPr>
              <w:rPr/>
            </w:pPr>
            <w:r w:rsidDel="00000000" w:rsidR="00000000" w:rsidRPr="00000000">
              <w:rPr>
                <w:rtl w:val="0"/>
              </w:rPr>
              <w:t xml:space="preserve">SlimFast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8">
            <w:pPr>
              <w:rPr/>
            </w:pPr>
            <w:r w:rsidDel="00000000" w:rsidR="00000000" w:rsidRPr="00000000">
              <w:rPr>
                <w:rtl w:val="0"/>
              </w:rPr>
              <w:t xml:space="preserve">Artificial sweeteners, emulsifiers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9">
            <w:pPr>
              <w:rPr/>
            </w:pPr>
            <w:r w:rsidDel="00000000" w:rsidR="00000000" w:rsidRPr="00000000">
              <w:rPr>
                <w:rtl w:val="0"/>
              </w:rPr>
              <w:t xml:space="preserve">“Weight-loss support”</w:t>
            </w:r>
          </w:p>
        </w:tc>
      </w:tr>
    </w:tbl>
    <w:p w:rsidR="00000000" w:rsidDel="00000000" w:rsidP="00000000" w:rsidRDefault="00000000" w:rsidRPr="00000000" w14:paraId="00001B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B">
      <w:pPr>
        <w:pStyle w:val="Heading2"/>
        <w:keepNext w:val="0"/>
        <w:keepLines w:val="0"/>
        <w:spacing w:after="80" w:lineRule="auto"/>
        <w:rPr>
          <w:b w:val="1"/>
          <w:bCs w:val="1"/>
          <w:sz w:val="34"/>
          <w:szCs w:val="34"/>
        </w:rPr>
      </w:pPr>
      <w:bookmarkStart w:colFirst="0" w:colLast="0" w:name="_97lx33c3dnrw" w:id="929"/>
      <w:bookmarkEnd w:id="929"/>
      <w:r w:rsidDel="00000000" w:rsidR="00000000" w:rsidRPr="00000000">
        <w:rPr>
          <w:b w:val="1"/>
          <w:bCs w:val="1"/>
          <w:sz w:val="34"/>
          <w:szCs w:val="34"/>
          <w:rtl w:val="0"/>
        </w:rPr>
        <w:t xml:space="preserve">2. Protein-First / Performance Bars</w:t>
      </w:r>
    </w:p>
    <w:tbl>
      <w:tblPr>
        <w:tblStyle w:val="Table4"/>
        <w:tblW w:w="9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695"/>
        <w:gridCol w:w="3350"/>
        <w:gridCol w:w="3545"/>
        <w:tblGridChange w:id="0">
          <w:tblGrid>
            <w:gridCol w:w="1610"/>
            <w:gridCol w:w="695"/>
            <w:gridCol w:w="3350"/>
            <w:gridCol w:w="3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C">
            <w:pPr>
              <w:jc w:val="center"/>
              <w:rPr/>
            </w:pPr>
            <w:r w:rsidDel="00000000" w:rsidR="00000000" w:rsidRPr="00000000">
              <w:rPr>
                <w:b w:val="1"/>
                <w:bCs w:val="1"/>
                <w:rtl w:val="0"/>
              </w:rPr>
              <w:t xml:space="preserve">Brand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D">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E">
            <w:pPr>
              <w:jc w:val="center"/>
              <w:rPr/>
            </w:pPr>
            <w:r w:rsidDel="00000000" w:rsidR="00000000" w:rsidRPr="00000000">
              <w:rPr>
                <w:b w:val="1"/>
                <w:bCs w:val="1"/>
                <w:rtl w:val="0"/>
              </w:rPr>
              <w:t xml:space="preserve">Why (Ingredients)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F">
            <w:pPr>
              <w:jc w:val="center"/>
              <w:rPr/>
            </w:pPr>
            <w:r w:rsidDel="00000000" w:rsidR="00000000" w:rsidRPr="00000000">
              <w:rPr>
                <w:b w:val="1"/>
                <w:bCs w:val="1"/>
                <w:rtl w:val="0"/>
              </w:rPr>
              <w:t xml:space="preserve">What They Say (Marketing)</w:t>
            </w:r>
            <w:r w:rsidDel="00000000" w:rsidR="00000000" w:rsidRPr="00000000">
              <w:rPr>
                <w:rtl w:val="0"/>
              </w:rPr>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0">
            <w:pPr>
              <w:rPr/>
            </w:pPr>
            <w:r w:rsidDel="00000000" w:rsidR="00000000" w:rsidRPr="00000000">
              <w:rPr>
                <w:rtl w:val="0"/>
              </w:rPr>
              <w:t xml:space="preserve">Quest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2">
            <w:pPr>
              <w:rPr/>
            </w:pPr>
            <w:r w:rsidDel="00000000" w:rsidR="00000000" w:rsidRPr="00000000">
              <w:rPr>
                <w:rtl w:val="0"/>
              </w:rPr>
              <w:t xml:space="preserve">Erythritol, soluble corn fiber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3">
            <w:pPr>
              <w:rPr/>
            </w:pPr>
            <w:r w:rsidDel="00000000" w:rsidR="00000000" w:rsidRPr="00000000">
              <w:rPr>
                <w:rtl w:val="0"/>
              </w:rPr>
              <w:t xml:space="preserve">“High protein, low sugar”</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4">
            <w:pPr>
              <w:rPr/>
            </w:pPr>
            <w:r w:rsidDel="00000000" w:rsidR="00000000" w:rsidRPr="00000000">
              <w:rPr>
                <w:rtl w:val="0"/>
              </w:rPr>
              <w:t xml:space="preserve">ONE Bar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6">
            <w:pPr>
              <w:rPr/>
            </w:pPr>
            <w:r w:rsidDel="00000000" w:rsidR="00000000" w:rsidRPr="00000000">
              <w:rPr>
                <w:rtl w:val="0"/>
              </w:rPr>
              <w:t xml:space="preserve">Maltitol, sucralose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7">
            <w:pPr>
              <w:rPr/>
            </w:pPr>
            <w:r w:rsidDel="00000000" w:rsidR="00000000" w:rsidRPr="00000000">
              <w:rPr>
                <w:rtl w:val="0"/>
              </w:rPr>
              <w:t xml:space="preserve">“Tastes like a candy bar”</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8">
            <w:pPr>
              <w:rPr/>
            </w:pPr>
            <w:r w:rsidDel="00000000" w:rsidR="00000000" w:rsidRPr="00000000">
              <w:rPr>
                <w:rtl w:val="0"/>
              </w:rPr>
              <w:t xml:space="preserve">Pure Protein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A">
            <w:pPr>
              <w:rPr/>
            </w:pPr>
            <w:r w:rsidDel="00000000" w:rsidR="00000000" w:rsidRPr="00000000">
              <w:rPr>
                <w:rtl w:val="0"/>
              </w:rPr>
              <w:t xml:space="preserve">Artificial sweeteners, seed oils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B">
            <w:pPr>
              <w:rPr/>
            </w:pPr>
            <w:r w:rsidDel="00000000" w:rsidR="00000000" w:rsidRPr="00000000">
              <w:rPr>
                <w:rtl w:val="0"/>
              </w:rPr>
              <w:t xml:space="preserve">“Lean muscle support”</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C">
            <w:pPr>
              <w:rPr/>
            </w:pPr>
            <w:r w:rsidDel="00000000" w:rsidR="00000000" w:rsidRPr="00000000">
              <w:rPr>
                <w:rtl w:val="0"/>
              </w:rPr>
              <w:t xml:space="preserve">Built Bar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E">
            <w:pPr>
              <w:rPr/>
            </w:pPr>
            <w:r w:rsidDel="00000000" w:rsidR="00000000" w:rsidRPr="00000000">
              <w:rPr>
                <w:rtl w:val="0"/>
              </w:rPr>
              <w:t xml:space="preserve">Sugar alcohols, emulsifiers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F">
            <w:pPr>
              <w:rPr/>
            </w:pPr>
            <w:r w:rsidDel="00000000" w:rsidR="00000000" w:rsidRPr="00000000">
              <w:rPr>
                <w:rtl w:val="0"/>
              </w:rPr>
              <w:t xml:space="preserve">“Candy bar taste, macro-friendly”</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0">
            <w:pPr>
              <w:rPr/>
            </w:pPr>
            <w:r w:rsidDel="00000000" w:rsidR="00000000" w:rsidRPr="00000000">
              <w:rPr>
                <w:rtl w:val="0"/>
              </w:rPr>
              <w:t xml:space="preserve">Power Crunch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2">
            <w:pPr>
              <w:rPr/>
            </w:pPr>
            <w:r w:rsidDel="00000000" w:rsidR="00000000" w:rsidRPr="00000000">
              <w:rPr>
                <w:rtl w:val="0"/>
              </w:rPr>
              <w:t xml:space="preserve">Sugar alcohols, refined oils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3">
            <w:pPr>
              <w:rPr/>
            </w:pPr>
            <w:r w:rsidDel="00000000" w:rsidR="00000000" w:rsidRPr="00000000">
              <w:rPr>
                <w:rtl w:val="0"/>
              </w:rPr>
              <w:t xml:space="preserve">“Wafer-style protein”</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4">
            <w:pPr>
              <w:rPr/>
            </w:pPr>
            <w:r w:rsidDel="00000000" w:rsidR="00000000" w:rsidRPr="00000000">
              <w:rPr>
                <w:rtl w:val="0"/>
              </w:rPr>
              <w:t xml:space="preserve">Grenade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6">
            <w:pPr>
              <w:rPr/>
            </w:pPr>
            <w:r w:rsidDel="00000000" w:rsidR="00000000" w:rsidRPr="00000000">
              <w:rPr>
                <w:rtl w:val="0"/>
              </w:rPr>
              <w:t xml:space="preserve">Polyols + sucralose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7">
            <w:pPr>
              <w:rPr/>
            </w:pPr>
            <w:r w:rsidDel="00000000" w:rsidR="00000000" w:rsidRPr="00000000">
              <w:rPr>
                <w:rtl w:val="0"/>
              </w:rPr>
              <w:t xml:space="preserve">“Elite performance fuel”</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8">
            <w:pPr>
              <w:rPr/>
            </w:pPr>
            <w:r w:rsidDel="00000000" w:rsidR="00000000" w:rsidRPr="00000000">
              <w:rPr>
                <w:rtl w:val="0"/>
              </w:rPr>
              <w:t xml:space="preserve">BSN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A">
            <w:pPr>
              <w:rPr/>
            </w:pPr>
            <w:r w:rsidDel="00000000" w:rsidR="00000000" w:rsidRPr="00000000">
              <w:rPr>
                <w:rtl w:val="0"/>
              </w:rPr>
              <w:t xml:space="preserve">Artificial flavors, UPF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B">
            <w:pPr>
              <w:rPr/>
            </w:pPr>
            <w:r w:rsidDel="00000000" w:rsidR="00000000" w:rsidRPr="00000000">
              <w:rPr>
                <w:rtl w:val="0"/>
              </w:rPr>
              <w:t xml:space="preserve">“Hardcore performance nutrition”</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C">
            <w:pPr>
              <w:rPr/>
            </w:pPr>
            <w:r w:rsidDel="00000000" w:rsidR="00000000" w:rsidRPr="00000000">
              <w:rPr>
                <w:rtl w:val="0"/>
              </w:rPr>
              <w:t xml:space="preserve">MET-Rx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E">
            <w:pPr>
              <w:rPr/>
            </w:pPr>
            <w:r w:rsidDel="00000000" w:rsidR="00000000" w:rsidRPr="00000000">
              <w:rPr>
                <w:rtl w:val="0"/>
              </w:rPr>
              <w:t xml:space="preserve">Corn syrup solids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F">
            <w:pPr>
              <w:rPr/>
            </w:pPr>
            <w:r w:rsidDel="00000000" w:rsidR="00000000" w:rsidRPr="00000000">
              <w:rPr>
                <w:rtl w:val="0"/>
              </w:rPr>
              <w:t xml:space="preserve">“Original meal replacement”</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0">
            <w:pPr>
              <w:rPr/>
            </w:pPr>
            <w:r w:rsidDel="00000000" w:rsidR="00000000" w:rsidRPr="00000000">
              <w:rPr>
                <w:rtl w:val="0"/>
              </w:rPr>
              <w:t xml:space="preserve">Think!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2">
            <w:pPr>
              <w:rPr/>
            </w:pPr>
            <w:r w:rsidDel="00000000" w:rsidR="00000000" w:rsidRPr="00000000">
              <w:rPr>
                <w:rtl w:val="0"/>
              </w:rPr>
              <w:t xml:space="preserve">Soy protein isolate, sugar blends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3">
            <w:pPr>
              <w:rPr/>
            </w:pPr>
            <w:r w:rsidDel="00000000" w:rsidR="00000000" w:rsidRPr="00000000">
              <w:rPr>
                <w:rtl w:val="0"/>
              </w:rPr>
              <w:t xml:space="preserve">“Protein made simple”</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4">
            <w:pPr>
              <w:rPr/>
            </w:pPr>
            <w:r w:rsidDel="00000000" w:rsidR="00000000" w:rsidRPr="00000000">
              <w:rPr>
                <w:rtl w:val="0"/>
              </w:rPr>
              <w:t xml:space="preserve">No Cow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6">
            <w:pPr>
              <w:rPr/>
            </w:pPr>
            <w:r w:rsidDel="00000000" w:rsidR="00000000" w:rsidRPr="00000000">
              <w:rPr>
                <w:rtl w:val="0"/>
              </w:rPr>
              <w:t xml:space="preserve">Erythritol dominant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7">
            <w:pPr>
              <w:rPr/>
            </w:pPr>
            <w:r w:rsidDel="00000000" w:rsidR="00000000" w:rsidRPr="00000000">
              <w:rPr>
                <w:rtl w:val="0"/>
              </w:rPr>
              <w:t xml:space="preserve">“Plant-based, no whey”</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8">
            <w:pPr>
              <w:rPr/>
            </w:pPr>
            <w:r w:rsidDel="00000000" w:rsidR="00000000" w:rsidRPr="00000000">
              <w:rPr>
                <w:rtl w:val="0"/>
              </w:rPr>
              <w:t xml:space="preserve">Barebells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A">
            <w:pPr>
              <w:rPr/>
            </w:pPr>
            <w:r w:rsidDel="00000000" w:rsidR="00000000" w:rsidRPr="00000000">
              <w:rPr>
                <w:rtl w:val="0"/>
              </w:rPr>
              <w:t xml:space="preserve">Polyols, artificial flavors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B">
            <w:pPr>
              <w:rPr/>
            </w:pPr>
            <w:r w:rsidDel="00000000" w:rsidR="00000000" w:rsidRPr="00000000">
              <w:rPr>
                <w:rtl w:val="0"/>
              </w:rPr>
              <w:t xml:space="preserve">“Protein bar without compromise”</w:t>
            </w:r>
          </w:p>
        </w:tc>
      </w:tr>
    </w:tbl>
    <w:p w:rsidR="00000000" w:rsidDel="00000000" w:rsidP="00000000" w:rsidRDefault="00000000" w:rsidRPr="00000000" w14:paraId="00001BBC">
      <w:pPr>
        <w:spacing w:after="240" w:before="240" w:lineRule="auto"/>
        <w:rPr/>
      </w:pPr>
      <w:r w:rsidDel="00000000" w:rsidR="00000000" w:rsidRPr="00000000">
        <w:rPr>
          <w:b w:val="1"/>
          <w:bCs w:val="1"/>
          <w:rtl w:val="0"/>
        </w:rPr>
        <w:t xml:space="preserve">Marketing promise:</w:t>
      </w:r>
      <w:r w:rsidDel="00000000" w:rsidR="00000000" w:rsidRPr="00000000">
        <w:rPr>
          <w:rtl w:val="0"/>
        </w:rPr>
        <w:t xml:space="preserve"> performance &amp; protein</w:t>
        <w:br w:type="textWrapping"/>
        <w:t xml:space="preserve"> </w:t>
      </w:r>
      <w:r w:rsidDel="00000000" w:rsidR="00000000" w:rsidRPr="00000000">
        <w:rPr>
          <w:b w:val="1"/>
          <w:bCs w:val="1"/>
          <w:rtl w:val="0"/>
        </w:rPr>
        <w:t xml:space="preserve">Ingredient reality:</w:t>
      </w:r>
      <w:r w:rsidDel="00000000" w:rsidR="00000000" w:rsidRPr="00000000">
        <w:rPr>
          <w:rtl w:val="0"/>
        </w:rPr>
        <w:t xml:space="preserve"> sugar tech + UPF engineering</w:t>
      </w:r>
    </w:p>
    <w:p w:rsidR="00000000" w:rsidDel="00000000" w:rsidP="00000000" w:rsidRDefault="00000000" w:rsidRPr="00000000" w14:paraId="00001B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E">
      <w:pPr>
        <w:pStyle w:val="Heading2"/>
        <w:keepNext w:val="0"/>
        <w:keepLines w:val="0"/>
        <w:spacing w:after="80" w:lineRule="auto"/>
        <w:rPr>
          <w:b w:val="1"/>
          <w:bCs w:val="1"/>
          <w:sz w:val="34"/>
          <w:szCs w:val="34"/>
        </w:rPr>
      </w:pPr>
      <w:bookmarkStart w:colFirst="0" w:colLast="0" w:name="_v0jdxda4ie3y" w:id="930"/>
      <w:bookmarkEnd w:id="930"/>
      <w:r w:rsidDel="00000000" w:rsidR="00000000" w:rsidRPr="00000000">
        <w:rPr>
          <w:b w:val="1"/>
          <w:bCs w:val="1"/>
          <w:sz w:val="34"/>
          <w:szCs w:val="34"/>
          <w:rtl w:val="0"/>
        </w:rPr>
        <w:t xml:space="preserve">3. “Clean” / Wellness Brands</w:t>
      </w:r>
    </w:p>
    <w:p w:rsidR="00000000" w:rsidDel="00000000" w:rsidP="00000000" w:rsidRDefault="00000000" w:rsidRPr="00000000" w14:paraId="00001BBF">
      <w:pPr>
        <w:spacing w:after="240" w:before="240" w:lineRule="auto"/>
        <w:rPr>
          <w:i w:val="1"/>
          <w:iCs w:val="1"/>
        </w:rPr>
      </w:pPr>
      <w:r w:rsidDel="00000000" w:rsidR="00000000" w:rsidRPr="00000000">
        <w:rPr>
          <w:i w:val="1"/>
          <w:iCs w:val="1"/>
          <w:rtl w:val="0"/>
        </w:rPr>
        <w:t xml:space="preserve">(MD Health’s true comparison set)</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2.2534491568729"/>
        <w:gridCol w:w="765.2529381706694"/>
        <w:gridCol w:w="2874.4813490035767"/>
        <w:gridCol w:w="4008.012263668881"/>
        <w:tblGridChange w:id="0">
          <w:tblGrid>
            <w:gridCol w:w="1712.2534491568729"/>
            <w:gridCol w:w="765.2529381706694"/>
            <w:gridCol w:w="2874.4813490035767"/>
            <w:gridCol w:w="4008.01226366888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0">
            <w:pPr>
              <w:jc w:val="center"/>
              <w:rPr/>
            </w:pPr>
            <w:r w:rsidDel="00000000" w:rsidR="00000000" w:rsidRPr="00000000">
              <w:rPr>
                <w:b w:val="1"/>
                <w:bCs w:val="1"/>
                <w:rtl w:val="0"/>
              </w:rPr>
              <w:t xml:space="preserve">Brand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1">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2">
            <w:pPr>
              <w:jc w:val="center"/>
              <w:rPr/>
            </w:pPr>
            <w:r w:rsidDel="00000000" w:rsidR="00000000" w:rsidRPr="00000000">
              <w:rPr>
                <w:b w:val="1"/>
                <w:bCs w:val="1"/>
                <w:rtl w:val="0"/>
              </w:rPr>
              <w:t xml:space="preserve">Why (Ingredients)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3">
            <w:pPr>
              <w:jc w:val="center"/>
              <w:rPr/>
            </w:pPr>
            <w:r w:rsidDel="00000000" w:rsidR="00000000" w:rsidRPr="00000000">
              <w:rPr>
                <w:b w:val="1"/>
                <w:bCs w:val="1"/>
                <w:rtl w:val="0"/>
              </w:rPr>
              <w:t xml:space="preserve">What They Say (Marketing)</w:t>
            </w:r>
            <w:r w:rsidDel="00000000" w:rsidR="00000000" w:rsidRPr="00000000">
              <w:rPr>
                <w:rtl w:val="0"/>
              </w:rPr>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4">
            <w:pPr>
              <w:rPr/>
            </w:pPr>
            <w:r w:rsidDel="00000000" w:rsidR="00000000" w:rsidRPr="00000000">
              <w:rPr>
                <w:rtl w:val="0"/>
              </w:rPr>
              <w:t xml:space="preserve">GoMacro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6">
            <w:pPr>
              <w:rPr/>
            </w:pPr>
            <w:r w:rsidDel="00000000" w:rsidR="00000000" w:rsidRPr="00000000">
              <w:rPr>
                <w:rtl w:val="0"/>
              </w:rPr>
              <w:t xml:space="preserve">Organic, no sugar alcohols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7">
            <w:pPr>
              <w:rPr/>
            </w:pPr>
            <w:r w:rsidDel="00000000" w:rsidR="00000000" w:rsidRPr="00000000">
              <w:rPr>
                <w:rtl w:val="0"/>
              </w:rPr>
              <w:t xml:space="preserve">“Organic energy, responsibly sourced”</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8">
            <w:pPr>
              <w:rPr/>
            </w:pPr>
            <w:r w:rsidDel="00000000" w:rsidR="00000000" w:rsidRPr="00000000">
              <w:rPr>
                <w:rtl w:val="0"/>
              </w:rPr>
              <w:t xml:space="preserve">ALOHA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A">
            <w:pPr>
              <w:rPr/>
            </w:pPr>
            <w:r w:rsidDel="00000000" w:rsidR="00000000" w:rsidRPr="00000000">
              <w:rPr>
                <w:rtl w:val="0"/>
              </w:rPr>
              <w:t xml:space="preserve">Coconut sugar, clean fats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B">
            <w:pPr>
              <w:rPr/>
            </w:pPr>
            <w:r w:rsidDel="00000000" w:rsidR="00000000" w:rsidRPr="00000000">
              <w:rPr>
                <w:rtl w:val="0"/>
              </w:rPr>
              <w:t xml:space="preserve">“Plant-based, simple ingredients”</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C">
            <w:pPr>
              <w:rPr/>
            </w:pPr>
            <w:r w:rsidDel="00000000" w:rsidR="00000000" w:rsidRPr="00000000">
              <w:rPr>
                <w:rtl w:val="0"/>
              </w:rPr>
              <w:t xml:space="preserve">Perfect Bar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E">
            <w:pPr>
              <w:rPr/>
            </w:pPr>
            <w:r w:rsidDel="00000000" w:rsidR="00000000" w:rsidRPr="00000000">
              <w:rPr>
                <w:rtl w:val="0"/>
              </w:rPr>
              <w:t xml:space="preserve">Honey + dairy, higher sugar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F">
            <w:pPr>
              <w:rPr/>
            </w:pPr>
            <w:r w:rsidDel="00000000" w:rsidR="00000000" w:rsidRPr="00000000">
              <w:rPr>
                <w:rtl w:val="0"/>
              </w:rPr>
              <w:t xml:space="preserve">“Refrigerated, fresh nutrition”</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0">
            <w:pPr>
              <w:rPr/>
            </w:pPr>
            <w:r w:rsidDel="00000000" w:rsidR="00000000" w:rsidRPr="00000000">
              <w:rPr>
                <w:rtl w:val="0"/>
              </w:rPr>
              <w:t xml:space="preserve">Simple Mills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2">
            <w:pPr>
              <w:rPr/>
            </w:pPr>
            <w:r w:rsidDel="00000000" w:rsidR="00000000" w:rsidRPr="00000000">
              <w:rPr>
                <w:rtl w:val="0"/>
              </w:rPr>
              <w:t xml:space="preserve">Whole-food ingredients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3">
            <w:pPr>
              <w:rPr/>
            </w:pPr>
            <w:r w:rsidDel="00000000" w:rsidR="00000000" w:rsidRPr="00000000">
              <w:rPr>
                <w:rtl w:val="0"/>
              </w:rPr>
              <w:t xml:space="preserve">“Simple ingredients, nothing artificial”</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4">
            <w:pPr>
              <w:rPr/>
            </w:pPr>
            <w:r w:rsidDel="00000000" w:rsidR="00000000" w:rsidRPr="00000000">
              <w:rPr>
                <w:rtl w:val="0"/>
              </w:rPr>
              <w:t xml:space="preserve">Hu Kitchen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6">
            <w:pPr>
              <w:rPr/>
            </w:pPr>
            <w:r w:rsidDel="00000000" w:rsidR="00000000" w:rsidRPr="00000000">
              <w:rPr>
                <w:rtl w:val="0"/>
              </w:rPr>
              <w:t xml:space="preserve">Cane sugar, clean fats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7">
            <w:pPr>
              <w:rPr/>
            </w:pPr>
            <w:r w:rsidDel="00000000" w:rsidR="00000000" w:rsidRPr="00000000">
              <w:rPr>
                <w:rtl w:val="0"/>
              </w:rPr>
              <w:t xml:space="preserve">“Get back to human food”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8">
            <w:pPr>
              <w:rPr/>
            </w:pPr>
            <w:r w:rsidDel="00000000" w:rsidR="00000000" w:rsidRPr="00000000">
              <w:rPr>
                <w:rtl w:val="0"/>
              </w:rPr>
              <w:t xml:space="preserve">Bearded Brothers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A">
            <w:pPr>
              <w:rPr/>
            </w:pPr>
            <w:r w:rsidDel="00000000" w:rsidR="00000000" w:rsidRPr="00000000">
              <w:rPr>
                <w:rtl w:val="0"/>
              </w:rPr>
              <w:t xml:space="preserve">Dates, minimal processing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B">
            <w:pPr>
              <w:rPr/>
            </w:pPr>
            <w:r w:rsidDel="00000000" w:rsidR="00000000" w:rsidRPr="00000000">
              <w:rPr>
                <w:rtl w:val="0"/>
              </w:rPr>
              <w:t xml:space="preserve">“Food you can trust”</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C">
            <w:pPr>
              <w:rPr/>
            </w:pPr>
            <w:r w:rsidDel="00000000" w:rsidR="00000000" w:rsidRPr="00000000">
              <w:rPr>
                <w:rtl w:val="0"/>
              </w:rPr>
              <w:t xml:space="preserve">Health Warrior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E">
            <w:pPr>
              <w:rPr/>
            </w:pPr>
            <w:r w:rsidDel="00000000" w:rsidR="00000000" w:rsidRPr="00000000">
              <w:rPr>
                <w:rtl w:val="0"/>
              </w:rPr>
              <w:t xml:space="preserve">Some fibers + oils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F">
            <w:pPr>
              <w:rPr/>
            </w:pPr>
            <w:r w:rsidDel="00000000" w:rsidR="00000000" w:rsidRPr="00000000">
              <w:rPr>
                <w:rtl w:val="0"/>
              </w:rPr>
              <w:t xml:space="preserve">“Superfood nutrition”</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0">
            <w:pPr>
              <w:rPr/>
            </w:pPr>
            <w:r w:rsidDel="00000000" w:rsidR="00000000" w:rsidRPr="00000000">
              <w:rPr>
                <w:rtl w:val="0"/>
              </w:rPr>
              <w:t xml:space="preserve">Thunderbird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2">
            <w:pPr>
              <w:rPr/>
            </w:pPr>
            <w:r w:rsidDel="00000000" w:rsidR="00000000" w:rsidRPr="00000000">
              <w:rPr>
                <w:rtl w:val="0"/>
              </w:rPr>
              <w:t xml:space="preserve">Dates + nuts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3">
            <w:pPr>
              <w:rPr/>
            </w:pPr>
            <w:r w:rsidDel="00000000" w:rsidR="00000000" w:rsidRPr="00000000">
              <w:rPr>
                <w:rtl w:val="0"/>
              </w:rPr>
              <w:t xml:space="preserve">“Real food, functional”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4">
            <w:pPr>
              <w:rPr/>
            </w:pPr>
            <w:r w:rsidDel="00000000" w:rsidR="00000000" w:rsidRPr="00000000">
              <w:rPr>
                <w:rtl w:val="0"/>
              </w:rPr>
              <w:t xml:space="preserve">IQBAR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6">
            <w:pPr>
              <w:rPr/>
            </w:pPr>
            <w:r w:rsidDel="00000000" w:rsidR="00000000" w:rsidRPr="00000000">
              <w:rPr>
                <w:rtl w:val="0"/>
              </w:rPr>
              <w:t xml:space="preserve">Soluble corn fiber, synthetics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7">
            <w:pPr>
              <w:rPr/>
            </w:pPr>
            <w:r w:rsidDel="00000000" w:rsidR="00000000" w:rsidRPr="00000000">
              <w:rPr>
                <w:rtl w:val="0"/>
              </w:rPr>
              <w:t xml:space="preserve">“Brain-boosting nutrition”</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8">
            <w:pPr>
              <w:rPr/>
            </w:pPr>
            <w:r w:rsidDel="00000000" w:rsidR="00000000" w:rsidRPr="00000000">
              <w:rPr>
                <w:rtl w:val="0"/>
              </w:rPr>
              <w:t xml:space="preserve">Rise Bar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A">
            <w:pPr>
              <w:rPr/>
            </w:pPr>
            <w:r w:rsidDel="00000000" w:rsidR="00000000" w:rsidRPr="00000000">
              <w:rPr>
                <w:rtl w:val="0"/>
              </w:rPr>
              <w:t xml:space="preserve">Honey + whey isolate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B">
            <w:pPr>
              <w:rPr/>
            </w:pPr>
            <w:r w:rsidDel="00000000" w:rsidR="00000000" w:rsidRPr="00000000">
              <w:rPr>
                <w:rtl w:val="0"/>
              </w:rPr>
              <w:t xml:space="preserve">“Simple protein bars”</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C">
            <w:pPr>
              <w:rPr/>
            </w:pPr>
            <w:r w:rsidDel="00000000" w:rsidR="00000000" w:rsidRPr="00000000">
              <w:rPr>
                <w:rtl w:val="0"/>
              </w:rPr>
              <w:t xml:space="preserve">Truvani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E">
            <w:pPr>
              <w:rPr/>
            </w:pPr>
            <w:r w:rsidDel="00000000" w:rsidR="00000000" w:rsidRPr="00000000">
              <w:rPr>
                <w:rtl w:val="0"/>
              </w:rPr>
              <w:t xml:space="preserve">Transparent, minimal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F">
            <w:pPr>
              <w:rPr/>
            </w:pPr>
            <w:r w:rsidDel="00000000" w:rsidR="00000000" w:rsidRPr="00000000">
              <w:rPr>
                <w:rtl w:val="0"/>
              </w:rPr>
              <w:t xml:space="preserve">“Radically transparent ingredients”</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0">
            <w:pPr>
              <w:rPr/>
            </w:pPr>
            <w:r w:rsidDel="00000000" w:rsidR="00000000" w:rsidRPr="00000000">
              <w:rPr>
                <w:rtl w:val="0"/>
              </w:rPr>
              <w:t xml:space="preserve">Just Ingredients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2">
            <w:pPr>
              <w:rPr/>
            </w:pPr>
            <w:r w:rsidDel="00000000" w:rsidR="00000000" w:rsidRPr="00000000">
              <w:rPr>
                <w:rtl w:val="0"/>
              </w:rPr>
              <w:t xml:space="preserve">Whole-food, no seed oils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3">
            <w:pPr>
              <w:rPr/>
            </w:pPr>
            <w:r w:rsidDel="00000000" w:rsidR="00000000" w:rsidRPr="00000000">
              <w:rPr>
                <w:rtl w:val="0"/>
              </w:rPr>
              <w:t xml:space="preserve">“Ingredients matter”</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4">
            <w:pPr>
              <w:rPr/>
            </w:pPr>
            <w:r w:rsidDel="00000000" w:rsidR="00000000" w:rsidRPr="00000000">
              <w:rPr>
                <w:rtl w:val="0"/>
              </w:rPr>
              <w:t xml:space="preserve">Paleovalley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6">
            <w:pPr>
              <w:rPr/>
            </w:pPr>
            <w:r w:rsidDel="00000000" w:rsidR="00000000" w:rsidRPr="00000000">
              <w:rPr>
                <w:rtl w:val="0"/>
              </w:rPr>
              <w:t xml:space="preserve">Clean fats, real foods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7">
            <w:pPr>
              <w:rPr/>
            </w:pPr>
            <w:r w:rsidDel="00000000" w:rsidR="00000000" w:rsidRPr="00000000">
              <w:rPr>
                <w:rtl w:val="0"/>
              </w:rPr>
              <w:t xml:space="preserve">“Nutrient-dense superfoods”</w:t>
            </w:r>
          </w:p>
        </w:tc>
      </w:tr>
      <w:tr>
        <w:trPr>
          <w:cantSplit w:val="0"/>
          <w:trHeight w:val="10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8">
            <w:pPr>
              <w:rPr/>
            </w:pPr>
            <w:r w:rsidDel="00000000" w:rsidR="00000000" w:rsidRPr="00000000">
              <w:rPr>
                <w:b w:val="1"/>
                <w:bCs w:val="1"/>
                <w:rtl w:val="0"/>
              </w:rPr>
              <w:t xml:space="preserve">MD Health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A">
            <w:pPr>
              <w:rPr/>
            </w:pPr>
            <w:r w:rsidDel="00000000" w:rsidR="00000000" w:rsidRPr="00000000">
              <w:rPr>
                <w:rtl w:val="0"/>
              </w:rPr>
              <w:t xml:space="preserve">Whole fruits, seeds, zero red flags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B">
            <w:pPr>
              <w:rPr/>
            </w:pPr>
            <w:r w:rsidDel="00000000" w:rsidR="00000000" w:rsidRPr="00000000">
              <w:rPr>
                <w:b w:val="1"/>
                <w:bCs w:val="1"/>
                <w:rtl w:val="0"/>
              </w:rPr>
              <w:t xml:space="preserve">“Doctor-designed food to fight chronic disease”</w:t>
            </w:r>
            <w:r w:rsidDel="00000000" w:rsidR="00000000" w:rsidRPr="00000000">
              <w:rPr>
                <w:rtl w:val="0"/>
              </w:rPr>
            </w:r>
          </w:p>
        </w:tc>
      </w:tr>
    </w:tbl>
    <w:p w:rsidR="00000000" w:rsidDel="00000000" w:rsidP="00000000" w:rsidRDefault="00000000" w:rsidRPr="00000000" w14:paraId="00001B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D">
      <w:pPr>
        <w:pStyle w:val="Heading2"/>
        <w:keepNext w:val="0"/>
        <w:keepLines w:val="0"/>
        <w:spacing w:after="80" w:lineRule="auto"/>
        <w:rPr>
          <w:b w:val="1"/>
          <w:bCs w:val="1"/>
          <w:sz w:val="34"/>
          <w:szCs w:val="34"/>
        </w:rPr>
      </w:pPr>
      <w:bookmarkStart w:colFirst="0" w:colLast="0" w:name="_t9p8lqinuxwv" w:id="931"/>
      <w:bookmarkEnd w:id="931"/>
      <w:r w:rsidDel="00000000" w:rsidR="00000000" w:rsidRPr="00000000">
        <w:rPr>
          <w:b w:val="1"/>
          <w:bCs w:val="1"/>
          <w:sz w:val="34"/>
          <w:szCs w:val="34"/>
          <w:rtl w:val="0"/>
        </w:rPr>
        <w:t xml:space="preserve">4. Kids-Focused Bars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8464687819855"/>
        <w:gridCol w:w="766.4278403275332"/>
        <w:gridCol w:w="2361.5557830092116"/>
        <w:gridCol w:w="4402.169907881269"/>
        <w:tblGridChange w:id="0">
          <w:tblGrid>
            <w:gridCol w:w="1829.8464687819855"/>
            <w:gridCol w:w="766.4278403275332"/>
            <w:gridCol w:w="2361.5557830092116"/>
            <w:gridCol w:w="4402.16990788126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E">
            <w:pPr>
              <w:jc w:val="center"/>
              <w:rPr/>
            </w:pPr>
            <w:r w:rsidDel="00000000" w:rsidR="00000000" w:rsidRPr="00000000">
              <w:rPr>
                <w:b w:val="1"/>
                <w:bCs w:val="1"/>
                <w:rtl w:val="0"/>
              </w:rPr>
              <w:t xml:space="preserve">Brand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F">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0">
            <w:pPr>
              <w:jc w:val="center"/>
              <w:rPr/>
            </w:pPr>
            <w:r w:rsidDel="00000000" w:rsidR="00000000" w:rsidRPr="00000000">
              <w:rPr>
                <w:b w:val="1"/>
                <w:bCs w:val="1"/>
                <w:rtl w:val="0"/>
              </w:rPr>
              <w:t xml:space="preserve">Why (Ingredients)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1">
            <w:pPr>
              <w:jc w:val="center"/>
              <w:rPr/>
            </w:pPr>
            <w:r w:rsidDel="00000000" w:rsidR="00000000" w:rsidRPr="00000000">
              <w:rPr>
                <w:b w:val="1"/>
                <w:bCs w:val="1"/>
                <w:rtl w:val="0"/>
              </w:rPr>
              <w:t xml:space="preserve">What They Say (Marketing)</w:t>
            </w:r>
            <w:r w:rsidDel="00000000" w:rsidR="00000000" w:rsidRPr="00000000">
              <w:rPr>
                <w:rtl w:val="0"/>
              </w:rPr>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2">
            <w:pPr>
              <w:rPr/>
            </w:pPr>
            <w:r w:rsidDel="00000000" w:rsidR="00000000" w:rsidRPr="00000000">
              <w:rPr>
                <w:rtl w:val="0"/>
              </w:rPr>
              <w:t xml:space="preserve">Clif Kid Zbar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4">
            <w:pPr>
              <w:rPr/>
            </w:pPr>
            <w:r w:rsidDel="00000000" w:rsidR="00000000" w:rsidRPr="00000000">
              <w:rPr>
                <w:rtl w:val="0"/>
              </w:rPr>
              <w:t xml:space="preserve">Sugar syrups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5">
            <w:pPr>
              <w:rPr/>
            </w:pPr>
            <w:r w:rsidDel="00000000" w:rsidR="00000000" w:rsidRPr="00000000">
              <w:rPr>
                <w:rtl w:val="0"/>
              </w:rPr>
              <w:t xml:space="preserve">“Organic energy for kids”</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6">
            <w:pPr>
              <w:rPr/>
            </w:pPr>
            <w:r w:rsidDel="00000000" w:rsidR="00000000" w:rsidRPr="00000000">
              <w:rPr>
                <w:rtl w:val="0"/>
              </w:rPr>
              <w:t xml:space="preserve">KIND Kids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8">
            <w:pPr>
              <w:rPr/>
            </w:pPr>
            <w:r w:rsidDel="00000000" w:rsidR="00000000" w:rsidRPr="00000000">
              <w:rPr>
                <w:rtl w:val="0"/>
              </w:rPr>
              <w:t xml:space="preserve">Sugar blends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9">
            <w:pPr>
              <w:rPr/>
            </w:pPr>
            <w:r w:rsidDel="00000000" w:rsidR="00000000" w:rsidRPr="00000000">
              <w:rPr>
                <w:rtl w:val="0"/>
              </w:rPr>
              <w:t xml:space="preserve">“Wholesome &amp; tasty”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A">
            <w:pPr>
              <w:rPr/>
            </w:pPr>
            <w:r w:rsidDel="00000000" w:rsidR="00000000" w:rsidRPr="00000000">
              <w:rPr>
                <w:rtl w:val="0"/>
              </w:rPr>
              <w:t xml:space="preserve">Nature Valley Kids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C">
            <w:pPr>
              <w:rPr/>
            </w:pPr>
            <w:r w:rsidDel="00000000" w:rsidR="00000000" w:rsidRPr="00000000">
              <w:rPr>
                <w:rtl w:val="0"/>
              </w:rPr>
              <w:t xml:space="preserve">UPF sugars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D">
            <w:pPr>
              <w:rPr/>
            </w:pPr>
            <w:r w:rsidDel="00000000" w:rsidR="00000000" w:rsidRPr="00000000">
              <w:rPr>
                <w:rtl w:val="0"/>
              </w:rPr>
              <w:t xml:space="preserve">“Snack time made better”</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E">
            <w:pPr>
              <w:rPr/>
            </w:pPr>
            <w:r w:rsidDel="00000000" w:rsidR="00000000" w:rsidRPr="00000000">
              <w:rPr>
                <w:rtl w:val="0"/>
              </w:rPr>
              <w:t xml:space="preserve">That’s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0">
            <w:pPr>
              <w:rPr/>
            </w:pPr>
            <w:r w:rsidDel="00000000" w:rsidR="00000000" w:rsidRPr="00000000">
              <w:rPr>
                <w:rtl w:val="0"/>
              </w:rPr>
              <w:t xml:space="preserve">Fruit only, single bar can contain 18-22g of sugar - equivalent to eating 3-4 pieces of whole fruit at once, but without the water content and fiber matrix that slow absorption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1">
            <w:pPr>
              <w:rPr/>
            </w:pPr>
            <w:r w:rsidDel="00000000" w:rsidR="00000000" w:rsidRPr="00000000">
              <w:rPr>
                <w:rtl w:val="0"/>
              </w:rPr>
              <w:t xml:space="preserve">“One ingredient. That’s 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2">
            <w:pPr>
              <w:rPr/>
            </w:pPr>
            <w:r w:rsidDel="00000000" w:rsidR="00000000" w:rsidRPr="00000000">
              <w:rPr>
                <w:rtl w:val="0"/>
              </w:rPr>
              <w:t xml:space="preserve">Once Upon a Farm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4">
            <w:pPr>
              <w:rPr/>
            </w:pPr>
            <w:r w:rsidDel="00000000" w:rsidR="00000000" w:rsidRPr="00000000">
              <w:rPr>
                <w:rtl w:val="0"/>
              </w:rPr>
              <w:t xml:space="preserve">Fruit-forward, varies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5">
            <w:pPr>
              <w:rPr/>
            </w:pPr>
            <w:r w:rsidDel="00000000" w:rsidR="00000000" w:rsidRPr="00000000">
              <w:rPr>
                <w:rtl w:val="0"/>
              </w:rPr>
              <w:t xml:space="preserve">“Farm-fresh nutrition”</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6">
            <w:pPr>
              <w:rPr/>
            </w:pPr>
            <w:r w:rsidDel="00000000" w:rsidR="00000000" w:rsidRPr="00000000">
              <w:rPr>
                <w:rtl w:val="0"/>
              </w:rPr>
              <w:t xml:space="preserve">Happy Tot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8">
            <w:pPr>
              <w:rPr/>
            </w:pPr>
            <w:r w:rsidDel="00000000" w:rsidR="00000000" w:rsidRPr="00000000">
              <w:rPr>
                <w:rtl w:val="0"/>
              </w:rPr>
              <w:t xml:space="preserve">Tapioca syrup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9">
            <w:pPr>
              <w:rPr/>
            </w:pPr>
            <w:r w:rsidDel="00000000" w:rsidR="00000000" w:rsidRPr="00000000">
              <w:rPr>
                <w:rtl w:val="0"/>
              </w:rPr>
              <w:t xml:space="preserve">“Organic toddler snacks”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A">
            <w:pPr>
              <w:rPr/>
            </w:pPr>
            <w:r w:rsidDel="00000000" w:rsidR="00000000" w:rsidRPr="00000000">
              <w:rPr>
                <w:rtl w:val="0"/>
              </w:rPr>
              <w:t xml:space="preserve">GoGo squeeZ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C">
            <w:pPr>
              <w:rPr/>
            </w:pPr>
            <w:r w:rsidDel="00000000" w:rsidR="00000000" w:rsidRPr="00000000">
              <w:rPr>
                <w:rtl w:val="0"/>
              </w:rPr>
              <w:t xml:space="preserve">Concentrated fruit sugars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D">
            <w:pPr>
              <w:rPr/>
            </w:pPr>
            <w:r w:rsidDel="00000000" w:rsidR="00000000" w:rsidRPr="00000000">
              <w:rPr>
                <w:rtl w:val="0"/>
              </w:rPr>
              <w:t xml:space="preserve">“Fun &amp; convenient”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E">
            <w:pPr>
              <w:rPr/>
            </w:pPr>
            <w:r w:rsidDel="00000000" w:rsidR="00000000" w:rsidRPr="00000000">
              <w:rPr>
                <w:rtl w:val="0"/>
              </w:rPr>
              <w:t xml:space="preserve">Bear Naked Kids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0">
            <w:pPr>
              <w:rPr/>
            </w:pPr>
            <w:r w:rsidDel="00000000" w:rsidR="00000000" w:rsidRPr="00000000">
              <w:rPr>
                <w:rtl w:val="0"/>
              </w:rPr>
              <w:t xml:space="preserve">Added sugars, seed oils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1">
            <w:pPr>
              <w:rPr/>
            </w:pPr>
            <w:r w:rsidDel="00000000" w:rsidR="00000000" w:rsidRPr="00000000">
              <w:rPr>
                <w:rtl w:val="0"/>
              </w:rPr>
              <w:t xml:space="preserve">“Wholesome kids snacks”</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2">
            <w:pPr>
              <w:rPr/>
            </w:pPr>
            <w:r w:rsidDel="00000000" w:rsidR="00000000" w:rsidRPr="00000000">
              <w:rPr>
                <w:rtl w:val="0"/>
              </w:rPr>
              <w:t xml:space="preserve">Cerebelly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4">
            <w:pPr>
              <w:rPr/>
            </w:pPr>
            <w:r w:rsidDel="00000000" w:rsidR="00000000" w:rsidRPr="00000000">
              <w:rPr>
                <w:rtl w:val="0"/>
              </w:rPr>
              <w:t xml:space="preserve">Still sugars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5">
            <w:pPr>
              <w:rPr/>
            </w:pPr>
            <w:r w:rsidDel="00000000" w:rsidR="00000000" w:rsidRPr="00000000">
              <w:rPr>
                <w:rtl w:val="0"/>
              </w:rPr>
              <w:t xml:space="preserve">“Brain-supporting nutrition”</w:t>
            </w:r>
          </w:p>
        </w:tc>
      </w:tr>
      <w:tr>
        <w:trPr>
          <w:cantSplit w:val="0"/>
          <w:trHeight w:val="10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6">
            <w:pPr>
              <w:rPr/>
            </w:pPr>
            <w:r w:rsidDel="00000000" w:rsidR="00000000" w:rsidRPr="00000000">
              <w:rPr>
                <w:b w:val="1"/>
                <w:bCs w:val="1"/>
                <w:rtl w:val="0"/>
              </w:rPr>
              <w:t xml:space="preserve">MD Health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8">
            <w:pPr>
              <w:rPr/>
            </w:pPr>
            <w:r w:rsidDel="00000000" w:rsidR="00000000" w:rsidRPr="00000000">
              <w:rPr>
                <w:rtl w:val="0"/>
              </w:rPr>
              <w:t xml:space="preserve">No syrups, no artificials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9">
            <w:pPr>
              <w:rPr/>
            </w:pPr>
            <w:r w:rsidDel="00000000" w:rsidR="00000000" w:rsidRPr="00000000">
              <w:rPr>
                <w:b w:val="1"/>
                <w:bCs w:val="1"/>
                <w:rtl w:val="0"/>
              </w:rPr>
              <w:t xml:space="preserve">“Built to protect kids from ultra-processed food”</w:t>
            </w:r>
            <w:r w:rsidDel="00000000" w:rsidR="00000000" w:rsidRPr="00000000">
              <w:rPr>
                <w:rtl w:val="0"/>
              </w:rPr>
            </w:r>
          </w:p>
        </w:tc>
      </w:tr>
    </w:tbl>
    <w:p w:rsidR="00000000" w:rsidDel="00000000" w:rsidP="00000000" w:rsidRDefault="00000000" w:rsidRPr="00000000" w14:paraId="00001C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B">
      <w:pPr>
        <w:pStyle w:val="Heading2"/>
        <w:keepNext w:val="0"/>
        <w:keepLines w:val="0"/>
        <w:spacing w:after="80" w:lineRule="auto"/>
        <w:rPr>
          <w:b w:val="1"/>
          <w:bCs w:val="1"/>
          <w:sz w:val="34"/>
          <w:szCs w:val="34"/>
        </w:rPr>
      </w:pPr>
      <w:bookmarkStart w:colFirst="0" w:colLast="0" w:name="_9ud9jtfm5kzy" w:id="932"/>
      <w:bookmarkEnd w:id="932"/>
      <w:r w:rsidDel="00000000" w:rsidR="00000000" w:rsidRPr="00000000">
        <w:rPr>
          <w:b w:val="1"/>
          <w:bCs w:val="1"/>
          <w:sz w:val="34"/>
          <w:szCs w:val="34"/>
          <w:rtl w:val="0"/>
        </w:rPr>
        <w:t xml:space="preserve">5. Functional / Diet-Specific</w:t>
      </w:r>
    </w:p>
    <w:tbl>
      <w:tblPr>
        <w:tblStyle w:val="Table7"/>
        <w:tblW w:w="7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695"/>
        <w:gridCol w:w="2435"/>
        <w:gridCol w:w="3170"/>
        <w:tblGridChange w:id="0">
          <w:tblGrid>
            <w:gridCol w:w="1655"/>
            <w:gridCol w:w="695"/>
            <w:gridCol w:w="2435"/>
            <w:gridCol w:w="31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C">
            <w:pPr>
              <w:jc w:val="center"/>
              <w:rPr/>
            </w:pPr>
            <w:r w:rsidDel="00000000" w:rsidR="00000000" w:rsidRPr="00000000">
              <w:rPr>
                <w:b w:val="1"/>
                <w:bCs w:val="1"/>
                <w:rtl w:val="0"/>
              </w:rPr>
              <w:t xml:space="preserve">Brand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D">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E">
            <w:pPr>
              <w:jc w:val="center"/>
              <w:rPr/>
            </w:pPr>
            <w:r w:rsidDel="00000000" w:rsidR="00000000" w:rsidRPr="00000000">
              <w:rPr>
                <w:b w:val="1"/>
                <w:bCs w:val="1"/>
                <w:rtl w:val="0"/>
              </w:rPr>
              <w:t xml:space="preserve">Why (Ingredients)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F">
            <w:pPr>
              <w:jc w:val="center"/>
              <w:rPr/>
            </w:pPr>
            <w:r w:rsidDel="00000000" w:rsidR="00000000" w:rsidRPr="00000000">
              <w:rPr>
                <w:b w:val="1"/>
                <w:bCs w:val="1"/>
                <w:rtl w:val="0"/>
              </w:rPr>
              <w:t xml:space="preserve">What They Say (Marketing)</w:t>
            </w:r>
            <w:r w:rsidDel="00000000" w:rsidR="00000000" w:rsidRPr="00000000">
              <w:rPr>
                <w:rtl w:val="0"/>
              </w:rPr>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0">
            <w:pPr>
              <w:rPr/>
            </w:pPr>
            <w:r w:rsidDel="00000000" w:rsidR="00000000" w:rsidRPr="00000000">
              <w:rPr>
                <w:rtl w:val="0"/>
              </w:rPr>
              <w:t xml:space="preserve">Bulletproof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2">
            <w:pPr>
              <w:rPr/>
            </w:pPr>
            <w:r w:rsidDel="00000000" w:rsidR="00000000" w:rsidRPr="00000000">
              <w:rPr>
                <w:rtl w:val="0"/>
              </w:rPr>
              <w:t xml:space="preserve">Tapioca fiber, seed oils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3">
            <w:pPr>
              <w:rPr/>
            </w:pPr>
            <w:r w:rsidDel="00000000" w:rsidR="00000000" w:rsidRPr="00000000">
              <w:rPr>
                <w:rtl w:val="0"/>
              </w:rPr>
              <w:t xml:space="preserve">“Brain-boosting fuel”</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4">
            <w:pPr>
              <w:rPr/>
            </w:pPr>
            <w:r w:rsidDel="00000000" w:rsidR="00000000" w:rsidRPr="00000000">
              <w:rPr>
                <w:rtl w:val="0"/>
              </w:rPr>
              <w:t xml:space="preserve">Keto Krisp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6">
            <w:pPr>
              <w:rPr/>
            </w:pPr>
            <w:r w:rsidDel="00000000" w:rsidR="00000000" w:rsidRPr="00000000">
              <w:rPr>
                <w:rtl w:val="0"/>
              </w:rPr>
              <w:t xml:space="preserve">Erythritol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7">
            <w:pPr>
              <w:rPr/>
            </w:pPr>
            <w:r w:rsidDel="00000000" w:rsidR="00000000" w:rsidRPr="00000000">
              <w:rPr>
                <w:rtl w:val="0"/>
              </w:rPr>
              <w:t xml:space="preserve">“Clean keto bars”</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8">
            <w:pPr>
              <w:rPr/>
            </w:pPr>
            <w:r w:rsidDel="00000000" w:rsidR="00000000" w:rsidRPr="00000000">
              <w:rPr>
                <w:rtl w:val="0"/>
              </w:rPr>
              <w:t xml:space="preserve">Orgain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A">
            <w:pPr>
              <w:rPr/>
            </w:pPr>
            <w:r w:rsidDel="00000000" w:rsidR="00000000" w:rsidRPr="00000000">
              <w:rPr>
                <w:rtl w:val="0"/>
              </w:rPr>
              <w:t xml:space="preserve">Still processed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B">
            <w:pPr>
              <w:rPr/>
            </w:pPr>
            <w:r w:rsidDel="00000000" w:rsidR="00000000" w:rsidRPr="00000000">
              <w:rPr>
                <w:rtl w:val="0"/>
              </w:rPr>
              <w:t xml:space="preserve">“Clean nutrition made simple”</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C">
            <w:pPr>
              <w:rPr/>
            </w:pPr>
            <w:r w:rsidDel="00000000" w:rsidR="00000000" w:rsidRPr="00000000">
              <w:rPr>
                <w:rtl w:val="0"/>
              </w:rPr>
              <w:t xml:space="preserve">Garden of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E">
            <w:pPr>
              <w:rPr/>
            </w:pPr>
            <w:r w:rsidDel="00000000" w:rsidR="00000000" w:rsidRPr="00000000">
              <w:rPr>
                <w:rtl w:val="0"/>
              </w:rPr>
              <w:t xml:space="preserve">Fibers + isolates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F">
            <w:pPr>
              <w:rPr/>
            </w:pPr>
            <w:r w:rsidDel="00000000" w:rsidR="00000000" w:rsidRPr="00000000">
              <w:rPr>
                <w:rtl w:val="0"/>
              </w:rPr>
              <w:t xml:space="preserve">“Whole food nutrition”</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0">
            <w:pPr>
              <w:rPr/>
            </w:pPr>
            <w:r w:rsidDel="00000000" w:rsidR="00000000" w:rsidRPr="00000000">
              <w:rPr>
                <w:rtl w:val="0"/>
              </w:rPr>
              <w:t xml:space="preserve">Oatmega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2">
            <w:pPr>
              <w:rPr/>
            </w:pPr>
            <w:r w:rsidDel="00000000" w:rsidR="00000000" w:rsidRPr="00000000">
              <w:rPr>
                <w:rtl w:val="0"/>
              </w:rPr>
              <w:t xml:space="preserve">Seed oils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3">
            <w:pPr>
              <w:rPr/>
            </w:pPr>
            <w:r w:rsidDel="00000000" w:rsidR="00000000" w:rsidRPr="00000000">
              <w:rPr>
                <w:rtl w:val="0"/>
              </w:rPr>
              <w:t xml:space="preserve">“Omega-3 performance”</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4">
            <w:pPr>
              <w:rPr/>
            </w:pPr>
            <w:r w:rsidDel="00000000" w:rsidR="00000000" w:rsidRPr="00000000">
              <w:rPr>
                <w:rtl w:val="0"/>
              </w:rPr>
              <w:t xml:space="preserve">Raw Rev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6">
            <w:pPr>
              <w:rPr/>
            </w:pPr>
            <w:r w:rsidDel="00000000" w:rsidR="00000000" w:rsidRPr="00000000">
              <w:rPr>
                <w:rtl w:val="0"/>
              </w:rPr>
              <w:t xml:space="preserve">Erythritol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7">
            <w:pPr>
              <w:rPr/>
            </w:pPr>
            <w:r w:rsidDel="00000000" w:rsidR="00000000" w:rsidRPr="00000000">
              <w:rPr>
                <w:rtl w:val="0"/>
              </w:rPr>
              <w:t xml:space="preserve">“Plant-based protein”</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8">
            <w:pPr>
              <w:rPr/>
            </w:pPr>
            <w:r w:rsidDel="00000000" w:rsidR="00000000" w:rsidRPr="00000000">
              <w:rPr>
                <w:rtl w:val="0"/>
              </w:rPr>
              <w:t xml:space="preserve">ProBar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A">
            <w:pPr>
              <w:rPr/>
            </w:pPr>
            <w:r w:rsidDel="00000000" w:rsidR="00000000" w:rsidRPr="00000000">
              <w:rPr>
                <w:rtl w:val="0"/>
              </w:rPr>
              <w:t xml:space="preserve">Syrups + whole foods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B">
            <w:pPr>
              <w:rPr/>
            </w:pPr>
            <w:r w:rsidDel="00000000" w:rsidR="00000000" w:rsidRPr="00000000">
              <w:rPr>
                <w:rtl w:val="0"/>
              </w:rPr>
              <w:t xml:space="preserve">“Meal replacement energy”</w:t>
            </w:r>
          </w:p>
        </w:tc>
      </w:tr>
    </w:tbl>
    <w:p w:rsidR="00000000" w:rsidDel="00000000" w:rsidP="00000000" w:rsidRDefault="00000000" w:rsidRPr="00000000" w14:paraId="00001C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D">
      <w:pPr>
        <w:pStyle w:val="Heading2"/>
        <w:keepNext w:val="0"/>
        <w:keepLines w:val="0"/>
        <w:spacing w:after="80" w:lineRule="auto"/>
        <w:rPr>
          <w:b w:val="1"/>
          <w:bCs w:val="1"/>
          <w:sz w:val="34"/>
          <w:szCs w:val="34"/>
        </w:rPr>
      </w:pPr>
      <w:bookmarkStart w:colFirst="0" w:colLast="0" w:name="_iovsqjbdpdyc" w:id="933"/>
      <w:bookmarkEnd w:id="933"/>
      <w:r w:rsidDel="00000000" w:rsidR="00000000" w:rsidRPr="00000000">
        <w:rPr>
          <w:b w:val="1"/>
          <w:bCs w:val="1"/>
          <w:sz w:val="34"/>
          <w:szCs w:val="34"/>
          <w:rtl w:val="0"/>
        </w:rPr>
        <w:t xml:space="preserve">6. Private Label (Representative)</w:t>
      </w:r>
    </w:p>
    <w:tbl>
      <w:tblPr>
        <w:tblStyle w:val="Table8"/>
        <w:tblW w:w="9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695"/>
        <w:gridCol w:w="2945"/>
        <w:gridCol w:w="3125"/>
        <w:tblGridChange w:id="0">
          <w:tblGrid>
            <w:gridCol w:w="2390"/>
            <w:gridCol w:w="695"/>
            <w:gridCol w:w="2945"/>
            <w:gridCol w:w="3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E">
            <w:pPr>
              <w:jc w:val="center"/>
              <w:rPr/>
            </w:pPr>
            <w:r w:rsidDel="00000000" w:rsidR="00000000" w:rsidRPr="00000000">
              <w:rPr>
                <w:b w:val="1"/>
                <w:bCs w:val="1"/>
                <w:rtl w:val="0"/>
              </w:rPr>
              <w:t xml:space="preserve">Brand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F">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0">
            <w:pPr>
              <w:jc w:val="center"/>
              <w:rPr/>
            </w:pPr>
            <w:r w:rsidDel="00000000" w:rsidR="00000000" w:rsidRPr="00000000">
              <w:rPr>
                <w:b w:val="1"/>
                <w:bCs w:val="1"/>
                <w:rtl w:val="0"/>
              </w:rPr>
              <w:t xml:space="preserve">Why (Ingredients)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1">
            <w:pPr>
              <w:jc w:val="center"/>
              <w:rPr/>
            </w:pPr>
            <w:r w:rsidDel="00000000" w:rsidR="00000000" w:rsidRPr="00000000">
              <w:rPr>
                <w:b w:val="1"/>
                <w:bCs w:val="1"/>
                <w:rtl w:val="0"/>
              </w:rPr>
              <w:t xml:space="preserve">What They Say (Marketing)</w:t>
            </w:r>
            <w:r w:rsidDel="00000000" w:rsidR="00000000" w:rsidRPr="00000000">
              <w:rPr>
                <w:rtl w:val="0"/>
              </w:rPr>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2">
            <w:pPr>
              <w:rPr/>
            </w:pPr>
            <w:r w:rsidDel="00000000" w:rsidR="00000000" w:rsidRPr="00000000">
              <w:rPr>
                <w:rtl w:val="0"/>
              </w:rPr>
              <w:t xml:space="preserve">Kirkland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4">
            <w:pPr>
              <w:rPr/>
            </w:pPr>
            <w:r w:rsidDel="00000000" w:rsidR="00000000" w:rsidRPr="00000000">
              <w:rPr>
                <w:rtl w:val="0"/>
              </w:rPr>
              <w:t xml:space="preserve">UPF, cost-optimized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5">
            <w:pPr>
              <w:rPr/>
            </w:pPr>
            <w:r w:rsidDel="00000000" w:rsidR="00000000" w:rsidRPr="00000000">
              <w:rPr>
                <w:rtl w:val="0"/>
              </w:rPr>
              <w:t xml:space="preserve">“High value, quality”</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6">
            <w:pPr>
              <w:rPr/>
            </w:pPr>
            <w:r w:rsidDel="00000000" w:rsidR="00000000" w:rsidRPr="00000000">
              <w:rPr>
                <w:rtl w:val="0"/>
              </w:rPr>
              <w:t xml:space="preserve">Trader Joe’s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8">
            <w:pPr>
              <w:rPr/>
            </w:pPr>
            <w:r w:rsidDel="00000000" w:rsidR="00000000" w:rsidRPr="00000000">
              <w:rPr>
                <w:rtl w:val="0"/>
              </w:rPr>
              <w:t xml:space="preserve">Mixed formulations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9">
            <w:pPr>
              <w:rPr/>
            </w:pPr>
            <w:r w:rsidDel="00000000" w:rsidR="00000000" w:rsidRPr="00000000">
              <w:rPr>
                <w:rtl w:val="0"/>
              </w:rPr>
              <w:t xml:space="preserve">“Unique, fun, better food”</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A">
            <w:pPr>
              <w:rPr/>
            </w:pPr>
            <w:r w:rsidDel="00000000" w:rsidR="00000000" w:rsidRPr="00000000">
              <w:rPr>
                <w:rtl w:val="0"/>
              </w:rPr>
              <w:t xml:space="preserve">Whole Foods 365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C">
            <w:pPr>
              <w:rPr/>
            </w:pPr>
            <w:r w:rsidDel="00000000" w:rsidR="00000000" w:rsidRPr="00000000">
              <w:rPr>
                <w:rtl w:val="0"/>
              </w:rPr>
              <w:t xml:space="preserve">Better standards, still syrups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D">
            <w:pPr>
              <w:rPr/>
            </w:pPr>
            <w:r w:rsidDel="00000000" w:rsidR="00000000" w:rsidRPr="00000000">
              <w:rPr>
                <w:rtl w:val="0"/>
              </w:rPr>
              <w:t xml:space="preserve">“Affordable quality”</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E">
            <w:pPr>
              <w:rPr/>
            </w:pPr>
            <w:r w:rsidDel="00000000" w:rsidR="00000000" w:rsidRPr="00000000">
              <w:rPr>
                <w:rtl w:val="0"/>
              </w:rPr>
              <w:t xml:space="preserve">Target Good &amp; Gather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0">
            <w:pPr>
              <w:rPr/>
            </w:pPr>
            <w:r w:rsidDel="00000000" w:rsidR="00000000" w:rsidRPr="00000000">
              <w:rPr>
                <w:rtl w:val="0"/>
              </w:rPr>
              <w:t xml:space="preserve">Price-driven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1">
            <w:pPr>
              <w:rPr/>
            </w:pPr>
            <w:r w:rsidDel="00000000" w:rsidR="00000000" w:rsidRPr="00000000">
              <w:rPr>
                <w:rtl w:val="0"/>
              </w:rPr>
              <w:t xml:space="preserve">“Good food made simple”</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2">
            <w:pPr>
              <w:rPr/>
            </w:pPr>
            <w:r w:rsidDel="00000000" w:rsidR="00000000" w:rsidRPr="00000000">
              <w:rPr>
                <w:rtl w:val="0"/>
              </w:rPr>
              <w:t xml:space="preserve">Walmart Great Value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4">
            <w:pPr>
              <w:rPr/>
            </w:pPr>
            <w:r w:rsidDel="00000000" w:rsidR="00000000" w:rsidRPr="00000000">
              <w:rPr>
                <w:rtl w:val="0"/>
              </w:rPr>
              <w:t xml:space="preserve">UPF dominant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5">
            <w:pPr>
              <w:rPr/>
            </w:pPr>
            <w:r w:rsidDel="00000000" w:rsidR="00000000" w:rsidRPr="00000000">
              <w:rPr>
                <w:rtl w:val="0"/>
              </w:rPr>
              <w:t xml:space="preserve">“Everyday low price”</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6">
            <w:pPr>
              <w:rPr/>
            </w:pPr>
            <w:r w:rsidDel="00000000" w:rsidR="00000000" w:rsidRPr="00000000">
              <w:rPr>
                <w:rtl w:val="0"/>
              </w:rPr>
              <w:t xml:space="preserve">Aldi Brands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8">
            <w:pPr>
              <w:rPr/>
            </w:pPr>
            <w:r w:rsidDel="00000000" w:rsidR="00000000" w:rsidRPr="00000000">
              <w:rPr>
                <w:rtl w:val="0"/>
              </w:rPr>
              <w:t xml:space="preserve">Cost-optimized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9">
            <w:pPr>
              <w:rPr/>
            </w:pPr>
            <w:r w:rsidDel="00000000" w:rsidR="00000000" w:rsidRPr="00000000">
              <w:rPr>
                <w:rtl w:val="0"/>
              </w:rPr>
              <w:t xml:space="preserve">“Affordable quality”</w:t>
            </w:r>
          </w:p>
        </w:tc>
      </w:tr>
    </w:tbl>
    <w:p w:rsidR="00000000" w:rsidDel="00000000" w:rsidP="00000000" w:rsidRDefault="00000000" w:rsidRPr="00000000" w14:paraId="00001C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B">
      <w:pPr>
        <w:pStyle w:val="Heading2"/>
        <w:keepNext w:val="0"/>
        <w:keepLines w:val="0"/>
        <w:spacing w:after="80" w:lineRule="auto"/>
        <w:rPr>
          <w:b w:val="1"/>
          <w:bCs w:val="1"/>
          <w:sz w:val="34"/>
          <w:szCs w:val="34"/>
        </w:rPr>
      </w:pPr>
      <w:bookmarkStart w:colFirst="0" w:colLast="0" w:name="_1ocndfa709jp" w:id="934"/>
      <w:bookmarkEnd w:id="934"/>
      <w:r w:rsidDel="00000000" w:rsidR="00000000" w:rsidRPr="00000000">
        <w:rPr>
          <w:b w:val="1"/>
          <w:bCs w:val="1"/>
          <w:sz w:val="34"/>
          <w:szCs w:val="34"/>
          <w:rtl w:val="0"/>
        </w:rPr>
        <w:t xml:space="preserve">7. Legacy / Still Relevant</w:t>
      </w:r>
    </w:p>
    <w:tbl>
      <w:tblPr>
        <w:tblStyle w:val="Table9"/>
        <w:tblW w:w="7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695"/>
        <w:gridCol w:w="2210"/>
        <w:gridCol w:w="3125"/>
        <w:tblGridChange w:id="0">
          <w:tblGrid>
            <w:gridCol w:w="1790"/>
            <w:gridCol w:w="695"/>
            <w:gridCol w:w="2210"/>
            <w:gridCol w:w="3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C">
            <w:pPr>
              <w:jc w:val="center"/>
              <w:rPr/>
            </w:pPr>
            <w:r w:rsidDel="00000000" w:rsidR="00000000" w:rsidRPr="00000000">
              <w:rPr>
                <w:b w:val="1"/>
                <w:bCs w:val="1"/>
                <w:rtl w:val="0"/>
              </w:rPr>
              <w:t xml:space="preserve">Brand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D">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E">
            <w:pPr>
              <w:jc w:val="center"/>
              <w:rPr/>
            </w:pPr>
            <w:r w:rsidDel="00000000" w:rsidR="00000000" w:rsidRPr="00000000">
              <w:rPr>
                <w:b w:val="1"/>
                <w:bCs w:val="1"/>
                <w:rtl w:val="0"/>
              </w:rPr>
              <w:t xml:space="preserve">Why (Ingredients)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F">
            <w:pPr>
              <w:jc w:val="center"/>
              <w:rPr/>
            </w:pPr>
            <w:r w:rsidDel="00000000" w:rsidR="00000000" w:rsidRPr="00000000">
              <w:rPr>
                <w:b w:val="1"/>
                <w:bCs w:val="1"/>
                <w:rtl w:val="0"/>
              </w:rPr>
              <w:t xml:space="preserve">What They Say (Marketing)</w:t>
            </w:r>
            <w:r w:rsidDel="00000000" w:rsidR="00000000" w:rsidRPr="00000000">
              <w:rPr>
                <w:rtl w:val="0"/>
              </w:rPr>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0">
            <w:pPr>
              <w:rPr/>
            </w:pPr>
            <w:r w:rsidDel="00000000" w:rsidR="00000000" w:rsidRPr="00000000">
              <w:rPr>
                <w:rtl w:val="0"/>
              </w:rPr>
              <w:t xml:space="preserve">NuGo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2">
            <w:pPr>
              <w:rPr/>
            </w:pPr>
            <w:r w:rsidDel="00000000" w:rsidR="00000000" w:rsidRPr="00000000">
              <w:rPr>
                <w:rtl w:val="0"/>
              </w:rPr>
              <w:t xml:space="preserve">Sugar alcohols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3">
            <w:pPr>
              <w:rPr/>
            </w:pPr>
            <w:r w:rsidDel="00000000" w:rsidR="00000000" w:rsidRPr="00000000">
              <w:rPr>
                <w:rtl w:val="0"/>
              </w:rPr>
              <w:t xml:space="preserve">“Protein with great taste”</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4">
            <w:pPr>
              <w:rPr/>
            </w:pPr>
            <w:r w:rsidDel="00000000" w:rsidR="00000000" w:rsidRPr="00000000">
              <w:rPr>
                <w:rtl w:val="0"/>
              </w:rPr>
              <w:t xml:space="preserve">Detour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6">
            <w:pPr>
              <w:rPr/>
            </w:pPr>
            <w:r w:rsidDel="00000000" w:rsidR="00000000" w:rsidRPr="00000000">
              <w:rPr>
                <w:rtl w:val="0"/>
              </w:rPr>
              <w:t xml:space="preserve">Artificial sweeteners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7">
            <w:pPr>
              <w:rPr/>
            </w:pPr>
            <w:r w:rsidDel="00000000" w:rsidR="00000000" w:rsidRPr="00000000">
              <w:rPr>
                <w:rtl w:val="0"/>
              </w:rPr>
              <w:t xml:space="preserve">“Protein that tastes good”</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8">
            <w:pPr>
              <w:rPr/>
            </w:pPr>
            <w:r w:rsidDel="00000000" w:rsidR="00000000" w:rsidRPr="00000000">
              <w:rPr>
                <w:rtl w:val="0"/>
              </w:rPr>
              <w:t xml:space="preserve">Odwalla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A">
            <w:pPr>
              <w:rPr/>
            </w:pPr>
            <w:r w:rsidDel="00000000" w:rsidR="00000000" w:rsidRPr="00000000">
              <w:rPr>
                <w:rtl w:val="0"/>
              </w:rPr>
              <w:t xml:space="preserve">Fruit sugar heavy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B">
            <w:pPr>
              <w:rPr/>
            </w:pPr>
            <w:r w:rsidDel="00000000" w:rsidR="00000000" w:rsidRPr="00000000">
              <w:rPr>
                <w:rtl w:val="0"/>
              </w:rPr>
              <w:t xml:space="preserve">“Plant-powered nutrition”</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C">
            <w:pPr>
              <w:rPr/>
            </w:pPr>
            <w:r w:rsidDel="00000000" w:rsidR="00000000" w:rsidRPr="00000000">
              <w:rPr>
                <w:rtl w:val="0"/>
              </w:rPr>
              <w:t xml:space="preserve">Nature’s Bakery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E">
            <w:pPr>
              <w:rPr/>
            </w:pPr>
            <w:r w:rsidDel="00000000" w:rsidR="00000000" w:rsidRPr="00000000">
              <w:rPr>
                <w:rtl w:val="0"/>
              </w:rPr>
              <w:t xml:space="preserve">Refined sugars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F">
            <w:pPr>
              <w:rPr/>
            </w:pPr>
            <w:r w:rsidDel="00000000" w:rsidR="00000000" w:rsidRPr="00000000">
              <w:rPr>
                <w:rtl w:val="0"/>
              </w:rPr>
              <w:t xml:space="preserve">“Wholesome baked snacks”</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0">
            <w:pPr>
              <w:rPr/>
            </w:pPr>
            <w:r w:rsidDel="00000000" w:rsidR="00000000" w:rsidRPr="00000000">
              <w:rPr>
                <w:rtl w:val="0"/>
              </w:rPr>
              <w:t xml:space="preserve">Special 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2">
            <w:pPr>
              <w:rPr/>
            </w:pPr>
            <w:r w:rsidDel="00000000" w:rsidR="00000000" w:rsidRPr="00000000">
              <w:rPr>
                <w:rtl w:val="0"/>
              </w:rPr>
              <w:t xml:space="preserve">Ultra-processed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3">
            <w:pPr>
              <w:rPr/>
            </w:pPr>
            <w:r w:rsidDel="00000000" w:rsidR="00000000" w:rsidRPr="00000000">
              <w:rPr>
                <w:rtl w:val="0"/>
              </w:rPr>
              <w:t xml:space="preserve">“Smart nutrition”</w:t>
            </w:r>
          </w:p>
        </w:tc>
      </w:tr>
    </w:tbl>
    <w:p w:rsidR="00000000" w:rsidDel="00000000" w:rsidP="00000000" w:rsidRDefault="00000000" w:rsidRPr="00000000" w14:paraId="00001C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5">
      <w:pPr>
        <w:pStyle w:val="Heading1"/>
        <w:keepNext w:val="0"/>
        <w:keepLines w:val="0"/>
        <w:spacing w:before="480" w:lineRule="auto"/>
        <w:rPr>
          <w:b w:val="1"/>
          <w:bCs w:val="1"/>
          <w:sz w:val="46"/>
          <w:szCs w:val="46"/>
        </w:rPr>
      </w:pPr>
      <w:bookmarkStart w:colFirst="0" w:colLast="0" w:name="_qvjrbj7gwv09" w:id="935"/>
      <w:bookmarkEnd w:id="935"/>
      <w:r w:rsidDel="00000000" w:rsidR="00000000" w:rsidRPr="00000000">
        <w:rPr>
          <w:b w:val="1"/>
          <w:bCs w:val="1"/>
          <w:sz w:val="46"/>
          <w:szCs w:val="46"/>
          <w:rtl w:val="0"/>
        </w:rPr>
        <w:t xml:space="preserve">The Pattern </w:t>
      </w:r>
    </w:p>
    <w:p w:rsidR="00000000" w:rsidDel="00000000" w:rsidP="00000000" w:rsidRDefault="00000000" w:rsidRPr="00000000" w14:paraId="00001C86">
      <w:pPr>
        <w:spacing w:after="240" w:before="240" w:lineRule="auto"/>
        <w:rPr>
          <w:b w:val="1"/>
          <w:bCs w:val="1"/>
        </w:rPr>
      </w:pPr>
      <w:r w:rsidDel="00000000" w:rsidR="00000000" w:rsidRPr="00000000">
        <w:rPr>
          <w:b w:val="1"/>
          <w:bCs w:val="1"/>
          <w:rtl w:val="0"/>
        </w:rPr>
        <w:t xml:space="preserve">What most bars say:</w:t>
      </w:r>
    </w:p>
    <w:p w:rsidR="00000000" w:rsidDel="00000000" w:rsidP="00000000" w:rsidRDefault="00000000" w:rsidRPr="00000000" w14:paraId="00001C87">
      <w:pPr>
        <w:spacing w:after="240" w:before="240" w:lineRule="auto"/>
        <w:ind w:left="600" w:right="600" w:firstLine="0"/>
        <w:rPr/>
      </w:pPr>
      <w:r w:rsidDel="00000000" w:rsidR="00000000" w:rsidRPr="00000000">
        <w:rPr>
          <w:rtl w:val="0"/>
        </w:rPr>
        <w:t xml:space="preserve">Clean • Natural • Wholesome • Better-for-you • Balanced</w:t>
      </w:r>
    </w:p>
    <w:p w:rsidR="00000000" w:rsidDel="00000000" w:rsidP="00000000" w:rsidRDefault="00000000" w:rsidRPr="00000000" w14:paraId="00001C88">
      <w:pPr>
        <w:spacing w:after="240" w:before="240" w:lineRule="auto"/>
        <w:rPr>
          <w:b w:val="1"/>
          <w:bCs w:val="1"/>
        </w:rPr>
      </w:pPr>
      <w:r w:rsidDel="00000000" w:rsidR="00000000" w:rsidRPr="00000000">
        <w:rPr>
          <w:b w:val="1"/>
          <w:bCs w:val="1"/>
          <w:rtl w:val="0"/>
        </w:rPr>
        <w:t xml:space="preserve">What the ingredients show:</w:t>
      </w:r>
    </w:p>
    <w:p w:rsidR="00000000" w:rsidDel="00000000" w:rsidP="00000000" w:rsidRDefault="00000000" w:rsidRPr="00000000" w14:paraId="00001C89">
      <w:pPr>
        <w:spacing w:after="240" w:before="240" w:lineRule="auto"/>
        <w:ind w:left="600" w:right="600" w:firstLine="0"/>
        <w:rPr/>
      </w:pPr>
      <w:r w:rsidDel="00000000" w:rsidR="00000000" w:rsidRPr="00000000">
        <w:rPr>
          <w:rtl w:val="0"/>
        </w:rPr>
        <w:t xml:space="preserve">Sugar engineering • UPF shortcuts • Label gaming</w:t>
      </w:r>
    </w:p>
    <w:p w:rsidR="00000000" w:rsidDel="00000000" w:rsidP="00000000" w:rsidRDefault="00000000" w:rsidRPr="00000000" w14:paraId="00001C8A">
      <w:pPr>
        <w:spacing w:after="240" w:before="240" w:lineRule="auto"/>
        <w:rPr>
          <w:b w:val="1"/>
          <w:bCs w:val="1"/>
        </w:rPr>
      </w:pPr>
      <w:r w:rsidDel="00000000" w:rsidR="00000000" w:rsidRPr="00000000">
        <w:rPr>
          <w:b w:val="1"/>
          <w:bCs w:val="1"/>
          <w:rtl w:val="0"/>
        </w:rPr>
        <w:t xml:space="preserve">What MD Health MUST be able to honestly say:</w:t>
      </w:r>
    </w:p>
    <w:p w:rsidR="00000000" w:rsidDel="00000000" w:rsidP="00000000" w:rsidRDefault="00000000" w:rsidRPr="00000000" w14:paraId="00001C8B">
      <w:pPr>
        <w:spacing w:after="240" w:before="240" w:lineRule="auto"/>
        <w:ind w:left="600" w:right="600" w:firstLine="0"/>
        <w:rPr>
          <w:i w:val="1"/>
          <w:iCs w:val="1"/>
        </w:rPr>
      </w:pPr>
      <w:r w:rsidDel="00000000" w:rsidR="00000000" w:rsidRPr="00000000">
        <w:rPr>
          <w:i w:val="1"/>
          <w:iCs w:val="1"/>
          <w:rtl w:val="0"/>
        </w:rPr>
        <w:t xml:space="preserve">“We didn’t engineer the label. We fixed the food.”</w:t>
      </w:r>
    </w:p>
    <w:p w:rsidR="00000000" w:rsidDel="00000000" w:rsidP="00000000" w:rsidRDefault="00000000" w:rsidRPr="00000000" w14:paraId="00001C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dvhk58iy6o8" w:id="936"/>
      <w:bookmarkEnd w:id="9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Pricing Master</w:t>
      </w:r>
      <w:r w:rsidDel="00000000" w:rsidR="00000000" w:rsidRPr="00000000">
        <w:rPr>
          <w:rtl w:val="0"/>
        </w:rPr>
      </w:r>
    </w:p>
    <w:p w:rsidR="00000000" w:rsidDel="00000000" w:rsidP="00000000" w:rsidRDefault="00000000" w:rsidRPr="00000000" w14:paraId="00001C8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ex69vguadvo" w:id="937"/>
      <w:bookmarkEnd w:id="9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Pricing</w:t>
      </w:r>
      <w:r w:rsidDel="00000000" w:rsidR="00000000" w:rsidRPr="00000000">
        <w:rPr>
          <w:rtl w:val="0"/>
        </w:rPr>
      </w:r>
    </w:p>
    <w:p w:rsidR="00000000" w:rsidDel="00000000" w:rsidP="00000000" w:rsidRDefault="00000000" w:rsidRPr="00000000" w14:paraId="00001C90">
      <w:pPr>
        <w:pStyle w:val="Heading2"/>
        <w:keepNext w:val="0"/>
        <w:keepLines w:val="0"/>
        <w:spacing w:after="80" w:lineRule="auto"/>
        <w:rPr>
          <w:b w:val="1"/>
          <w:bCs w:val="1"/>
          <w:sz w:val="34"/>
          <w:szCs w:val="34"/>
        </w:rPr>
      </w:pPr>
      <w:bookmarkStart w:colFirst="0" w:colLast="0" w:name="_o0qrqn1rl1gq" w:id="938"/>
      <w:bookmarkEnd w:id="938"/>
      <w:r w:rsidDel="00000000" w:rsidR="00000000" w:rsidRPr="00000000">
        <w:rPr>
          <w:b w:val="1"/>
          <w:bCs w:val="1"/>
          <w:sz w:val="34"/>
          <w:szCs w:val="34"/>
          <w:rtl w:val="0"/>
        </w:rPr>
        <w:t xml:space="preserve">Mass Market / Grocery</w:t>
      </w:r>
    </w:p>
    <w:p w:rsidR="00000000" w:rsidDel="00000000" w:rsidP="00000000" w:rsidRDefault="00000000" w:rsidRPr="00000000" w14:paraId="00001C91">
      <w:pPr>
        <w:numPr>
          <w:ilvl w:val="0"/>
          <w:numId w:val="442"/>
        </w:numPr>
        <w:spacing w:after="0" w:afterAutospacing="0" w:before="240" w:lineRule="auto"/>
        <w:ind w:left="720" w:hanging="360"/>
      </w:pPr>
      <w:r w:rsidDel="00000000" w:rsidR="00000000" w:rsidRPr="00000000">
        <w:rPr>
          <w:rtl w:val="0"/>
        </w:rPr>
        <w:t xml:space="preserve">Clif Bar — $1.25–$1.75</w:t>
        <w:br w:type="textWrapping"/>
      </w:r>
    </w:p>
    <w:p w:rsidR="00000000" w:rsidDel="00000000" w:rsidP="00000000" w:rsidRDefault="00000000" w:rsidRPr="00000000" w14:paraId="00001C92">
      <w:pPr>
        <w:numPr>
          <w:ilvl w:val="0"/>
          <w:numId w:val="442"/>
        </w:numPr>
        <w:spacing w:after="0" w:afterAutospacing="0" w:before="0" w:beforeAutospacing="0" w:lineRule="auto"/>
        <w:ind w:left="720" w:hanging="360"/>
      </w:pPr>
      <w:r w:rsidDel="00000000" w:rsidR="00000000" w:rsidRPr="00000000">
        <w:rPr>
          <w:rtl w:val="0"/>
        </w:rPr>
        <w:t xml:space="preserve">Clif Kid (Zbar) — $1.00–$1.50</w:t>
        <w:br w:type="textWrapping"/>
      </w:r>
    </w:p>
    <w:p w:rsidR="00000000" w:rsidDel="00000000" w:rsidP="00000000" w:rsidRDefault="00000000" w:rsidRPr="00000000" w14:paraId="00001C93">
      <w:pPr>
        <w:numPr>
          <w:ilvl w:val="0"/>
          <w:numId w:val="442"/>
        </w:numPr>
        <w:spacing w:after="0" w:afterAutospacing="0" w:before="0" w:beforeAutospacing="0" w:lineRule="auto"/>
        <w:ind w:left="720" w:hanging="360"/>
      </w:pPr>
      <w:r w:rsidDel="00000000" w:rsidR="00000000" w:rsidRPr="00000000">
        <w:rPr>
          <w:rtl w:val="0"/>
        </w:rPr>
        <w:t xml:space="preserve">Luna Bar — $1.25–$1.75</w:t>
        <w:br w:type="textWrapping"/>
      </w:r>
    </w:p>
    <w:p w:rsidR="00000000" w:rsidDel="00000000" w:rsidP="00000000" w:rsidRDefault="00000000" w:rsidRPr="00000000" w14:paraId="00001C94">
      <w:pPr>
        <w:numPr>
          <w:ilvl w:val="0"/>
          <w:numId w:val="442"/>
        </w:numPr>
        <w:spacing w:after="0" w:afterAutospacing="0" w:before="0" w:beforeAutospacing="0" w:lineRule="auto"/>
        <w:ind w:left="720" w:hanging="360"/>
      </w:pPr>
      <w:r w:rsidDel="00000000" w:rsidR="00000000" w:rsidRPr="00000000">
        <w:rPr>
          <w:rtl w:val="0"/>
        </w:rPr>
        <w:t xml:space="preserve">Nature Valley — $0.50–$1.00</w:t>
        <w:br w:type="textWrapping"/>
      </w:r>
    </w:p>
    <w:p w:rsidR="00000000" w:rsidDel="00000000" w:rsidP="00000000" w:rsidRDefault="00000000" w:rsidRPr="00000000" w14:paraId="00001C95">
      <w:pPr>
        <w:numPr>
          <w:ilvl w:val="0"/>
          <w:numId w:val="442"/>
        </w:numPr>
        <w:spacing w:after="0" w:afterAutospacing="0" w:before="0" w:beforeAutospacing="0" w:lineRule="auto"/>
        <w:ind w:left="720" w:hanging="360"/>
      </w:pPr>
      <w:r w:rsidDel="00000000" w:rsidR="00000000" w:rsidRPr="00000000">
        <w:rPr>
          <w:rtl w:val="0"/>
        </w:rPr>
        <w:t xml:space="preserve">KIND — $1.25–$2.00</w:t>
        <w:br w:type="textWrapping"/>
      </w:r>
    </w:p>
    <w:p w:rsidR="00000000" w:rsidDel="00000000" w:rsidP="00000000" w:rsidRDefault="00000000" w:rsidRPr="00000000" w14:paraId="00001C96">
      <w:pPr>
        <w:numPr>
          <w:ilvl w:val="0"/>
          <w:numId w:val="442"/>
        </w:numPr>
        <w:spacing w:after="0" w:afterAutospacing="0" w:before="0" w:beforeAutospacing="0" w:lineRule="auto"/>
        <w:ind w:left="720" w:hanging="360"/>
      </w:pPr>
      <w:r w:rsidDel="00000000" w:rsidR="00000000" w:rsidRPr="00000000">
        <w:rPr>
          <w:rtl w:val="0"/>
        </w:rPr>
        <w:t xml:space="preserve">KIND Kids — $1.00–$1.50</w:t>
        <w:br w:type="textWrapping"/>
      </w:r>
    </w:p>
    <w:p w:rsidR="00000000" w:rsidDel="00000000" w:rsidP="00000000" w:rsidRDefault="00000000" w:rsidRPr="00000000" w14:paraId="00001C97">
      <w:pPr>
        <w:numPr>
          <w:ilvl w:val="0"/>
          <w:numId w:val="442"/>
        </w:numPr>
        <w:spacing w:after="0" w:afterAutospacing="0" w:before="0" w:beforeAutospacing="0" w:lineRule="auto"/>
        <w:ind w:left="720" w:hanging="360"/>
      </w:pPr>
      <w:r w:rsidDel="00000000" w:rsidR="00000000" w:rsidRPr="00000000">
        <w:rPr>
          <w:rtl w:val="0"/>
        </w:rPr>
        <w:t xml:space="preserve">RXBAR — $1.75–$2.50</w:t>
        <w:br w:type="textWrapping"/>
      </w:r>
    </w:p>
    <w:p w:rsidR="00000000" w:rsidDel="00000000" w:rsidP="00000000" w:rsidRDefault="00000000" w:rsidRPr="00000000" w14:paraId="00001C98">
      <w:pPr>
        <w:numPr>
          <w:ilvl w:val="0"/>
          <w:numId w:val="442"/>
        </w:numPr>
        <w:spacing w:after="0" w:afterAutospacing="0" w:before="0" w:beforeAutospacing="0" w:lineRule="auto"/>
        <w:ind w:left="720" w:hanging="360"/>
      </w:pPr>
      <w:r w:rsidDel="00000000" w:rsidR="00000000" w:rsidRPr="00000000">
        <w:rPr>
          <w:rtl w:val="0"/>
        </w:rPr>
        <w:t xml:space="preserve">Larabar — $1.50–$2.00</w:t>
        <w:br w:type="textWrapping"/>
      </w:r>
    </w:p>
    <w:p w:rsidR="00000000" w:rsidDel="00000000" w:rsidP="00000000" w:rsidRDefault="00000000" w:rsidRPr="00000000" w14:paraId="00001C99">
      <w:pPr>
        <w:numPr>
          <w:ilvl w:val="0"/>
          <w:numId w:val="442"/>
        </w:numPr>
        <w:spacing w:after="0" w:afterAutospacing="0" w:before="0" w:beforeAutospacing="0" w:lineRule="auto"/>
        <w:ind w:left="720" w:hanging="360"/>
      </w:pPr>
      <w:r w:rsidDel="00000000" w:rsidR="00000000" w:rsidRPr="00000000">
        <w:rPr>
          <w:rtl w:val="0"/>
        </w:rPr>
        <w:t xml:space="preserve">PowerBar — $1.25–$2.00</w:t>
        <w:br w:type="textWrapping"/>
      </w:r>
    </w:p>
    <w:p w:rsidR="00000000" w:rsidDel="00000000" w:rsidP="00000000" w:rsidRDefault="00000000" w:rsidRPr="00000000" w14:paraId="00001C9A">
      <w:pPr>
        <w:numPr>
          <w:ilvl w:val="0"/>
          <w:numId w:val="442"/>
        </w:numPr>
        <w:spacing w:after="0" w:afterAutospacing="0" w:before="0" w:beforeAutospacing="0" w:lineRule="auto"/>
        <w:ind w:left="720" w:hanging="360"/>
      </w:pPr>
      <w:r w:rsidDel="00000000" w:rsidR="00000000" w:rsidRPr="00000000">
        <w:rPr>
          <w:rtl w:val="0"/>
        </w:rPr>
        <w:t xml:space="preserve">ZonePerfect — $1.50–$2.25</w:t>
        <w:br w:type="textWrapping"/>
      </w:r>
    </w:p>
    <w:p w:rsidR="00000000" w:rsidDel="00000000" w:rsidP="00000000" w:rsidRDefault="00000000" w:rsidRPr="00000000" w14:paraId="00001C9B">
      <w:pPr>
        <w:numPr>
          <w:ilvl w:val="0"/>
          <w:numId w:val="442"/>
        </w:numPr>
        <w:spacing w:after="0" w:afterAutospacing="0" w:before="0" w:beforeAutospacing="0" w:lineRule="auto"/>
        <w:ind w:left="720" w:hanging="360"/>
      </w:pPr>
      <w:r w:rsidDel="00000000" w:rsidR="00000000" w:rsidRPr="00000000">
        <w:rPr>
          <w:rtl w:val="0"/>
        </w:rPr>
        <w:t xml:space="preserve">Nutri-Grain — $0.50–$1.00</w:t>
        <w:br w:type="textWrapping"/>
      </w:r>
    </w:p>
    <w:p w:rsidR="00000000" w:rsidDel="00000000" w:rsidP="00000000" w:rsidRDefault="00000000" w:rsidRPr="00000000" w14:paraId="00001C9C">
      <w:pPr>
        <w:numPr>
          <w:ilvl w:val="0"/>
          <w:numId w:val="442"/>
        </w:numPr>
        <w:spacing w:after="0" w:afterAutospacing="0" w:before="0" w:beforeAutospacing="0" w:lineRule="auto"/>
        <w:ind w:left="720" w:hanging="360"/>
      </w:pPr>
      <w:r w:rsidDel="00000000" w:rsidR="00000000" w:rsidRPr="00000000">
        <w:rPr>
          <w:rtl w:val="0"/>
        </w:rPr>
        <w:t xml:space="preserve">Balance Bar — $1.25–$2.00</w:t>
        <w:br w:type="textWrapping"/>
      </w:r>
    </w:p>
    <w:p w:rsidR="00000000" w:rsidDel="00000000" w:rsidP="00000000" w:rsidRDefault="00000000" w:rsidRPr="00000000" w14:paraId="00001C9D">
      <w:pPr>
        <w:numPr>
          <w:ilvl w:val="0"/>
          <w:numId w:val="442"/>
        </w:numPr>
        <w:spacing w:after="0" w:afterAutospacing="0" w:before="0" w:beforeAutospacing="0" w:lineRule="auto"/>
        <w:ind w:left="720" w:hanging="360"/>
      </w:pPr>
      <w:r w:rsidDel="00000000" w:rsidR="00000000" w:rsidRPr="00000000">
        <w:rPr>
          <w:rtl w:val="0"/>
        </w:rPr>
        <w:t xml:space="preserve">Fiber One — $0.75–$1.50</w:t>
        <w:br w:type="textWrapping"/>
      </w:r>
    </w:p>
    <w:p w:rsidR="00000000" w:rsidDel="00000000" w:rsidP="00000000" w:rsidRDefault="00000000" w:rsidRPr="00000000" w14:paraId="00001C9E">
      <w:pPr>
        <w:numPr>
          <w:ilvl w:val="0"/>
          <w:numId w:val="442"/>
        </w:numPr>
        <w:spacing w:after="0" w:afterAutospacing="0" w:before="0" w:beforeAutospacing="0" w:lineRule="auto"/>
        <w:ind w:left="720" w:hanging="360"/>
      </w:pPr>
      <w:r w:rsidDel="00000000" w:rsidR="00000000" w:rsidRPr="00000000">
        <w:rPr>
          <w:rtl w:val="0"/>
        </w:rPr>
        <w:t xml:space="preserve">Atkins — $1.50–$2.25</w:t>
        <w:br w:type="textWrapping"/>
      </w:r>
    </w:p>
    <w:p w:rsidR="00000000" w:rsidDel="00000000" w:rsidP="00000000" w:rsidRDefault="00000000" w:rsidRPr="00000000" w14:paraId="00001C9F">
      <w:pPr>
        <w:numPr>
          <w:ilvl w:val="0"/>
          <w:numId w:val="442"/>
        </w:numPr>
        <w:spacing w:after="240" w:before="0" w:beforeAutospacing="0" w:lineRule="auto"/>
        <w:ind w:left="720" w:hanging="360"/>
      </w:pPr>
      <w:r w:rsidDel="00000000" w:rsidR="00000000" w:rsidRPr="00000000">
        <w:rPr>
          <w:rtl w:val="0"/>
        </w:rPr>
        <w:t xml:space="preserve">SlimFast — $1.50–$2.50</w:t>
        <w:br w:type="textWrapping"/>
      </w:r>
    </w:p>
    <w:p w:rsidR="00000000" w:rsidDel="00000000" w:rsidP="00000000" w:rsidRDefault="00000000" w:rsidRPr="00000000" w14:paraId="00001C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1">
      <w:pPr>
        <w:pStyle w:val="Heading2"/>
        <w:keepNext w:val="0"/>
        <w:keepLines w:val="0"/>
        <w:spacing w:after="80" w:lineRule="auto"/>
        <w:rPr>
          <w:b w:val="1"/>
          <w:bCs w:val="1"/>
          <w:sz w:val="34"/>
          <w:szCs w:val="34"/>
        </w:rPr>
      </w:pPr>
      <w:bookmarkStart w:colFirst="0" w:colLast="0" w:name="_mxbi5oocrgtx" w:id="939"/>
      <w:bookmarkEnd w:id="939"/>
      <w:r w:rsidDel="00000000" w:rsidR="00000000" w:rsidRPr="00000000">
        <w:rPr>
          <w:b w:val="1"/>
          <w:bCs w:val="1"/>
          <w:sz w:val="34"/>
          <w:szCs w:val="34"/>
          <w:rtl w:val="0"/>
        </w:rPr>
        <w:t xml:space="preserve">Protein / Performance</w:t>
      </w:r>
    </w:p>
    <w:p w:rsidR="00000000" w:rsidDel="00000000" w:rsidP="00000000" w:rsidRDefault="00000000" w:rsidRPr="00000000" w14:paraId="00001CA2">
      <w:pPr>
        <w:numPr>
          <w:ilvl w:val="0"/>
          <w:numId w:val="701"/>
        </w:numPr>
        <w:spacing w:after="0" w:afterAutospacing="0" w:before="240" w:lineRule="auto"/>
        <w:ind w:left="720" w:hanging="360"/>
      </w:pPr>
      <w:r w:rsidDel="00000000" w:rsidR="00000000" w:rsidRPr="00000000">
        <w:rPr>
          <w:rtl w:val="0"/>
        </w:rPr>
        <w:t xml:space="preserve">Quest — $2.00–$3.00</w:t>
        <w:br w:type="textWrapping"/>
      </w:r>
    </w:p>
    <w:p w:rsidR="00000000" w:rsidDel="00000000" w:rsidP="00000000" w:rsidRDefault="00000000" w:rsidRPr="00000000" w14:paraId="00001CA3">
      <w:pPr>
        <w:numPr>
          <w:ilvl w:val="0"/>
          <w:numId w:val="701"/>
        </w:numPr>
        <w:spacing w:after="0" w:afterAutospacing="0" w:before="0" w:beforeAutospacing="0" w:lineRule="auto"/>
        <w:ind w:left="720" w:hanging="360"/>
      </w:pPr>
      <w:r w:rsidDel="00000000" w:rsidR="00000000" w:rsidRPr="00000000">
        <w:rPr>
          <w:rtl w:val="0"/>
        </w:rPr>
        <w:t xml:space="preserve">ONE Bar — $2.00–$2.75</w:t>
        <w:br w:type="textWrapping"/>
      </w:r>
    </w:p>
    <w:p w:rsidR="00000000" w:rsidDel="00000000" w:rsidP="00000000" w:rsidRDefault="00000000" w:rsidRPr="00000000" w14:paraId="00001CA4">
      <w:pPr>
        <w:numPr>
          <w:ilvl w:val="0"/>
          <w:numId w:val="701"/>
        </w:numPr>
        <w:spacing w:after="0" w:afterAutospacing="0" w:before="0" w:beforeAutospacing="0" w:lineRule="auto"/>
        <w:ind w:left="720" w:hanging="360"/>
      </w:pPr>
      <w:r w:rsidDel="00000000" w:rsidR="00000000" w:rsidRPr="00000000">
        <w:rPr>
          <w:rtl w:val="0"/>
        </w:rPr>
        <w:t xml:space="preserve">Pure Protein — $1.50–$2.25</w:t>
        <w:br w:type="textWrapping"/>
      </w:r>
    </w:p>
    <w:p w:rsidR="00000000" w:rsidDel="00000000" w:rsidP="00000000" w:rsidRDefault="00000000" w:rsidRPr="00000000" w14:paraId="00001CA5">
      <w:pPr>
        <w:numPr>
          <w:ilvl w:val="0"/>
          <w:numId w:val="701"/>
        </w:numPr>
        <w:spacing w:after="0" w:afterAutospacing="0" w:before="0" w:beforeAutospacing="0" w:lineRule="auto"/>
        <w:ind w:left="720" w:hanging="360"/>
      </w:pPr>
      <w:r w:rsidDel="00000000" w:rsidR="00000000" w:rsidRPr="00000000">
        <w:rPr>
          <w:rtl w:val="0"/>
        </w:rPr>
        <w:t xml:space="preserve">Built Bar — $2.25–$3.00</w:t>
        <w:br w:type="textWrapping"/>
      </w:r>
    </w:p>
    <w:p w:rsidR="00000000" w:rsidDel="00000000" w:rsidP="00000000" w:rsidRDefault="00000000" w:rsidRPr="00000000" w14:paraId="00001CA6">
      <w:pPr>
        <w:numPr>
          <w:ilvl w:val="0"/>
          <w:numId w:val="701"/>
        </w:numPr>
        <w:spacing w:after="0" w:afterAutospacing="0" w:before="0" w:beforeAutospacing="0" w:lineRule="auto"/>
        <w:ind w:left="720" w:hanging="360"/>
      </w:pPr>
      <w:r w:rsidDel="00000000" w:rsidR="00000000" w:rsidRPr="00000000">
        <w:rPr>
          <w:rtl w:val="0"/>
        </w:rPr>
        <w:t xml:space="preserve">Power Crunch — $2.00–$2.75</w:t>
        <w:br w:type="textWrapping"/>
      </w:r>
    </w:p>
    <w:p w:rsidR="00000000" w:rsidDel="00000000" w:rsidP="00000000" w:rsidRDefault="00000000" w:rsidRPr="00000000" w14:paraId="00001CA7">
      <w:pPr>
        <w:numPr>
          <w:ilvl w:val="0"/>
          <w:numId w:val="701"/>
        </w:numPr>
        <w:spacing w:after="0" w:afterAutospacing="0" w:before="0" w:beforeAutospacing="0" w:lineRule="auto"/>
        <w:ind w:left="720" w:hanging="360"/>
      </w:pPr>
      <w:r w:rsidDel="00000000" w:rsidR="00000000" w:rsidRPr="00000000">
        <w:rPr>
          <w:rtl w:val="0"/>
        </w:rPr>
        <w:t xml:space="preserve">Grenade — $2.50–$3.50</w:t>
        <w:br w:type="textWrapping"/>
      </w:r>
    </w:p>
    <w:p w:rsidR="00000000" w:rsidDel="00000000" w:rsidP="00000000" w:rsidRDefault="00000000" w:rsidRPr="00000000" w14:paraId="00001CA8">
      <w:pPr>
        <w:numPr>
          <w:ilvl w:val="0"/>
          <w:numId w:val="701"/>
        </w:numPr>
        <w:spacing w:after="0" w:afterAutospacing="0" w:before="0" w:beforeAutospacing="0" w:lineRule="auto"/>
        <w:ind w:left="720" w:hanging="360"/>
      </w:pPr>
      <w:r w:rsidDel="00000000" w:rsidR="00000000" w:rsidRPr="00000000">
        <w:rPr>
          <w:rtl w:val="0"/>
        </w:rPr>
        <w:t xml:space="preserve">BSN — $1.75–$2.50</w:t>
        <w:br w:type="textWrapping"/>
      </w:r>
    </w:p>
    <w:p w:rsidR="00000000" w:rsidDel="00000000" w:rsidP="00000000" w:rsidRDefault="00000000" w:rsidRPr="00000000" w14:paraId="00001CA9">
      <w:pPr>
        <w:numPr>
          <w:ilvl w:val="0"/>
          <w:numId w:val="701"/>
        </w:numPr>
        <w:spacing w:after="0" w:afterAutospacing="0" w:before="0" w:beforeAutospacing="0" w:lineRule="auto"/>
        <w:ind w:left="720" w:hanging="360"/>
      </w:pPr>
      <w:r w:rsidDel="00000000" w:rsidR="00000000" w:rsidRPr="00000000">
        <w:rPr>
          <w:rtl w:val="0"/>
        </w:rPr>
        <w:t xml:space="preserve">MET-Rx — $2.00–$3.00</w:t>
        <w:br w:type="textWrapping"/>
      </w:r>
    </w:p>
    <w:p w:rsidR="00000000" w:rsidDel="00000000" w:rsidP="00000000" w:rsidRDefault="00000000" w:rsidRPr="00000000" w14:paraId="00001CAA">
      <w:pPr>
        <w:numPr>
          <w:ilvl w:val="0"/>
          <w:numId w:val="701"/>
        </w:numPr>
        <w:spacing w:after="0" w:afterAutospacing="0" w:before="0" w:beforeAutospacing="0" w:lineRule="auto"/>
        <w:ind w:left="720" w:hanging="360"/>
      </w:pPr>
      <w:r w:rsidDel="00000000" w:rsidR="00000000" w:rsidRPr="00000000">
        <w:rPr>
          <w:rtl w:val="0"/>
        </w:rPr>
        <w:t xml:space="preserve">Think! — $1.75–$2.50</w:t>
        <w:br w:type="textWrapping"/>
      </w:r>
    </w:p>
    <w:p w:rsidR="00000000" w:rsidDel="00000000" w:rsidP="00000000" w:rsidRDefault="00000000" w:rsidRPr="00000000" w14:paraId="00001CAB">
      <w:pPr>
        <w:numPr>
          <w:ilvl w:val="0"/>
          <w:numId w:val="701"/>
        </w:numPr>
        <w:spacing w:after="0" w:afterAutospacing="0" w:before="0" w:beforeAutospacing="0" w:lineRule="auto"/>
        <w:ind w:left="720" w:hanging="360"/>
      </w:pPr>
      <w:r w:rsidDel="00000000" w:rsidR="00000000" w:rsidRPr="00000000">
        <w:rPr>
          <w:rtl w:val="0"/>
        </w:rPr>
        <w:t xml:space="preserve">No Cow — $2.25–$3.00</w:t>
        <w:br w:type="textWrapping"/>
      </w:r>
    </w:p>
    <w:p w:rsidR="00000000" w:rsidDel="00000000" w:rsidP="00000000" w:rsidRDefault="00000000" w:rsidRPr="00000000" w14:paraId="00001CAC">
      <w:pPr>
        <w:numPr>
          <w:ilvl w:val="0"/>
          <w:numId w:val="701"/>
        </w:numPr>
        <w:spacing w:after="240" w:before="0" w:beforeAutospacing="0" w:lineRule="auto"/>
        <w:ind w:left="720" w:hanging="360"/>
      </w:pPr>
      <w:r w:rsidDel="00000000" w:rsidR="00000000" w:rsidRPr="00000000">
        <w:rPr>
          <w:rtl w:val="0"/>
        </w:rPr>
        <w:t xml:space="preserve">Barebells — $2.50–$3.50</w:t>
        <w:br w:type="textWrapping"/>
      </w:r>
    </w:p>
    <w:p w:rsidR="00000000" w:rsidDel="00000000" w:rsidP="00000000" w:rsidRDefault="00000000" w:rsidRPr="00000000" w14:paraId="00001C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E">
      <w:pPr>
        <w:pStyle w:val="Heading2"/>
        <w:keepNext w:val="0"/>
        <w:keepLines w:val="0"/>
        <w:spacing w:after="80" w:lineRule="auto"/>
        <w:rPr>
          <w:b w:val="1"/>
          <w:bCs w:val="1"/>
          <w:sz w:val="34"/>
          <w:szCs w:val="34"/>
        </w:rPr>
      </w:pPr>
      <w:bookmarkStart w:colFirst="0" w:colLast="0" w:name="_5ec2ej6xsg65" w:id="940"/>
      <w:bookmarkEnd w:id="940"/>
      <w:r w:rsidDel="00000000" w:rsidR="00000000" w:rsidRPr="00000000">
        <w:rPr>
          <w:b w:val="1"/>
          <w:bCs w:val="1"/>
          <w:sz w:val="34"/>
          <w:szCs w:val="34"/>
          <w:rtl w:val="0"/>
        </w:rPr>
        <w:t xml:space="preserve">“Clean” / Wellness</w:t>
      </w:r>
    </w:p>
    <w:p w:rsidR="00000000" w:rsidDel="00000000" w:rsidP="00000000" w:rsidRDefault="00000000" w:rsidRPr="00000000" w14:paraId="00001CAF">
      <w:pPr>
        <w:numPr>
          <w:ilvl w:val="0"/>
          <w:numId w:val="918"/>
        </w:numPr>
        <w:spacing w:after="0" w:afterAutospacing="0" w:before="240" w:lineRule="auto"/>
        <w:ind w:left="720" w:hanging="360"/>
      </w:pPr>
      <w:r w:rsidDel="00000000" w:rsidR="00000000" w:rsidRPr="00000000">
        <w:rPr>
          <w:rtl w:val="0"/>
        </w:rPr>
        <w:t xml:space="preserve">GoMacro — $2.75–$3.50</w:t>
        <w:br w:type="textWrapping"/>
      </w:r>
    </w:p>
    <w:p w:rsidR="00000000" w:rsidDel="00000000" w:rsidP="00000000" w:rsidRDefault="00000000" w:rsidRPr="00000000" w14:paraId="00001CB0">
      <w:pPr>
        <w:numPr>
          <w:ilvl w:val="0"/>
          <w:numId w:val="918"/>
        </w:numPr>
        <w:spacing w:after="0" w:afterAutospacing="0" w:before="0" w:beforeAutospacing="0" w:lineRule="auto"/>
        <w:ind w:left="720" w:hanging="360"/>
      </w:pPr>
      <w:r w:rsidDel="00000000" w:rsidR="00000000" w:rsidRPr="00000000">
        <w:rPr>
          <w:rtl w:val="0"/>
        </w:rPr>
        <w:t xml:space="preserve">ALOHA — $2.50–$3.25</w:t>
        <w:br w:type="textWrapping"/>
      </w:r>
    </w:p>
    <w:p w:rsidR="00000000" w:rsidDel="00000000" w:rsidP="00000000" w:rsidRDefault="00000000" w:rsidRPr="00000000" w14:paraId="00001CB1">
      <w:pPr>
        <w:numPr>
          <w:ilvl w:val="0"/>
          <w:numId w:val="918"/>
        </w:numPr>
        <w:spacing w:after="0" w:afterAutospacing="0" w:before="0" w:beforeAutospacing="0" w:lineRule="auto"/>
        <w:ind w:left="720" w:hanging="360"/>
      </w:pPr>
      <w:r w:rsidDel="00000000" w:rsidR="00000000" w:rsidRPr="00000000">
        <w:rPr>
          <w:rtl w:val="0"/>
        </w:rPr>
        <w:t xml:space="preserve">Perfect Bar — $2.50–$3.50</w:t>
        <w:br w:type="textWrapping"/>
      </w:r>
    </w:p>
    <w:p w:rsidR="00000000" w:rsidDel="00000000" w:rsidP="00000000" w:rsidRDefault="00000000" w:rsidRPr="00000000" w14:paraId="00001CB2">
      <w:pPr>
        <w:numPr>
          <w:ilvl w:val="0"/>
          <w:numId w:val="918"/>
        </w:numPr>
        <w:spacing w:after="0" w:afterAutospacing="0" w:before="0" w:beforeAutospacing="0" w:lineRule="auto"/>
        <w:ind w:left="720" w:hanging="360"/>
      </w:pPr>
      <w:r w:rsidDel="00000000" w:rsidR="00000000" w:rsidRPr="00000000">
        <w:rPr>
          <w:rtl w:val="0"/>
        </w:rPr>
        <w:t xml:space="preserve">Simple Mills — $2.00–$3.00</w:t>
        <w:br w:type="textWrapping"/>
      </w:r>
    </w:p>
    <w:p w:rsidR="00000000" w:rsidDel="00000000" w:rsidP="00000000" w:rsidRDefault="00000000" w:rsidRPr="00000000" w14:paraId="00001CB3">
      <w:pPr>
        <w:numPr>
          <w:ilvl w:val="0"/>
          <w:numId w:val="918"/>
        </w:numPr>
        <w:spacing w:after="0" w:afterAutospacing="0" w:before="0" w:beforeAutospacing="0" w:lineRule="auto"/>
        <w:ind w:left="720" w:hanging="360"/>
      </w:pPr>
      <w:r w:rsidDel="00000000" w:rsidR="00000000" w:rsidRPr="00000000">
        <w:rPr>
          <w:rtl w:val="0"/>
        </w:rPr>
        <w:t xml:space="preserve">Hu Kitchen — $2.50–$3.50</w:t>
        <w:br w:type="textWrapping"/>
      </w:r>
    </w:p>
    <w:p w:rsidR="00000000" w:rsidDel="00000000" w:rsidP="00000000" w:rsidRDefault="00000000" w:rsidRPr="00000000" w14:paraId="00001CB4">
      <w:pPr>
        <w:numPr>
          <w:ilvl w:val="0"/>
          <w:numId w:val="918"/>
        </w:numPr>
        <w:spacing w:after="0" w:afterAutospacing="0" w:before="0" w:beforeAutospacing="0" w:lineRule="auto"/>
        <w:ind w:left="720" w:hanging="360"/>
      </w:pPr>
      <w:r w:rsidDel="00000000" w:rsidR="00000000" w:rsidRPr="00000000">
        <w:rPr>
          <w:rtl w:val="0"/>
        </w:rPr>
        <w:t xml:space="preserve">Bearded Brothers — $2.75–$3.50</w:t>
        <w:br w:type="textWrapping"/>
      </w:r>
    </w:p>
    <w:p w:rsidR="00000000" w:rsidDel="00000000" w:rsidP="00000000" w:rsidRDefault="00000000" w:rsidRPr="00000000" w14:paraId="00001CB5">
      <w:pPr>
        <w:numPr>
          <w:ilvl w:val="0"/>
          <w:numId w:val="918"/>
        </w:numPr>
        <w:spacing w:after="0" w:afterAutospacing="0" w:before="0" w:beforeAutospacing="0" w:lineRule="auto"/>
        <w:ind w:left="720" w:hanging="360"/>
      </w:pPr>
      <w:r w:rsidDel="00000000" w:rsidR="00000000" w:rsidRPr="00000000">
        <w:rPr>
          <w:rtl w:val="0"/>
        </w:rPr>
        <w:t xml:space="preserve">Health Warrior — $1.75–$2.50</w:t>
        <w:br w:type="textWrapping"/>
      </w:r>
    </w:p>
    <w:p w:rsidR="00000000" w:rsidDel="00000000" w:rsidP="00000000" w:rsidRDefault="00000000" w:rsidRPr="00000000" w14:paraId="00001CB6">
      <w:pPr>
        <w:numPr>
          <w:ilvl w:val="0"/>
          <w:numId w:val="918"/>
        </w:numPr>
        <w:spacing w:after="0" w:afterAutospacing="0" w:before="0" w:beforeAutospacing="0" w:lineRule="auto"/>
        <w:ind w:left="720" w:hanging="360"/>
      </w:pPr>
      <w:r w:rsidDel="00000000" w:rsidR="00000000" w:rsidRPr="00000000">
        <w:rPr>
          <w:rtl w:val="0"/>
        </w:rPr>
        <w:t xml:space="preserve">Thunderbird — $2.75–$3.50</w:t>
        <w:br w:type="textWrapping"/>
      </w:r>
    </w:p>
    <w:p w:rsidR="00000000" w:rsidDel="00000000" w:rsidP="00000000" w:rsidRDefault="00000000" w:rsidRPr="00000000" w14:paraId="00001CB7">
      <w:pPr>
        <w:numPr>
          <w:ilvl w:val="0"/>
          <w:numId w:val="918"/>
        </w:numPr>
        <w:spacing w:after="0" w:afterAutospacing="0" w:before="0" w:beforeAutospacing="0" w:lineRule="auto"/>
        <w:ind w:left="720" w:hanging="360"/>
      </w:pPr>
      <w:r w:rsidDel="00000000" w:rsidR="00000000" w:rsidRPr="00000000">
        <w:rPr>
          <w:rtl w:val="0"/>
        </w:rPr>
        <w:t xml:space="preserve">IQBAR — $2.25–$3.00</w:t>
        <w:br w:type="textWrapping"/>
      </w:r>
    </w:p>
    <w:p w:rsidR="00000000" w:rsidDel="00000000" w:rsidP="00000000" w:rsidRDefault="00000000" w:rsidRPr="00000000" w14:paraId="00001CB8">
      <w:pPr>
        <w:numPr>
          <w:ilvl w:val="0"/>
          <w:numId w:val="918"/>
        </w:numPr>
        <w:spacing w:after="0" w:afterAutospacing="0" w:before="0" w:beforeAutospacing="0" w:lineRule="auto"/>
        <w:ind w:left="720" w:hanging="360"/>
      </w:pPr>
      <w:r w:rsidDel="00000000" w:rsidR="00000000" w:rsidRPr="00000000">
        <w:rPr>
          <w:rtl w:val="0"/>
        </w:rPr>
        <w:t xml:space="preserve">Rise Bar — $2.00–$3.00</w:t>
        <w:br w:type="textWrapping"/>
      </w:r>
    </w:p>
    <w:p w:rsidR="00000000" w:rsidDel="00000000" w:rsidP="00000000" w:rsidRDefault="00000000" w:rsidRPr="00000000" w14:paraId="00001CB9">
      <w:pPr>
        <w:numPr>
          <w:ilvl w:val="0"/>
          <w:numId w:val="918"/>
        </w:numPr>
        <w:spacing w:after="0" w:afterAutospacing="0" w:before="0" w:beforeAutospacing="0" w:lineRule="auto"/>
        <w:ind w:left="720" w:hanging="360"/>
      </w:pPr>
      <w:r w:rsidDel="00000000" w:rsidR="00000000" w:rsidRPr="00000000">
        <w:rPr>
          <w:rtl w:val="0"/>
        </w:rPr>
        <w:t xml:space="preserve">Truvani — $2.75–$3.50</w:t>
        <w:br w:type="textWrapping"/>
      </w:r>
    </w:p>
    <w:p w:rsidR="00000000" w:rsidDel="00000000" w:rsidP="00000000" w:rsidRDefault="00000000" w:rsidRPr="00000000" w14:paraId="00001CBA">
      <w:pPr>
        <w:numPr>
          <w:ilvl w:val="0"/>
          <w:numId w:val="918"/>
        </w:numPr>
        <w:spacing w:after="0" w:afterAutospacing="0" w:before="0" w:beforeAutospacing="0" w:lineRule="auto"/>
        <w:ind w:left="720" w:hanging="360"/>
      </w:pPr>
      <w:r w:rsidDel="00000000" w:rsidR="00000000" w:rsidRPr="00000000">
        <w:rPr>
          <w:rtl w:val="0"/>
        </w:rPr>
        <w:t xml:space="preserve">Just Ingredients — $2.50–$3.50</w:t>
        <w:br w:type="textWrapping"/>
      </w:r>
    </w:p>
    <w:p w:rsidR="00000000" w:rsidDel="00000000" w:rsidP="00000000" w:rsidRDefault="00000000" w:rsidRPr="00000000" w14:paraId="00001CBB">
      <w:pPr>
        <w:numPr>
          <w:ilvl w:val="0"/>
          <w:numId w:val="918"/>
        </w:numPr>
        <w:spacing w:after="0" w:afterAutospacing="0" w:before="0" w:beforeAutospacing="0" w:lineRule="auto"/>
        <w:ind w:left="720" w:hanging="360"/>
      </w:pPr>
      <w:r w:rsidDel="00000000" w:rsidR="00000000" w:rsidRPr="00000000">
        <w:rPr>
          <w:rtl w:val="0"/>
        </w:rPr>
        <w:t xml:space="preserve">Paleovalley — $3.00–$4.00</w:t>
        <w:br w:type="textWrapping"/>
      </w:r>
    </w:p>
    <w:p w:rsidR="00000000" w:rsidDel="00000000" w:rsidP="00000000" w:rsidRDefault="00000000" w:rsidRPr="00000000" w14:paraId="00001CBC">
      <w:pPr>
        <w:numPr>
          <w:ilvl w:val="0"/>
          <w:numId w:val="918"/>
        </w:numPr>
        <w:spacing w:after="240" w:before="0" w:beforeAutospacing="0" w:lineRule="auto"/>
        <w:ind w:left="720" w:hanging="360"/>
      </w:pPr>
      <w:r w:rsidDel="00000000" w:rsidR="00000000" w:rsidRPr="00000000">
        <w:rPr>
          <w:b w:val="1"/>
          <w:bCs w:val="1"/>
          <w:rtl w:val="0"/>
        </w:rPr>
        <w:t xml:space="preserve">MD Health</w:t>
      </w:r>
      <w:r w:rsidDel="00000000" w:rsidR="00000000" w:rsidRPr="00000000">
        <w:rPr>
          <w:rtl w:val="0"/>
        </w:rPr>
        <w:t xml:space="preserve"> — </w:t>
      </w:r>
      <w:r w:rsidDel="00000000" w:rsidR="00000000" w:rsidRPr="00000000">
        <w:rPr>
          <w:b w:val="1"/>
          <w:bCs w:val="1"/>
          <w:rtl w:val="0"/>
        </w:rPr>
        <w:t xml:space="preserve">$2.50–$3.00 (target)</w:t>
        <w:br w:type="textWrapping"/>
      </w:r>
    </w:p>
    <w:p w:rsidR="00000000" w:rsidDel="00000000" w:rsidP="00000000" w:rsidRDefault="00000000" w:rsidRPr="00000000" w14:paraId="00001C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E">
      <w:pPr>
        <w:pStyle w:val="Heading2"/>
        <w:keepNext w:val="0"/>
        <w:keepLines w:val="0"/>
        <w:spacing w:after="80" w:lineRule="auto"/>
        <w:rPr>
          <w:b w:val="1"/>
          <w:bCs w:val="1"/>
          <w:sz w:val="34"/>
          <w:szCs w:val="34"/>
        </w:rPr>
      </w:pPr>
      <w:bookmarkStart w:colFirst="0" w:colLast="0" w:name="_3odf5ls5xit6" w:id="941"/>
      <w:bookmarkEnd w:id="941"/>
      <w:r w:rsidDel="00000000" w:rsidR="00000000" w:rsidRPr="00000000">
        <w:rPr>
          <w:b w:val="1"/>
          <w:bCs w:val="1"/>
          <w:sz w:val="34"/>
          <w:szCs w:val="34"/>
          <w:rtl w:val="0"/>
        </w:rPr>
        <w:t xml:space="preserve">Kids-Focused</w:t>
      </w:r>
    </w:p>
    <w:p w:rsidR="00000000" w:rsidDel="00000000" w:rsidP="00000000" w:rsidRDefault="00000000" w:rsidRPr="00000000" w14:paraId="00001CBF">
      <w:pPr>
        <w:numPr>
          <w:ilvl w:val="0"/>
          <w:numId w:val="70"/>
        </w:numPr>
        <w:spacing w:after="0" w:afterAutospacing="0" w:before="240" w:lineRule="auto"/>
        <w:ind w:left="720" w:hanging="360"/>
      </w:pPr>
      <w:r w:rsidDel="00000000" w:rsidR="00000000" w:rsidRPr="00000000">
        <w:rPr>
          <w:rtl w:val="0"/>
        </w:rPr>
        <w:t xml:space="preserve">Clif Kid Zbar — $1.00–$1.50</w:t>
        <w:br w:type="textWrapping"/>
      </w:r>
    </w:p>
    <w:p w:rsidR="00000000" w:rsidDel="00000000" w:rsidP="00000000" w:rsidRDefault="00000000" w:rsidRPr="00000000" w14:paraId="00001CC0">
      <w:pPr>
        <w:numPr>
          <w:ilvl w:val="0"/>
          <w:numId w:val="70"/>
        </w:numPr>
        <w:spacing w:after="0" w:afterAutospacing="0" w:before="0" w:beforeAutospacing="0" w:lineRule="auto"/>
        <w:ind w:left="720" w:hanging="360"/>
      </w:pPr>
      <w:r w:rsidDel="00000000" w:rsidR="00000000" w:rsidRPr="00000000">
        <w:rPr>
          <w:rtl w:val="0"/>
        </w:rPr>
        <w:t xml:space="preserve">KIND Kids — $1.00–$1.50</w:t>
        <w:br w:type="textWrapping"/>
      </w:r>
    </w:p>
    <w:p w:rsidR="00000000" w:rsidDel="00000000" w:rsidP="00000000" w:rsidRDefault="00000000" w:rsidRPr="00000000" w14:paraId="00001CC1">
      <w:pPr>
        <w:numPr>
          <w:ilvl w:val="0"/>
          <w:numId w:val="70"/>
        </w:numPr>
        <w:spacing w:after="0" w:afterAutospacing="0" w:before="0" w:beforeAutospacing="0" w:lineRule="auto"/>
        <w:ind w:left="720" w:hanging="360"/>
      </w:pPr>
      <w:r w:rsidDel="00000000" w:rsidR="00000000" w:rsidRPr="00000000">
        <w:rPr>
          <w:rtl w:val="0"/>
        </w:rPr>
        <w:t xml:space="preserve">Nature Valley Kids — $0.75–$1.25</w:t>
        <w:br w:type="textWrapping"/>
      </w:r>
    </w:p>
    <w:p w:rsidR="00000000" w:rsidDel="00000000" w:rsidP="00000000" w:rsidRDefault="00000000" w:rsidRPr="00000000" w14:paraId="00001CC2">
      <w:pPr>
        <w:numPr>
          <w:ilvl w:val="0"/>
          <w:numId w:val="70"/>
        </w:numPr>
        <w:spacing w:after="0" w:afterAutospacing="0" w:before="0" w:beforeAutospacing="0" w:lineRule="auto"/>
        <w:ind w:left="720" w:hanging="360"/>
      </w:pPr>
      <w:r w:rsidDel="00000000" w:rsidR="00000000" w:rsidRPr="00000000">
        <w:rPr>
          <w:rtl w:val="0"/>
        </w:rPr>
        <w:t xml:space="preserve">That’s It. — $1.50–$2.00</w:t>
        <w:br w:type="textWrapping"/>
      </w:r>
    </w:p>
    <w:p w:rsidR="00000000" w:rsidDel="00000000" w:rsidP="00000000" w:rsidRDefault="00000000" w:rsidRPr="00000000" w14:paraId="00001CC3">
      <w:pPr>
        <w:numPr>
          <w:ilvl w:val="0"/>
          <w:numId w:val="70"/>
        </w:numPr>
        <w:spacing w:after="0" w:afterAutospacing="0" w:before="0" w:beforeAutospacing="0" w:lineRule="auto"/>
        <w:ind w:left="720" w:hanging="360"/>
      </w:pPr>
      <w:r w:rsidDel="00000000" w:rsidR="00000000" w:rsidRPr="00000000">
        <w:rPr>
          <w:rtl w:val="0"/>
        </w:rPr>
        <w:t xml:space="preserve">Once Upon a Farm — $2.00–$3.00</w:t>
        <w:br w:type="textWrapping"/>
      </w:r>
    </w:p>
    <w:p w:rsidR="00000000" w:rsidDel="00000000" w:rsidP="00000000" w:rsidRDefault="00000000" w:rsidRPr="00000000" w14:paraId="00001CC4">
      <w:pPr>
        <w:numPr>
          <w:ilvl w:val="0"/>
          <w:numId w:val="70"/>
        </w:numPr>
        <w:spacing w:after="0" w:afterAutospacing="0" w:before="0" w:beforeAutospacing="0" w:lineRule="auto"/>
        <w:ind w:left="720" w:hanging="360"/>
      </w:pPr>
      <w:r w:rsidDel="00000000" w:rsidR="00000000" w:rsidRPr="00000000">
        <w:rPr>
          <w:rtl w:val="0"/>
        </w:rPr>
        <w:t xml:space="preserve">Happy Tot — $1.50–$2.50</w:t>
        <w:br w:type="textWrapping"/>
      </w:r>
    </w:p>
    <w:p w:rsidR="00000000" w:rsidDel="00000000" w:rsidP="00000000" w:rsidRDefault="00000000" w:rsidRPr="00000000" w14:paraId="00001CC5">
      <w:pPr>
        <w:numPr>
          <w:ilvl w:val="0"/>
          <w:numId w:val="70"/>
        </w:numPr>
        <w:spacing w:after="0" w:afterAutospacing="0" w:before="0" w:beforeAutospacing="0" w:lineRule="auto"/>
        <w:ind w:left="720" w:hanging="360"/>
      </w:pPr>
      <w:r w:rsidDel="00000000" w:rsidR="00000000" w:rsidRPr="00000000">
        <w:rPr>
          <w:rtl w:val="0"/>
        </w:rPr>
        <w:t xml:space="preserve">GoGo squeeZ — $1.00–$1.75</w:t>
        <w:br w:type="textWrapping"/>
      </w:r>
    </w:p>
    <w:p w:rsidR="00000000" w:rsidDel="00000000" w:rsidP="00000000" w:rsidRDefault="00000000" w:rsidRPr="00000000" w14:paraId="00001CC6">
      <w:pPr>
        <w:numPr>
          <w:ilvl w:val="0"/>
          <w:numId w:val="70"/>
        </w:numPr>
        <w:spacing w:after="0" w:afterAutospacing="0" w:before="0" w:beforeAutospacing="0" w:lineRule="auto"/>
        <w:ind w:left="720" w:hanging="360"/>
      </w:pPr>
      <w:r w:rsidDel="00000000" w:rsidR="00000000" w:rsidRPr="00000000">
        <w:rPr>
          <w:rtl w:val="0"/>
        </w:rPr>
        <w:t xml:space="preserve">Cerebelly — $2.00–$3.00</w:t>
        <w:br w:type="textWrapping"/>
      </w:r>
    </w:p>
    <w:p w:rsidR="00000000" w:rsidDel="00000000" w:rsidP="00000000" w:rsidRDefault="00000000" w:rsidRPr="00000000" w14:paraId="00001CC7">
      <w:pPr>
        <w:numPr>
          <w:ilvl w:val="0"/>
          <w:numId w:val="70"/>
        </w:numPr>
        <w:spacing w:after="240" w:before="0" w:beforeAutospacing="0" w:lineRule="auto"/>
        <w:ind w:left="720" w:hanging="360"/>
      </w:pPr>
      <w:r w:rsidDel="00000000" w:rsidR="00000000" w:rsidRPr="00000000">
        <w:rPr>
          <w:b w:val="1"/>
          <w:bCs w:val="1"/>
          <w:rtl w:val="0"/>
        </w:rPr>
        <w:t xml:space="preserve">MD Health (Kids)</w:t>
      </w:r>
      <w:r w:rsidDel="00000000" w:rsidR="00000000" w:rsidRPr="00000000">
        <w:rPr>
          <w:rtl w:val="0"/>
        </w:rPr>
        <w:t xml:space="preserve"> — </w:t>
      </w:r>
      <w:r w:rsidDel="00000000" w:rsidR="00000000" w:rsidRPr="00000000">
        <w:rPr>
          <w:b w:val="1"/>
          <w:bCs w:val="1"/>
          <w:rtl w:val="0"/>
        </w:rPr>
        <w:t xml:space="preserve">$2.50–$3.00</w:t>
        <w:br w:type="textWrapping"/>
      </w:r>
    </w:p>
    <w:p w:rsidR="00000000" w:rsidDel="00000000" w:rsidP="00000000" w:rsidRDefault="00000000" w:rsidRPr="00000000" w14:paraId="00001C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9">
      <w:pPr>
        <w:pStyle w:val="Heading2"/>
        <w:keepNext w:val="0"/>
        <w:keepLines w:val="0"/>
        <w:spacing w:after="80" w:lineRule="auto"/>
        <w:rPr>
          <w:b w:val="1"/>
          <w:bCs w:val="1"/>
          <w:sz w:val="34"/>
          <w:szCs w:val="34"/>
        </w:rPr>
      </w:pPr>
      <w:bookmarkStart w:colFirst="0" w:colLast="0" w:name="_tufgeou4q2gf" w:id="942"/>
      <w:bookmarkEnd w:id="942"/>
      <w:r w:rsidDel="00000000" w:rsidR="00000000" w:rsidRPr="00000000">
        <w:rPr>
          <w:b w:val="1"/>
          <w:bCs w:val="1"/>
          <w:sz w:val="34"/>
          <w:szCs w:val="34"/>
          <w:rtl w:val="0"/>
        </w:rPr>
        <w:t xml:space="preserve">Functional / Diet-Specific</w:t>
      </w:r>
    </w:p>
    <w:p w:rsidR="00000000" w:rsidDel="00000000" w:rsidP="00000000" w:rsidRDefault="00000000" w:rsidRPr="00000000" w14:paraId="00001CCA">
      <w:pPr>
        <w:numPr>
          <w:ilvl w:val="0"/>
          <w:numId w:val="503"/>
        </w:numPr>
        <w:spacing w:after="0" w:afterAutospacing="0" w:before="240" w:lineRule="auto"/>
        <w:ind w:left="720" w:hanging="360"/>
      </w:pPr>
      <w:r w:rsidDel="00000000" w:rsidR="00000000" w:rsidRPr="00000000">
        <w:rPr>
          <w:rtl w:val="0"/>
        </w:rPr>
        <w:t xml:space="preserve">Bulletproof — $2.50–$3.50</w:t>
        <w:br w:type="textWrapping"/>
      </w:r>
    </w:p>
    <w:p w:rsidR="00000000" w:rsidDel="00000000" w:rsidP="00000000" w:rsidRDefault="00000000" w:rsidRPr="00000000" w14:paraId="00001CCB">
      <w:pPr>
        <w:numPr>
          <w:ilvl w:val="0"/>
          <w:numId w:val="503"/>
        </w:numPr>
        <w:spacing w:after="0" w:afterAutospacing="0" w:before="0" w:beforeAutospacing="0" w:lineRule="auto"/>
        <w:ind w:left="720" w:hanging="360"/>
      </w:pPr>
      <w:r w:rsidDel="00000000" w:rsidR="00000000" w:rsidRPr="00000000">
        <w:rPr>
          <w:rtl w:val="0"/>
        </w:rPr>
        <w:t xml:space="preserve">Keto Krisp — $2.75–$3.50</w:t>
        <w:br w:type="textWrapping"/>
      </w:r>
    </w:p>
    <w:p w:rsidR="00000000" w:rsidDel="00000000" w:rsidP="00000000" w:rsidRDefault="00000000" w:rsidRPr="00000000" w14:paraId="00001CCC">
      <w:pPr>
        <w:numPr>
          <w:ilvl w:val="0"/>
          <w:numId w:val="503"/>
        </w:numPr>
        <w:spacing w:after="0" w:afterAutospacing="0" w:before="0" w:beforeAutospacing="0" w:lineRule="auto"/>
        <w:ind w:left="720" w:hanging="360"/>
      </w:pPr>
      <w:r w:rsidDel="00000000" w:rsidR="00000000" w:rsidRPr="00000000">
        <w:rPr>
          <w:rtl w:val="0"/>
        </w:rPr>
        <w:t xml:space="preserve">Orgain — $1.75–$2.50</w:t>
        <w:br w:type="textWrapping"/>
      </w:r>
    </w:p>
    <w:p w:rsidR="00000000" w:rsidDel="00000000" w:rsidP="00000000" w:rsidRDefault="00000000" w:rsidRPr="00000000" w14:paraId="00001CCD">
      <w:pPr>
        <w:numPr>
          <w:ilvl w:val="0"/>
          <w:numId w:val="503"/>
        </w:numPr>
        <w:spacing w:after="0" w:afterAutospacing="0" w:before="0" w:beforeAutospacing="0" w:lineRule="auto"/>
        <w:ind w:left="720" w:hanging="360"/>
      </w:pPr>
      <w:r w:rsidDel="00000000" w:rsidR="00000000" w:rsidRPr="00000000">
        <w:rPr>
          <w:rtl w:val="0"/>
        </w:rPr>
        <w:t xml:space="preserve">Garden of Life — $2.50–$3.50</w:t>
        <w:br w:type="textWrapping"/>
      </w:r>
    </w:p>
    <w:p w:rsidR="00000000" w:rsidDel="00000000" w:rsidP="00000000" w:rsidRDefault="00000000" w:rsidRPr="00000000" w14:paraId="00001CCE">
      <w:pPr>
        <w:numPr>
          <w:ilvl w:val="0"/>
          <w:numId w:val="503"/>
        </w:numPr>
        <w:spacing w:after="0" w:afterAutospacing="0" w:before="0" w:beforeAutospacing="0" w:lineRule="auto"/>
        <w:ind w:left="720" w:hanging="360"/>
      </w:pPr>
      <w:r w:rsidDel="00000000" w:rsidR="00000000" w:rsidRPr="00000000">
        <w:rPr>
          <w:rtl w:val="0"/>
        </w:rPr>
        <w:t xml:space="preserve">Oatmega — $2.50–$3.50</w:t>
        <w:br w:type="textWrapping"/>
      </w:r>
    </w:p>
    <w:p w:rsidR="00000000" w:rsidDel="00000000" w:rsidP="00000000" w:rsidRDefault="00000000" w:rsidRPr="00000000" w14:paraId="00001CCF">
      <w:pPr>
        <w:numPr>
          <w:ilvl w:val="0"/>
          <w:numId w:val="503"/>
        </w:numPr>
        <w:spacing w:after="0" w:afterAutospacing="0" w:before="0" w:beforeAutospacing="0" w:lineRule="auto"/>
        <w:ind w:left="720" w:hanging="360"/>
      </w:pPr>
      <w:r w:rsidDel="00000000" w:rsidR="00000000" w:rsidRPr="00000000">
        <w:rPr>
          <w:rtl w:val="0"/>
        </w:rPr>
        <w:t xml:space="preserve">Raw Rev — $2.00–$3.00</w:t>
        <w:br w:type="textWrapping"/>
      </w:r>
    </w:p>
    <w:p w:rsidR="00000000" w:rsidDel="00000000" w:rsidP="00000000" w:rsidRDefault="00000000" w:rsidRPr="00000000" w14:paraId="00001CD0">
      <w:pPr>
        <w:numPr>
          <w:ilvl w:val="0"/>
          <w:numId w:val="503"/>
        </w:numPr>
        <w:spacing w:after="240" w:before="0" w:beforeAutospacing="0" w:lineRule="auto"/>
        <w:ind w:left="720" w:hanging="360"/>
      </w:pPr>
      <w:r w:rsidDel="00000000" w:rsidR="00000000" w:rsidRPr="00000000">
        <w:rPr>
          <w:rtl w:val="0"/>
        </w:rPr>
        <w:t xml:space="preserve">ProBar — $2.50–$4.00</w:t>
        <w:br w:type="textWrapping"/>
      </w:r>
    </w:p>
    <w:p w:rsidR="00000000" w:rsidDel="00000000" w:rsidP="00000000" w:rsidRDefault="00000000" w:rsidRPr="00000000" w14:paraId="00001C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2">
      <w:pPr>
        <w:pStyle w:val="Heading2"/>
        <w:keepNext w:val="0"/>
        <w:keepLines w:val="0"/>
        <w:spacing w:after="80" w:lineRule="auto"/>
        <w:rPr>
          <w:b w:val="1"/>
          <w:bCs w:val="1"/>
          <w:sz w:val="34"/>
          <w:szCs w:val="34"/>
        </w:rPr>
      </w:pPr>
      <w:bookmarkStart w:colFirst="0" w:colLast="0" w:name="_kjzei4kcsk1m" w:id="943"/>
      <w:bookmarkEnd w:id="943"/>
      <w:r w:rsidDel="00000000" w:rsidR="00000000" w:rsidRPr="00000000">
        <w:rPr>
          <w:b w:val="1"/>
          <w:bCs w:val="1"/>
          <w:sz w:val="34"/>
          <w:szCs w:val="34"/>
          <w:rtl w:val="0"/>
        </w:rPr>
        <w:t xml:space="preserve">Private Label</w:t>
      </w:r>
    </w:p>
    <w:p w:rsidR="00000000" w:rsidDel="00000000" w:rsidP="00000000" w:rsidRDefault="00000000" w:rsidRPr="00000000" w14:paraId="00001CD3">
      <w:pPr>
        <w:numPr>
          <w:ilvl w:val="0"/>
          <w:numId w:val="193"/>
        </w:numPr>
        <w:spacing w:after="0" w:afterAutospacing="0" w:before="240" w:lineRule="auto"/>
        <w:ind w:left="720" w:hanging="360"/>
      </w:pPr>
      <w:r w:rsidDel="00000000" w:rsidR="00000000" w:rsidRPr="00000000">
        <w:rPr>
          <w:rtl w:val="0"/>
        </w:rPr>
        <w:t xml:space="preserve">Kirkland — $0.75–$1.25</w:t>
        <w:br w:type="textWrapping"/>
      </w:r>
    </w:p>
    <w:p w:rsidR="00000000" w:rsidDel="00000000" w:rsidP="00000000" w:rsidRDefault="00000000" w:rsidRPr="00000000" w14:paraId="00001CD4">
      <w:pPr>
        <w:numPr>
          <w:ilvl w:val="0"/>
          <w:numId w:val="193"/>
        </w:numPr>
        <w:spacing w:after="0" w:afterAutospacing="0" w:before="0" w:beforeAutospacing="0" w:lineRule="auto"/>
        <w:ind w:left="720" w:hanging="360"/>
      </w:pPr>
      <w:r w:rsidDel="00000000" w:rsidR="00000000" w:rsidRPr="00000000">
        <w:rPr>
          <w:rtl w:val="0"/>
        </w:rPr>
        <w:t xml:space="preserve">Trader Joe’s — $1.00–$2.00</w:t>
        <w:br w:type="textWrapping"/>
      </w:r>
    </w:p>
    <w:p w:rsidR="00000000" w:rsidDel="00000000" w:rsidP="00000000" w:rsidRDefault="00000000" w:rsidRPr="00000000" w14:paraId="00001CD5">
      <w:pPr>
        <w:numPr>
          <w:ilvl w:val="0"/>
          <w:numId w:val="193"/>
        </w:numPr>
        <w:spacing w:after="0" w:afterAutospacing="0" w:before="0" w:beforeAutospacing="0" w:lineRule="auto"/>
        <w:ind w:left="720" w:hanging="360"/>
      </w:pPr>
      <w:r w:rsidDel="00000000" w:rsidR="00000000" w:rsidRPr="00000000">
        <w:rPr>
          <w:rtl w:val="0"/>
        </w:rPr>
        <w:t xml:space="preserve">Whole Foods 365 — $1.00–$2.00</w:t>
        <w:br w:type="textWrapping"/>
      </w:r>
    </w:p>
    <w:p w:rsidR="00000000" w:rsidDel="00000000" w:rsidP="00000000" w:rsidRDefault="00000000" w:rsidRPr="00000000" w14:paraId="00001CD6">
      <w:pPr>
        <w:numPr>
          <w:ilvl w:val="0"/>
          <w:numId w:val="193"/>
        </w:numPr>
        <w:spacing w:after="0" w:afterAutospacing="0" w:before="0" w:beforeAutospacing="0" w:lineRule="auto"/>
        <w:ind w:left="720" w:hanging="360"/>
      </w:pPr>
      <w:r w:rsidDel="00000000" w:rsidR="00000000" w:rsidRPr="00000000">
        <w:rPr>
          <w:rtl w:val="0"/>
        </w:rPr>
        <w:t xml:space="preserve">Target Good &amp; Gather — $0.75–$1.50</w:t>
        <w:br w:type="textWrapping"/>
      </w:r>
    </w:p>
    <w:p w:rsidR="00000000" w:rsidDel="00000000" w:rsidP="00000000" w:rsidRDefault="00000000" w:rsidRPr="00000000" w14:paraId="00001CD7">
      <w:pPr>
        <w:numPr>
          <w:ilvl w:val="0"/>
          <w:numId w:val="193"/>
        </w:numPr>
        <w:spacing w:after="0" w:afterAutospacing="0" w:before="0" w:beforeAutospacing="0" w:lineRule="auto"/>
        <w:ind w:left="720" w:hanging="360"/>
      </w:pPr>
      <w:r w:rsidDel="00000000" w:rsidR="00000000" w:rsidRPr="00000000">
        <w:rPr>
          <w:rtl w:val="0"/>
        </w:rPr>
        <w:t xml:space="preserve">Walmart Great Value — $0.50–$1.00</w:t>
        <w:br w:type="textWrapping"/>
      </w:r>
    </w:p>
    <w:p w:rsidR="00000000" w:rsidDel="00000000" w:rsidP="00000000" w:rsidRDefault="00000000" w:rsidRPr="00000000" w14:paraId="00001CD8">
      <w:pPr>
        <w:numPr>
          <w:ilvl w:val="0"/>
          <w:numId w:val="193"/>
        </w:numPr>
        <w:spacing w:after="240" w:before="0" w:beforeAutospacing="0" w:lineRule="auto"/>
        <w:ind w:left="720" w:hanging="360"/>
      </w:pPr>
      <w:r w:rsidDel="00000000" w:rsidR="00000000" w:rsidRPr="00000000">
        <w:rPr>
          <w:rtl w:val="0"/>
        </w:rPr>
        <w:t xml:space="preserve">Aldi — $0.50–$1.25</w:t>
        <w:br w:type="textWrapping"/>
      </w:r>
    </w:p>
    <w:p w:rsidR="00000000" w:rsidDel="00000000" w:rsidP="00000000" w:rsidRDefault="00000000" w:rsidRPr="00000000" w14:paraId="00001C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j91xnx0gtqd" w:id="944"/>
      <w:bookmarkEnd w:id="9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Vendor Research</w:t>
      </w:r>
      <w:r w:rsidDel="00000000" w:rsidR="00000000" w:rsidRPr="00000000">
        <w:rPr>
          <w:rtl w:val="0"/>
        </w:rPr>
      </w:r>
    </w:p>
    <w:p w:rsidR="00000000" w:rsidDel="00000000" w:rsidP="00000000" w:rsidRDefault="00000000" w:rsidRPr="00000000" w14:paraId="00001CD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uazv1pmiu9p" w:id="945"/>
      <w:bookmarkEnd w:id="9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Golden Organics</w:t>
      </w:r>
      <w:r w:rsidDel="00000000" w:rsidR="00000000" w:rsidRPr="00000000">
        <w:rPr>
          <w:rtl w:val="0"/>
        </w:rPr>
      </w:r>
    </w:p>
    <w:p w:rsidR="00000000" w:rsidDel="00000000" w:rsidP="00000000" w:rsidRDefault="00000000" w:rsidRPr="00000000" w14:paraId="00001CDE">
      <w:pPr>
        <w:pStyle w:val="Heading1"/>
        <w:keepNext w:val="0"/>
        <w:keepLines w:val="0"/>
        <w:spacing w:before="480" w:lineRule="auto"/>
        <w:rPr>
          <w:b w:val="1"/>
          <w:bCs w:val="1"/>
          <w:sz w:val="46"/>
          <w:szCs w:val="46"/>
        </w:rPr>
      </w:pPr>
      <w:bookmarkStart w:colFirst="0" w:colLast="0" w:name="_swh7wtfffyy3" w:id="946"/>
      <w:bookmarkEnd w:id="946"/>
      <w:r w:rsidDel="00000000" w:rsidR="00000000" w:rsidRPr="00000000">
        <w:rPr>
          <w:b w:val="1"/>
          <w:bCs w:val="1"/>
          <w:sz w:val="46"/>
          <w:szCs w:val="46"/>
          <w:rtl w:val="0"/>
        </w:rPr>
        <w:t xml:space="preserve">📦 Golden Organics — Vendor Overview (Supplier of Raw Materials)</w:t>
      </w:r>
    </w:p>
    <w:p w:rsidR="00000000" w:rsidDel="00000000" w:rsidP="00000000" w:rsidRDefault="00000000" w:rsidRPr="00000000" w14:paraId="00001CDF">
      <w:pPr>
        <w:pStyle w:val="Heading3"/>
        <w:keepNext w:val="0"/>
        <w:keepLines w:val="0"/>
        <w:spacing w:before="280" w:lineRule="auto"/>
        <w:rPr>
          <w:b w:val="1"/>
          <w:bCs w:val="1"/>
          <w:color w:val="000000"/>
          <w:sz w:val="26"/>
          <w:szCs w:val="26"/>
        </w:rPr>
      </w:pPr>
      <w:bookmarkStart w:colFirst="0" w:colLast="0" w:name="_a9qkkr5l3zen" w:id="947"/>
      <w:bookmarkEnd w:id="947"/>
      <w:r w:rsidDel="00000000" w:rsidR="00000000" w:rsidRPr="00000000">
        <w:rPr>
          <w:b w:val="1"/>
          <w:bCs w:val="1"/>
          <w:color w:val="000000"/>
          <w:sz w:val="26"/>
          <w:szCs w:val="26"/>
          <w:rtl w:val="0"/>
        </w:rPr>
        <w:t xml:space="preserve">Company Snapshot</w:t>
      </w:r>
    </w:p>
    <w:p w:rsidR="00000000" w:rsidDel="00000000" w:rsidP="00000000" w:rsidRDefault="00000000" w:rsidRPr="00000000" w14:paraId="00001CE0">
      <w:pPr>
        <w:numPr>
          <w:ilvl w:val="0"/>
          <w:numId w:val="830"/>
        </w:numPr>
        <w:spacing w:after="0" w:afterAutospacing="0" w:before="240" w:lineRule="auto"/>
        <w:ind w:left="720" w:hanging="360"/>
      </w:pPr>
      <w:r w:rsidDel="00000000" w:rsidR="00000000" w:rsidRPr="00000000">
        <w:rPr>
          <w:b w:val="1"/>
          <w:bCs w:val="1"/>
          <w:rtl w:val="0"/>
        </w:rPr>
        <w:t xml:space="preserve">Business:</w:t>
      </w:r>
      <w:r w:rsidDel="00000000" w:rsidR="00000000" w:rsidRPr="00000000">
        <w:rPr>
          <w:rtl w:val="0"/>
        </w:rPr>
        <w:t xml:space="preserve"> Organic ingredient wholesaler / distributor</w:t>
        <w:br w:type="textWrapping"/>
      </w:r>
    </w:p>
    <w:p w:rsidR="00000000" w:rsidDel="00000000" w:rsidP="00000000" w:rsidRDefault="00000000" w:rsidRPr="00000000" w14:paraId="00001CE1">
      <w:pPr>
        <w:numPr>
          <w:ilvl w:val="0"/>
          <w:numId w:val="830"/>
        </w:numPr>
        <w:spacing w:after="0" w:afterAutospacing="0" w:before="0" w:beforeAutospacing="0" w:lineRule="auto"/>
        <w:ind w:left="720" w:hanging="360"/>
      </w:pPr>
      <w:r w:rsidDel="00000000" w:rsidR="00000000" w:rsidRPr="00000000">
        <w:rPr>
          <w:b w:val="1"/>
          <w:bCs w:val="1"/>
          <w:rtl w:val="0"/>
        </w:rPr>
        <w:t xml:space="preserve">Core focus:</w:t>
      </w:r>
      <w:r w:rsidDel="00000000" w:rsidR="00000000" w:rsidRPr="00000000">
        <w:rPr>
          <w:rtl w:val="0"/>
        </w:rPr>
        <w:t xml:space="preserve"> Bulk certified organic grains, seeds, nuts, dried fruit, spices, specialty products for food service and manufacturers.</w:t>
        <w:br w:type="textWrapping"/>
      </w:r>
    </w:p>
    <w:p w:rsidR="00000000" w:rsidDel="00000000" w:rsidP="00000000" w:rsidRDefault="00000000" w:rsidRPr="00000000" w14:paraId="00001CE2">
      <w:pPr>
        <w:numPr>
          <w:ilvl w:val="0"/>
          <w:numId w:val="830"/>
        </w:numPr>
        <w:spacing w:after="0" w:afterAutospacing="0" w:before="0" w:beforeAutospacing="0" w:lineRule="auto"/>
        <w:ind w:left="720" w:hanging="360"/>
      </w:pPr>
      <w:r w:rsidDel="00000000" w:rsidR="00000000" w:rsidRPr="00000000">
        <w:rPr>
          <w:b w:val="1"/>
          <w:bCs w:val="1"/>
          <w:rtl w:val="0"/>
        </w:rPr>
        <w:t xml:space="preserve">Website:</w:t>
      </w:r>
      <w:r w:rsidDel="00000000" w:rsidR="00000000" w:rsidRPr="00000000">
        <w:rPr>
          <w:rtl w:val="0"/>
        </w:rPr>
        <w:t xml:space="preserve"> goldenorganics.com</w:t>
        <w:br w:type="textWrapping"/>
      </w:r>
    </w:p>
    <w:p w:rsidR="00000000" w:rsidDel="00000000" w:rsidP="00000000" w:rsidRDefault="00000000" w:rsidRPr="00000000" w14:paraId="00001CE3">
      <w:pPr>
        <w:numPr>
          <w:ilvl w:val="0"/>
          <w:numId w:val="830"/>
        </w:numPr>
        <w:spacing w:after="0" w:afterAutospacing="0" w:before="0" w:beforeAutospacing="0" w:lineRule="auto"/>
        <w:ind w:left="720" w:hanging="360"/>
      </w:pPr>
      <w:r w:rsidDel="00000000" w:rsidR="00000000" w:rsidRPr="00000000">
        <w:rPr>
          <w:b w:val="1"/>
          <w:bCs w:val="1"/>
          <w:rtl w:val="0"/>
        </w:rPr>
        <w:t xml:space="preserve">Phone:</w:t>
      </w:r>
      <w:r w:rsidDel="00000000" w:rsidR="00000000" w:rsidRPr="00000000">
        <w:rPr>
          <w:rtl w:val="0"/>
        </w:rPr>
        <w:t xml:space="preserve"> (303) 456-5616</w:t>
        <w:br w:type="textWrapping"/>
      </w:r>
    </w:p>
    <w:p w:rsidR="00000000" w:rsidDel="00000000" w:rsidP="00000000" w:rsidRDefault="00000000" w:rsidRPr="00000000" w14:paraId="00001CE4">
      <w:pPr>
        <w:numPr>
          <w:ilvl w:val="0"/>
          <w:numId w:val="830"/>
        </w:numPr>
        <w:spacing w:after="0" w:afterAutospacing="0" w:before="0" w:beforeAutospacing="0" w:lineRule="auto"/>
        <w:ind w:left="720" w:hanging="360"/>
      </w:pPr>
      <w:r w:rsidDel="00000000" w:rsidR="00000000" w:rsidRPr="00000000">
        <w:rPr>
          <w:b w:val="1"/>
          <w:bCs w:val="1"/>
          <w:rtl w:val="0"/>
        </w:rPr>
        <w:t xml:space="preserve">Location (listed):</w:t>
      </w:r>
      <w:r w:rsidDel="00000000" w:rsidR="00000000" w:rsidRPr="00000000">
        <w:rPr>
          <w:rtl w:val="0"/>
        </w:rPr>
        <w:t xml:space="preserve"> Denver, Colorado area (5350 Pecos St likely warehouse)</w:t>
        <w:br w:type="textWrapping"/>
      </w:r>
    </w:p>
    <w:p w:rsidR="00000000" w:rsidDel="00000000" w:rsidP="00000000" w:rsidRDefault="00000000" w:rsidRPr="00000000" w14:paraId="00001CE5">
      <w:pPr>
        <w:numPr>
          <w:ilvl w:val="0"/>
          <w:numId w:val="830"/>
        </w:numPr>
        <w:spacing w:after="0" w:afterAutospacing="0" w:before="0" w:beforeAutospacing="0" w:lineRule="auto"/>
        <w:ind w:left="720" w:hanging="360"/>
      </w:pPr>
      <w:r w:rsidDel="00000000" w:rsidR="00000000" w:rsidRPr="00000000">
        <w:rPr>
          <w:b w:val="1"/>
          <w:bCs w:val="1"/>
          <w:rtl w:val="0"/>
        </w:rPr>
        <w:t xml:space="preserve">Founded:</w:t>
      </w:r>
      <w:r w:rsidDel="00000000" w:rsidR="00000000" w:rsidRPr="00000000">
        <w:rPr>
          <w:rtl w:val="0"/>
        </w:rPr>
        <w:t xml:space="preserve"> 1994 by David Rickard (family history in food distribution since 1872).</w:t>
        <w:br w:type="textWrapping"/>
      </w:r>
    </w:p>
    <w:p w:rsidR="00000000" w:rsidDel="00000000" w:rsidP="00000000" w:rsidRDefault="00000000" w:rsidRPr="00000000" w14:paraId="00001CE6">
      <w:pPr>
        <w:numPr>
          <w:ilvl w:val="0"/>
          <w:numId w:val="830"/>
        </w:numPr>
        <w:spacing w:after="0" w:afterAutospacing="0" w:before="0" w:beforeAutospacing="0" w:lineRule="auto"/>
        <w:ind w:left="720" w:hanging="360"/>
      </w:pPr>
      <w:r w:rsidDel="00000000" w:rsidR="00000000" w:rsidRPr="00000000">
        <w:rPr>
          <w:b w:val="1"/>
          <w:bCs w:val="1"/>
          <w:rtl w:val="0"/>
        </w:rPr>
        <w:t xml:space="preserve">Business model:</w:t>
        <w:br w:type="textWrapping"/>
      </w:r>
    </w:p>
    <w:p w:rsidR="00000000" w:rsidDel="00000000" w:rsidP="00000000" w:rsidRDefault="00000000" w:rsidRPr="00000000" w14:paraId="00001CE7">
      <w:pPr>
        <w:numPr>
          <w:ilvl w:val="1"/>
          <w:numId w:val="830"/>
        </w:numPr>
        <w:spacing w:after="0" w:afterAutospacing="0" w:before="0" w:beforeAutospacing="0" w:lineRule="auto"/>
        <w:ind w:left="1440" w:hanging="360"/>
      </w:pPr>
      <w:r w:rsidDel="00000000" w:rsidR="00000000" w:rsidRPr="00000000">
        <w:rPr>
          <w:rtl w:val="0"/>
        </w:rPr>
        <w:t xml:space="preserve">Bulk organic ingredient sourcing and distribution</w:t>
        <w:br w:type="textWrapping"/>
      </w:r>
    </w:p>
    <w:p w:rsidR="00000000" w:rsidDel="00000000" w:rsidP="00000000" w:rsidRDefault="00000000" w:rsidRPr="00000000" w14:paraId="00001CE8">
      <w:pPr>
        <w:numPr>
          <w:ilvl w:val="1"/>
          <w:numId w:val="830"/>
        </w:numPr>
        <w:spacing w:after="0" w:afterAutospacing="0" w:before="0" w:beforeAutospacing="0" w:lineRule="auto"/>
        <w:ind w:left="1440" w:hanging="360"/>
      </w:pPr>
      <w:r w:rsidDel="00000000" w:rsidR="00000000" w:rsidRPr="00000000">
        <w:rPr>
          <w:rtl w:val="0"/>
        </w:rPr>
        <w:t xml:space="preserve">Supplies restaurants, food manufacturers, retailers</w:t>
        <w:br w:type="textWrapping"/>
      </w:r>
    </w:p>
    <w:p w:rsidR="00000000" w:rsidDel="00000000" w:rsidP="00000000" w:rsidRDefault="00000000" w:rsidRPr="00000000" w14:paraId="00001CE9">
      <w:pPr>
        <w:numPr>
          <w:ilvl w:val="1"/>
          <w:numId w:val="830"/>
        </w:numPr>
        <w:spacing w:after="240" w:before="0" w:beforeAutospacing="0" w:lineRule="auto"/>
        <w:ind w:left="1440" w:hanging="360"/>
      </w:pPr>
      <w:r w:rsidDel="00000000" w:rsidR="00000000" w:rsidRPr="00000000">
        <w:rPr>
          <w:rtl w:val="0"/>
        </w:rPr>
        <w:t xml:space="preserve">Approximately 800+ organic products in catalog</w:t>
        <w:br w:type="textWrapping"/>
      </w:r>
    </w:p>
    <w:p w:rsidR="00000000" w:rsidDel="00000000" w:rsidP="00000000" w:rsidRDefault="00000000" w:rsidRPr="00000000" w14:paraId="00001C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B">
      <w:pPr>
        <w:pStyle w:val="Heading2"/>
        <w:keepNext w:val="0"/>
        <w:keepLines w:val="0"/>
        <w:spacing w:after="80" w:lineRule="auto"/>
        <w:rPr>
          <w:b w:val="1"/>
          <w:bCs w:val="1"/>
          <w:sz w:val="34"/>
          <w:szCs w:val="34"/>
        </w:rPr>
      </w:pPr>
      <w:bookmarkStart w:colFirst="0" w:colLast="0" w:name="_z2cjehy0cads" w:id="948"/>
      <w:bookmarkEnd w:id="948"/>
      <w:r w:rsidDel="00000000" w:rsidR="00000000" w:rsidRPr="00000000">
        <w:rPr>
          <w:b w:val="1"/>
          <w:bCs w:val="1"/>
          <w:sz w:val="34"/>
          <w:szCs w:val="34"/>
          <w:rtl w:val="0"/>
        </w:rPr>
        <w:t xml:space="preserve">📋 At-a-Glance — What They Do</w:t>
      </w:r>
    </w:p>
    <w:p w:rsidR="00000000" w:rsidDel="00000000" w:rsidP="00000000" w:rsidRDefault="00000000" w:rsidRPr="00000000" w14:paraId="00001CEC">
      <w:pPr>
        <w:spacing w:after="240" w:before="240" w:lineRule="auto"/>
        <w:rPr>
          <w:b w:val="1"/>
          <w:bCs w:val="1"/>
        </w:rPr>
      </w:pPr>
      <w:r w:rsidDel="00000000" w:rsidR="00000000" w:rsidRPr="00000000">
        <w:rPr>
          <w:b w:val="1"/>
          <w:bCs w:val="1"/>
          <w:rtl w:val="0"/>
        </w:rPr>
        <w:t xml:space="preserve">Primary offering:</w:t>
      </w:r>
    </w:p>
    <w:p w:rsidR="00000000" w:rsidDel="00000000" w:rsidP="00000000" w:rsidRDefault="00000000" w:rsidRPr="00000000" w14:paraId="00001CED">
      <w:pPr>
        <w:numPr>
          <w:ilvl w:val="0"/>
          <w:numId w:val="336"/>
        </w:numPr>
        <w:spacing w:after="240" w:before="240" w:lineRule="auto"/>
        <w:ind w:left="720" w:hanging="360"/>
      </w:pPr>
      <w:r w:rsidDel="00000000" w:rsidR="00000000" w:rsidRPr="00000000">
        <w:rPr>
          <w:rtl w:val="0"/>
        </w:rPr>
        <w:t xml:space="preserve">Certified organic dry ingredients: cacao powders &amp; nibs, chocolate chips/chunks, spices, seeds, dried fruits, starches, flours, etc.</w:t>
        <w:br w:type="textWrapping"/>
      </w:r>
    </w:p>
    <w:p w:rsidR="00000000" w:rsidDel="00000000" w:rsidP="00000000" w:rsidRDefault="00000000" w:rsidRPr="00000000" w14:paraId="00001CEE">
      <w:pPr>
        <w:spacing w:after="240" w:before="240" w:lineRule="auto"/>
        <w:rPr>
          <w:b w:val="1"/>
          <w:bCs w:val="1"/>
        </w:rPr>
      </w:pPr>
      <w:r w:rsidDel="00000000" w:rsidR="00000000" w:rsidRPr="00000000">
        <w:rPr>
          <w:b w:val="1"/>
          <w:bCs w:val="1"/>
          <w:rtl w:val="0"/>
        </w:rPr>
        <w:t xml:space="preserve">Market role:</w:t>
      </w:r>
    </w:p>
    <w:p w:rsidR="00000000" w:rsidDel="00000000" w:rsidP="00000000" w:rsidRDefault="00000000" w:rsidRPr="00000000" w14:paraId="00001CEF">
      <w:pPr>
        <w:numPr>
          <w:ilvl w:val="0"/>
          <w:numId w:val="933"/>
        </w:numPr>
        <w:spacing w:after="0" w:afterAutospacing="0" w:before="240" w:lineRule="auto"/>
        <w:ind w:left="720" w:hanging="360"/>
      </w:pPr>
      <w:r w:rsidDel="00000000" w:rsidR="00000000" w:rsidRPr="00000000">
        <w:rPr>
          <w:rtl w:val="0"/>
        </w:rPr>
        <w:t xml:space="preserve">Supplier to manufacturers (like you), food producers, and retailers.</w:t>
        <w:br w:type="textWrapping"/>
      </w:r>
    </w:p>
    <w:p w:rsidR="00000000" w:rsidDel="00000000" w:rsidP="00000000" w:rsidRDefault="00000000" w:rsidRPr="00000000" w14:paraId="00001CF0">
      <w:pPr>
        <w:numPr>
          <w:ilvl w:val="0"/>
          <w:numId w:val="933"/>
        </w:numPr>
        <w:spacing w:after="240" w:before="0" w:beforeAutospacing="0" w:lineRule="auto"/>
        <w:ind w:left="720" w:hanging="360"/>
      </w:pPr>
      <w:r w:rsidDel="00000000" w:rsidR="00000000" w:rsidRPr="00000000">
        <w:rPr>
          <w:rtl w:val="0"/>
        </w:rPr>
        <w:t xml:space="preserve">Part of a larger combined operation alongside </w:t>
      </w:r>
      <w:r w:rsidDel="00000000" w:rsidR="00000000" w:rsidRPr="00000000">
        <w:rPr>
          <w:i w:val="1"/>
          <w:iCs w:val="1"/>
          <w:rtl w:val="0"/>
        </w:rPr>
        <w:t xml:space="preserve">Loco Food Distribution</w:t>
      </w:r>
      <w:r w:rsidDel="00000000" w:rsidR="00000000" w:rsidRPr="00000000">
        <w:rPr>
          <w:rtl w:val="0"/>
        </w:rPr>
        <w:t xml:space="preserve"> (expanded local product reach).</w:t>
        <w:br w:type="textWrapping"/>
      </w:r>
    </w:p>
    <w:p w:rsidR="00000000" w:rsidDel="00000000" w:rsidP="00000000" w:rsidRDefault="00000000" w:rsidRPr="00000000" w14:paraId="00001CF1">
      <w:pPr>
        <w:spacing w:after="240" w:before="240" w:lineRule="auto"/>
        <w:rPr>
          <w:b w:val="1"/>
          <w:bCs w:val="1"/>
        </w:rPr>
      </w:pPr>
      <w:r w:rsidDel="00000000" w:rsidR="00000000" w:rsidRPr="00000000">
        <w:rPr>
          <w:b w:val="1"/>
          <w:bCs w:val="1"/>
          <w:rtl w:val="0"/>
        </w:rPr>
        <w:t xml:space="preserve">Scale &amp; reach:</w:t>
      </w:r>
    </w:p>
    <w:p w:rsidR="00000000" w:rsidDel="00000000" w:rsidP="00000000" w:rsidRDefault="00000000" w:rsidRPr="00000000" w14:paraId="00001CF2">
      <w:pPr>
        <w:numPr>
          <w:ilvl w:val="0"/>
          <w:numId w:val="357"/>
        </w:numPr>
        <w:spacing w:after="0" w:afterAutospacing="0" w:before="240" w:lineRule="auto"/>
        <w:ind w:left="720" w:hanging="360"/>
      </w:pPr>
      <w:r w:rsidDel="00000000" w:rsidR="00000000" w:rsidRPr="00000000">
        <w:rPr>
          <w:rtl w:val="0"/>
        </w:rPr>
        <w:t xml:space="preserve">~200+ customers across U.S., strongest presence in Rocky Mountain region.</w:t>
        <w:br w:type="textWrapping"/>
      </w:r>
    </w:p>
    <w:p w:rsidR="00000000" w:rsidDel="00000000" w:rsidP="00000000" w:rsidRDefault="00000000" w:rsidRPr="00000000" w14:paraId="00001CF3">
      <w:pPr>
        <w:numPr>
          <w:ilvl w:val="0"/>
          <w:numId w:val="357"/>
        </w:numPr>
        <w:spacing w:after="240" w:before="0" w:beforeAutospacing="0" w:lineRule="auto"/>
        <w:ind w:left="720" w:hanging="360"/>
      </w:pPr>
      <w:r w:rsidDel="00000000" w:rsidR="00000000" w:rsidRPr="00000000">
        <w:rPr>
          <w:rtl w:val="0"/>
        </w:rPr>
        <w:t xml:space="preserve">Operated from ~22,000 sq ft leased warehouse (according to acquisition filings).</w:t>
        <w:br w:type="textWrapping"/>
      </w:r>
    </w:p>
    <w:p w:rsidR="00000000" w:rsidDel="00000000" w:rsidP="00000000" w:rsidRDefault="00000000" w:rsidRPr="00000000" w14:paraId="00001C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5">
      <w:pPr>
        <w:pStyle w:val="Heading2"/>
        <w:keepNext w:val="0"/>
        <w:keepLines w:val="0"/>
        <w:spacing w:after="80" w:lineRule="auto"/>
        <w:rPr>
          <w:b w:val="1"/>
          <w:bCs w:val="1"/>
          <w:sz w:val="34"/>
          <w:szCs w:val="34"/>
        </w:rPr>
      </w:pPr>
      <w:bookmarkStart w:colFirst="0" w:colLast="0" w:name="_uivsjps07gat" w:id="949"/>
      <w:bookmarkEnd w:id="949"/>
      <w:r w:rsidDel="00000000" w:rsidR="00000000" w:rsidRPr="00000000">
        <w:rPr>
          <w:b w:val="1"/>
          <w:bCs w:val="1"/>
          <w:sz w:val="34"/>
          <w:szCs w:val="34"/>
          <w:rtl w:val="0"/>
        </w:rPr>
        <w:t xml:space="preserve">🪪 Ownership &amp; Strategic Moves</w:t>
      </w:r>
    </w:p>
    <w:p w:rsidR="00000000" w:rsidDel="00000000" w:rsidP="00000000" w:rsidRDefault="00000000" w:rsidRPr="00000000" w14:paraId="00001CF6">
      <w:pPr>
        <w:numPr>
          <w:ilvl w:val="0"/>
          <w:numId w:val="443"/>
        </w:numPr>
        <w:spacing w:after="0" w:afterAutospacing="0" w:before="240" w:lineRule="auto"/>
        <w:ind w:left="720" w:hanging="360"/>
      </w:pPr>
      <w:r w:rsidDel="00000000" w:rsidR="00000000" w:rsidRPr="00000000">
        <w:rPr>
          <w:b w:val="1"/>
          <w:bCs w:val="1"/>
          <w:rtl w:val="0"/>
        </w:rPr>
        <w:t xml:space="preserve">Acquired by Innovative Food Holdings, Inc. (IVFH)</w:t>
      </w:r>
      <w:r w:rsidDel="00000000" w:rsidR="00000000" w:rsidRPr="00000000">
        <w:rPr>
          <w:rtl w:val="0"/>
        </w:rPr>
        <w:t xml:space="preserve"> (OTCQB: IVFH) in 2024 for ~$1.75M in assets.</w:t>
        <w:br w:type="textWrapping"/>
      </w:r>
    </w:p>
    <w:p w:rsidR="00000000" w:rsidDel="00000000" w:rsidP="00000000" w:rsidRDefault="00000000" w:rsidRPr="00000000" w14:paraId="00001CF7">
      <w:pPr>
        <w:numPr>
          <w:ilvl w:val="1"/>
          <w:numId w:val="443"/>
        </w:numPr>
        <w:spacing w:after="0" w:afterAutospacing="0" w:before="0" w:beforeAutospacing="0" w:lineRule="auto"/>
        <w:ind w:left="1440" w:hanging="360"/>
      </w:pPr>
      <w:r w:rsidDel="00000000" w:rsidR="00000000" w:rsidRPr="00000000">
        <w:rPr>
          <w:rtl w:val="0"/>
        </w:rPr>
        <w:t xml:space="preserve">Inventory valued ~$1.23M at close.</w:t>
        <w:br w:type="textWrapping"/>
      </w:r>
    </w:p>
    <w:p w:rsidR="00000000" w:rsidDel="00000000" w:rsidP="00000000" w:rsidRDefault="00000000" w:rsidRPr="00000000" w14:paraId="00001CF8">
      <w:pPr>
        <w:numPr>
          <w:ilvl w:val="1"/>
          <w:numId w:val="443"/>
        </w:numPr>
        <w:spacing w:after="0" w:afterAutospacing="0" w:before="0" w:beforeAutospacing="0" w:lineRule="auto"/>
        <w:ind w:left="1440" w:hanging="360"/>
      </w:pPr>
      <w:r w:rsidDel="00000000" w:rsidR="00000000" w:rsidRPr="00000000">
        <w:rPr>
          <w:rtl w:val="0"/>
        </w:rPr>
        <w:t xml:space="preserve">Acquisition aimed at expanding organic product lines and sourcing capabilities.</w:t>
        <w:br w:type="textWrapping"/>
      </w:r>
    </w:p>
    <w:p w:rsidR="00000000" w:rsidDel="00000000" w:rsidP="00000000" w:rsidRDefault="00000000" w:rsidRPr="00000000" w14:paraId="00001CF9">
      <w:pPr>
        <w:numPr>
          <w:ilvl w:val="0"/>
          <w:numId w:val="443"/>
        </w:numPr>
        <w:spacing w:after="240" w:before="0" w:beforeAutospacing="0" w:lineRule="auto"/>
        <w:ind w:left="720" w:hanging="360"/>
      </w:pPr>
      <w:r w:rsidDel="00000000" w:rsidR="00000000" w:rsidRPr="00000000">
        <w:rPr>
          <w:rtl w:val="0"/>
        </w:rPr>
        <w:t xml:space="preserve">The acquisition suggests a transition toward more formal structure and potentially stronger back-office processes under a public holding company.</w:t>
        <w:br w:type="textWrapping"/>
      </w:r>
    </w:p>
    <w:p w:rsidR="00000000" w:rsidDel="00000000" w:rsidP="00000000" w:rsidRDefault="00000000" w:rsidRPr="00000000" w14:paraId="00001C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B">
      <w:pPr>
        <w:pStyle w:val="Heading2"/>
        <w:keepNext w:val="0"/>
        <w:keepLines w:val="0"/>
        <w:spacing w:after="80" w:lineRule="auto"/>
        <w:rPr>
          <w:b w:val="1"/>
          <w:bCs w:val="1"/>
          <w:sz w:val="34"/>
          <w:szCs w:val="34"/>
        </w:rPr>
      </w:pPr>
      <w:bookmarkStart w:colFirst="0" w:colLast="0" w:name="_kcw26q3ven24" w:id="950"/>
      <w:bookmarkEnd w:id="950"/>
      <w:r w:rsidDel="00000000" w:rsidR="00000000" w:rsidRPr="00000000">
        <w:rPr>
          <w:rFonts w:ascii="Fira Mono" w:cs="Fira Mono" w:eastAsia="Fira Mono" w:hAnsi="Fira Mono"/>
          <w:b w:val="1"/>
          <w:bCs w:val="1"/>
          <w:sz w:val="34"/>
          <w:szCs w:val="34"/>
          <w:rtl w:val="0"/>
        </w:rPr>
        <w:t xml:space="preserve">⭐ Strengths (What Looks Good)</w:t>
      </w:r>
    </w:p>
    <w:p w:rsidR="00000000" w:rsidDel="00000000" w:rsidP="00000000" w:rsidRDefault="00000000" w:rsidRPr="00000000" w14:paraId="00001CFC">
      <w:pPr>
        <w:spacing w:after="240" w:before="240" w:lineRule="auto"/>
        <w:rPr>
          <w:b w:val="1"/>
          <w:bCs w:val="1"/>
        </w:rPr>
      </w:pPr>
      <w:r w:rsidDel="00000000" w:rsidR="00000000" w:rsidRPr="00000000">
        <w:rPr>
          <w:b w:val="1"/>
          <w:bCs w:val="1"/>
          <w:rtl w:val="0"/>
        </w:rPr>
        <w:t xml:space="preserve">Product breadth:</w:t>
      </w:r>
    </w:p>
    <w:p w:rsidR="00000000" w:rsidDel="00000000" w:rsidP="00000000" w:rsidRDefault="00000000" w:rsidRPr="00000000" w14:paraId="00001CFD">
      <w:pPr>
        <w:numPr>
          <w:ilvl w:val="0"/>
          <w:numId w:val="972"/>
        </w:numPr>
        <w:spacing w:after="240" w:before="240" w:lineRule="auto"/>
        <w:ind w:left="720" w:hanging="360"/>
      </w:pPr>
      <w:r w:rsidDel="00000000" w:rsidR="00000000" w:rsidRPr="00000000">
        <w:rPr>
          <w:rtl w:val="0"/>
        </w:rPr>
        <w:t xml:space="preserve">Large catalog of certified organic ingredients (800+ SKUs) available in various pack sizes — ideal for recipe development + cost flexibility.</w:t>
        <w:br w:type="textWrapping"/>
      </w:r>
    </w:p>
    <w:p w:rsidR="00000000" w:rsidDel="00000000" w:rsidP="00000000" w:rsidRDefault="00000000" w:rsidRPr="00000000" w14:paraId="00001CFE">
      <w:pPr>
        <w:spacing w:after="240" w:before="240" w:lineRule="auto"/>
        <w:rPr>
          <w:b w:val="1"/>
          <w:bCs w:val="1"/>
        </w:rPr>
      </w:pPr>
      <w:r w:rsidDel="00000000" w:rsidR="00000000" w:rsidRPr="00000000">
        <w:rPr>
          <w:b w:val="1"/>
          <w:bCs w:val="1"/>
          <w:rtl w:val="0"/>
        </w:rPr>
        <w:t xml:space="preserve">Organic + specialty credentials:</w:t>
      </w:r>
    </w:p>
    <w:p w:rsidR="00000000" w:rsidDel="00000000" w:rsidP="00000000" w:rsidRDefault="00000000" w:rsidRPr="00000000" w14:paraId="00001CFF">
      <w:pPr>
        <w:numPr>
          <w:ilvl w:val="0"/>
          <w:numId w:val="349"/>
        </w:numPr>
        <w:spacing w:after="240" w:before="240" w:lineRule="auto"/>
        <w:ind w:left="720" w:hanging="360"/>
      </w:pPr>
      <w:r w:rsidDel="00000000" w:rsidR="00000000" w:rsidRPr="00000000">
        <w:rPr>
          <w:rtl w:val="0"/>
        </w:rPr>
        <w:t xml:space="preserve">Majority of products are certified organic. Acquisition filings also list many items as gluten-free, kosher, non-GMO, halal.</w:t>
        <w:br w:type="textWrapping"/>
      </w:r>
    </w:p>
    <w:p w:rsidR="00000000" w:rsidDel="00000000" w:rsidP="00000000" w:rsidRDefault="00000000" w:rsidRPr="00000000" w14:paraId="00001D00">
      <w:pPr>
        <w:spacing w:after="240" w:before="240" w:lineRule="auto"/>
        <w:rPr>
          <w:b w:val="1"/>
          <w:bCs w:val="1"/>
        </w:rPr>
      </w:pPr>
      <w:r w:rsidDel="00000000" w:rsidR="00000000" w:rsidRPr="00000000">
        <w:rPr>
          <w:b w:val="1"/>
          <w:bCs w:val="1"/>
          <w:rtl w:val="0"/>
        </w:rPr>
        <w:t xml:space="preserve">Sourcing relationships:</w:t>
      </w:r>
    </w:p>
    <w:p w:rsidR="00000000" w:rsidDel="00000000" w:rsidP="00000000" w:rsidRDefault="00000000" w:rsidRPr="00000000" w14:paraId="00001D01">
      <w:pPr>
        <w:numPr>
          <w:ilvl w:val="0"/>
          <w:numId w:val="284"/>
        </w:numPr>
        <w:spacing w:after="240" w:before="240" w:lineRule="auto"/>
        <w:ind w:left="720" w:hanging="360"/>
      </w:pPr>
      <w:r w:rsidDel="00000000" w:rsidR="00000000" w:rsidRPr="00000000">
        <w:rPr>
          <w:rtl w:val="0"/>
        </w:rPr>
        <w:t xml:space="preserve">Longstanding supplier relationships and international sourcing history implied by the acquisition narrative.</w:t>
        <w:br w:type="textWrapping"/>
      </w:r>
    </w:p>
    <w:p w:rsidR="00000000" w:rsidDel="00000000" w:rsidP="00000000" w:rsidRDefault="00000000" w:rsidRPr="00000000" w14:paraId="00001D02">
      <w:pPr>
        <w:spacing w:after="240" w:before="240" w:lineRule="auto"/>
        <w:rPr>
          <w:b w:val="1"/>
          <w:bCs w:val="1"/>
        </w:rPr>
      </w:pPr>
      <w:r w:rsidDel="00000000" w:rsidR="00000000" w:rsidRPr="00000000">
        <w:rPr>
          <w:b w:val="1"/>
          <w:bCs w:val="1"/>
          <w:rtl w:val="0"/>
        </w:rPr>
        <w:t xml:space="preserve">Regional footprint with nationwide access:</w:t>
      </w:r>
    </w:p>
    <w:p w:rsidR="00000000" w:rsidDel="00000000" w:rsidP="00000000" w:rsidRDefault="00000000" w:rsidRPr="00000000" w14:paraId="00001D03">
      <w:pPr>
        <w:numPr>
          <w:ilvl w:val="0"/>
          <w:numId w:val="848"/>
        </w:numPr>
        <w:spacing w:after="240" w:before="240" w:lineRule="auto"/>
        <w:ind w:left="720" w:hanging="360"/>
      </w:pPr>
      <w:r w:rsidDel="00000000" w:rsidR="00000000" w:rsidRPr="00000000">
        <w:rPr>
          <w:rtl w:val="0"/>
        </w:rPr>
        <w:t xml:space="preserve">While strong locally in Denver/Rocky Mountain region, distribution relationships reach across the U.S. through combined catalogs.</w:t>
        <w:br w:type="textWrapping"/>
      </w:r>
    </w:p>
    <w:p w:rsidR="00000000" w:rsidDel="00000000" w:rsidP="00000000" w:rsidRDefault="00000000" w:rsidRPr="00000000" w14:paraId="00001D04">
      <w:pPr>
        <w:spacing w:after="240" w:before="240" w:lineRule="auto"/>
        <w:rPr>
          <w:b w:val="1"/>
          <w:bCs w:val="1"/>
        </w:rPr>
      </w:pPr>
      <w:r w:rsidDel="00000000" w:rsidR="00000000" w:rsidRPr="00000000">
        <w:rPr>
          <w:b w:val="1"/>
          <w:bCs w:val="1"/>
          <w:rtl w:val="0"/>
        </w:rPr>
        <w:t xml:space="preserve">Stable revenue history pre-acquisition:</w:t>
      </w:r>
    </w:p>
    <w:p w:rsidR="00000000" w:rsidDel="00000000" w:rsidP="00000000" w:rsidRDefault="00000000" w:rsidRPr="00000000" w14:paraId="00001D05">
      <w:pPr>
        <w:numPr>
          <w:ilvl w:val="0"/>
          <w:numId w:val="387"/>
        </w:numPr>
        <w:spacing w:after="240" w:before="240" w:lineRule="auto"/>
        <w:ind w:left="720" w:hanging="360"/>
      </w:pPr>
      <w:r w:rsidDel="00000000" w:rsidR="00000000" w:rsidRPr="00000000">
        <w:rPr>
          <w:rtl w:val="0"/>
        </w:rPr>
        <w:t xml:space="preserve">~22% CAGR since 2018 and positive EBITDA each year according to pre-acquisition financials.</w:t>
        <w:br w:type="textWrapping"/>
      </w:r>
    </w:p>
    <w:p w:rsidR="00000000" w:rsidDel="00000000" w:rsidP="00000000" w:rsidRDefault="00000000" w:rsidRPr="00000000" w14:paraId="00001D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7">
      <w:pPr>
        <w:pStyle w:val="Heading2"/>
        <w:keepNext w:val="0"/>
        <w:keepLines w:val="0"/>
        <w:spacing w:after="80" w:lineRule="auto"/>
        <w:rPr>
          <w:b w:val="1"/>
          <w:bCs w:val="1"/>
          <w:sz w:val="34"/>
          <w:szCs w:val="34"/>
        </w:rPr>
      </w:pPr>
      <w:bookmarkStart w:colFirst="0" w:colLast="0" w:name="_y84e9nbt4yd2" w:id="951"/>
      <w:bookmarkEnd w:id="951"/>
      <w:r w:rsidDel="00000000" w:rsidR="00000000" w:rsidRPr="00000000">
        <w:rPr>
          <w:b w:val="1"/>
          <w:bCs w:val="1"/>
          <w:sz w:val="34"/>
          <w:szCs w:val="34"/>
          <w:rtl w:val="0"/>
        </w:rPr>
        <w:t xml:space="preserve">⚠️ Risks / Potential Concerns</w:t>
      </w:r>
    </w:p>
    <w:p w:rsidR="00000000" w:rsidDel="00000000" w:rsidP="00000000" w:rsidRDefault="00000000" w:rsidRPr="00000000" w14:paraId="00001D08">
      <w:pPr>
        <w:spacing w:after="240" w:before="240" w:lineRule="auto"/>
        <w:rPr>
          <w:b w:val="1"/>
          <w:bCs w:val="1"/>
        </w:rPr>
      </w:pPr>
      <w:r w:rsidDel="00000000" w:rsidR="00000000" w:rsidRPr="00000000">
        <w:rPr>
          <w:b w:val="1"/>
          <w:bCs w:val="1"/>
          <w:rtl w:val="0"/>
        </w:rPr>
        <w:t xml:space="preserve">Reputation &amp; transparency:</w:t>
      </w:r>
    </w:p>
    <w:p w:rsidR="00000000" w:rsidDel="00000000" w:rsidP="00000000" w:rsidRDefault="00000000" w:rsidRPr="00000000" w14:paraId="00001D09">
      <w:pPr>
        <w:numPr>
          <w:ilvl w:val="0"/>
          <w:numId w:val="890"/>
        </w:numPr>
        <w:spacing w:after="0" w:afterAutospacing="0" w:before="240" w:lineRule="auto"/>
        <w:ind w:left="720" w:hanging="360"/>
      </w:pPr>
      <w:r w:rsidDel="00000000" w:rsidR="00000000" w:rsidRPr="00000000">
        <w:rPr>
          <w:rtl w:val="0"/>
        </w:rPr>
        <w:t xml:space="preserve">Not BBB-accredited; BBB profile exists but no official rating.</w:t>
        <w:br w:type="textWrapping"/>
      </w:r>
    </w:p>
    <w:p w:rsidR="00000000" w:rsidDel="00000000" w:rsidP="00000000" w:rsidRDefault="00000000" w:rsidRPr="00000000" w14:paraId="00001D0A">
      <w:pPr>
        <w:numPr>
          <w:ilvl w:val="0"/>
          <w:numId w:val="890"/>
        </w:numPr>
        <w:spacing w:after="240" w:before="0" w:beforeAutospacing="0" w:lineRule="auto"/>
        <w:ind w:left="720" w:hanging="360"/>
      </w:pPr>
      <w:r w:rsidDel="00000000" w:rsidR="00000000" w:rsidRPr="00000000">
        <w:rPr>
          <w:rtl w:val="0"/>
        </w:rPr>
        <w:t xml:space="preserve">Little public review/trust signal presence outside vendor directories.</w:t>
        <w:br w:type="textWrapping"/>
      </w:r>
    </w:p>
    <w:p w:rsidR="00000000" w:rsidDel="00000000" w:rsidP="00000000" w:rsidRDefault="00000000" w:rsidRPr="00000000" w14:paraId="00001D0B">
      <w:pPr>
        <w:spacing w:after="240" w:before="240" w:lineRule="auto"/>
        <w:rPr>
          <w:b w:val="1"/>
          <w:bCs w:val="1"/>
        </w:rPr>
      </w:pPr>
      <w:r w:rsidDel="00000000" w:rsidR="00000000" w:rsidRPr="00000000">
        <w:rPr>
          <w:b w:val="1"/>
          <w:bCs w:val="1"/>
          <w:rtl w:val="0"/>
        </w:rPr>
        <w:t xml:space="preserve">Employee review signals:</w:t>
      </w:r>
    </w:p>
    <w:p w:rsidR="00000000" w:rsidDel="00000000" w:rsidP="00000000" w:rsidRDefault="00000000" w:rsidRPr="00000000" w14:paraId="00001D0C">
      <w:pPr>
        <w:numPr>
          <w:ilvl w:val="0"/>
          <w:numId w:val="383"/>
        </w:numPr>
        <w:spacing w:after="240" w:before="240" w:lineRule="auto"/>
        <w:ind w:left="720" w:hanging="360"/>
      </w:pPr>
      <w:r w:rsidDel="00000000" w:rsidR="00000000" w:rsidRPr="00000000">
        <w:rPr>
          <w:rtl w:val="0"/>
        </w:rPr>
        <w:t xml:space="preserve">Indeed shows a low average rating (1.7/5), with criticisms around leadership &amp; organization management.</w:t>
        <w:br w:type="textWrapping"/>
        <w:t xml:space="preserve"> </w:t>
      </w:r>
      <w:r w:rsidDel="00000000" w:rsidR="00000000" w:rsidRPr="00000000">
        <w:rPr>
          <w:i w:val="1"/>
          <w:iCs w:val="1"/>
          <w:rtl w:val="0"/>
        </w:rPr>
        <w:t xml:space="preserve">(Take small employee review samples with caution — but leadership concerns have been flagged at least anecdotally.)</w:t>
        <w:br w:type="textWrapping"/>
      </w:r>
    </w:p>
    <w:p w:rsidR="00000000" w:rsidDel="00000000" w:rsidP="00000000" w:rsidRDefault="00000000" w:rsidRPr="00000000" w14:paraId="00001D0D">
      <w:pPr>
        <w:spacing w:after="240" w:before="240" w:lineRule="auto"/>
        <w:rPr>
          <w:b w:val="1"/>
          <w:bCs w:val="1"/>
        </w:rPr>
      </w:pPr>
      <w:r w:rsidDel="00000000" w:rsidR="00000000" w:rsidRPr="00000000">
        <w:rPr>
          <w:b w:val="1"/>
          <w:bCs w:val="1"/>
          <w:rtl w:val="0"/>
        </w:rPr>
        <w:t xml:space="preserve">Positioning vs food safety:</w:t>
      </w:r>
    </w:p>
    <w:p w:rsidR="00000000" w:rsidDel="00000000" w:rsidP="00000000" w:rsidRDefault="00000000" w:rsidRPr="00000000" w14:paraId="00001D0E">
      <w:pPr>
        <w:numPr>
          <w:ilvl w:val="0"/>
          <w:numId w:val="155"/>
        </w:numPr>
        <w:spacing w:after="240" w:before="240" w:lineRule="auto"/>
        <w:ind w:left="720" w:hanging="360"/>
      </w:pPr>
      <w:r w:rsidDel="00000000" w:rsidR="00000000" w:rsidRPr="00000000">
        <w:rPr>
          <w:rtl w:val="0"/>
        </w:rPr>
        <w:t xml:space="preserve">Public site sells bulk ingredients but doesn’t publish food safety or quality certification details (e.g., USDA organic certifier, allergen control policies, ISO/GMP adherence). That’s normal for a distributor, but for raw material sourcing you’ll want these docs directly. (Not publicly listed.)</w:t>
        <w:br w:type="textWrapping"/>
      </w:r>
    </w:p>
    <w:p w:rsidR="00000000" w:rsidDel="00000000" w:rsidP="00000000" w:rsidRDefault="00000000" w:rsidRPr="00000000" w14:paraId="00001D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0">
      <w:pPr>
        <w:pStyle w:val="Heading2"/>
        <w:keepNext w:val="0"/>
        <w:keepLines w:val="0"/>
        <w:spacing w:after="80" w:lineRule="auto"/>
        <w:rPr>
          <w:b w:val="1"/>
          <w:bCs w:val="1"/>
          <w:sz w:val="34"/>
          <w:szCs w:val="34"/>
        </w:rPr>
      </w:pPr>
      <w:bookmarkStart w:colFirst="0" w:colLast="0" w:name="_r480ooeun9fb" w:id="952"/>
      <w:bookmarkEnd w:id="952"/>
      <w:r w:rsidDel="00000000" w:rsidR="00000000" w:rsidRPr="00000000">
        <w:rPr>
          <w:b w:val="1"/>
          <w:bCs w:val="1"/>
          <w:sz w:val="34"/>
          <w:szCs w:val="34"/>
          <w:rtl w:val="0"/>
        </w:rPr>
        <w:t xml:space="preserve">🛠️ What You Should Ask/Document (Critical for Supplier Evaluation)</w:t>
      </w:r>
    </w:p>
    <w:p w:rsidR="00000000" w:rsidDel="00000000" w:rsidP="00000000" w:rsidRDefault="00000000" w:rsidRPr="00000000" w14:paraId="00001D11">
      <w:pPr>
        <w:spacing w:after="240" w:before="240" w:lineRule="auto"/>
        <w:rPr>
          <w:b w:val="1"/>
          <w:bCs w:val="1"/>
        </w:rPr>
      </w:pPr>
      <w:r w:rsidDel="00000000" w:rsidR="00000000" w:rsidRPr="00000000">
        <w:rPr>
          <w:b w:val="1"/>
          <w:bCs w:val="1"/>
          <w:rtl w:val="0"/>
        </w:rPr>
        <w:t xml:space="preserve">Certifications + compliance:</w:t>
      </w:r>
    </w:p>
    <w:p w:rsidR="00000000" w:rsidDel="00000000" w:rsidP="00000000" w:rsidRDefault="00000000" w:rsidRPr="00000000" w14:paraId="00001D12">
      <w:pPr>
        <w:numPr>
          <w:ilvl w:val="0"/>
          <w:numId w:val="356"/>
        </w:numPr>
        <w:spacing w:after="0" w:afterAutospacing="0" w:before="240" w:lineRule="auto"/>
        <w:ind w:left="720" w:hanging="360"/>
      </w:pPr>
      <w:r w:rsidDel="00000000" w:rsidR="00000000" w:rsidRPr="00000000">
        <w:rPr>
          <w:rtl w:val="0"/>
        </w:rPr>
        <w:t xml:space="preserve">Official </w:t>
      </w:r>
      <w:r w:rsidDel="00000000" w:rsidR="00000000" w:rsidRPr="00000000">
        <w:rPr>
          <w:b w:val="1"/>
          <w:bCs w:val="1"/>
          <w:rtl w:val="0"/>
        </w:rPr>
        <w:t xml:space="preserve">organic certificates</w:t>
      </w:r>
      <w:r w:rsidDel="00000000" w:rsidR="00000000" w:rsidRPr="00000000">
        <w:rPr>
          <w:rtl w:val="0"/>
        </w:rPr>
        <w:t xml:space="preserve"> (USDA/NOP) by ingredient and certifier name</w:t>
        <w:br w:type="textWrapping"/>
      </w:r>
    </w:p>
    <w:p w:rsidR="00000000" w:rsidDel="00000000" w:rsidP="00000000" w:rsidRDefault="00000000" w:rsidRPr="00000000" w14:paraId="00001D13">
      <w:pPr>
        <w:numPr>
          <w:ilvl w:val="0"/>
          <w:numId w:val="356"/>
        </w:numPr>
        <w:spacing w:after="0" w:afterAutospacing="0" w:before="0" w:beforeAutospacing="0" w:lineRule="auto"/>
        <w:ind w:left="720" w:hanging="360"/>
      </w:pPr>
      <w:r w:rsidDel="00000000" w:rsidR="00000000" w:rsidRPr="00000000">
        <w:rPr>
          <w:rtl w:val="0"/>
        </w:rPr>
        <w:t xml:space="preserve">Allergen statements + cross-contact risk mitigation</w:t>
        <w:br w:type="textWrapping"/>
      </w:r>
    </w:p>
    <w:p w:rsidR="00000000" w:rsidDel="00000000" w:rsidP="00000000" w:rsidRDefault="00000000" w:rsidRPr="00000000" w14:paraId="00001D14">
      <w:pPr>
        <w:numPr>
          <w:ilvl w:val="0"/>
          <w:numId w:val="356"/>
        </w:numPr>
        <w:spacing w:after="240" w:before="0" w:beforeAutospacing="0" w:lineRule="auto"/>
        <w:ind w:left="720" w:hanging="360"/>
      </w:pPr>
      <w:r w:rsidDel="00000000" w:rsidR="00000000" w:rsidRPr="00000000">
        <w:rPr>
          <w:rtl w:val="0"/>
        </w:rPr>
        <w:t xml:space="preserve">Testing protocols (pesticide residues, heavy metals, micro)</w:t>
        <w:br w:type="textWrapping"/>
      </w:r>
    </w:p>
    <w:p w:rsidR="00000000" w:rsidDel="00000000" w:rsidP="00000000" w:rsidRDefault="00000000" w:rsidRPr="00000000" w14:paraId="00001D15">
      <w:pPr>
        <w:spacing w:after="240" w:before="240" w:lineRule="auto"/>
        <w:rPr>
          <w:b w:val="1"/>
          <w:bCs w:val="1"/>
        </w:rPr>
      </w:pPr>
      <w:r w:rsidDel="00000000" w:rsidR="00000000" w:rsidRPr="00000000">
        <w:rPr>
          <w:b w:val="1"/>
          <w:bCs w:val="1"/>
          <w:rtl w:val="0"/>
        </w:rPr>
        <w:t xml:space="preserve">Quality systems + traceability:</w:t>
      </w:r>
    </w:p>
    <w:p w:rsidR="00000000" w:rsidDel="00000000" w:rsidP="00000000" w:rsidRDefault="00000000" w:rsidRPr="00000000" w14:paraId="00001D16">
      <w:pPr>
        <w:numPr>
          <w:ilvl w:val="0"/>
          <w:numId w:val="24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SOPs for lot tracking traceability (farm → finished goods)</w:t>
        <w:br w:type="textWrapping"/>
      </w:r>
    </w:p>
    <w:p w:rsidR="00000000" w:rsidDel="00000000" w:rsidP="00000000" w:rsidRDefault="00000000" w:rsidRPr="00000000" w14:paraId="00001D17">
      <w:pPr>
        <w:numPr>
          <w:ilvl w:val="0"/>
          <w:numId w:val="244"/>
        </w:numPr>
        <w:spacing w:after="0" w:afterAutospacing="0" w:before="0" w:beforeAutospacing="0" w:lineRule="auto"/>
        <w:ind w:left="720" w:hanging="360"/>
      </w:pPr>
      <w:r w:rsidDel="00000000" w:rsidR="00000000" w:rsidRPr="00000000">
        <w:rPr>
          <w:rtl w:val="0"/>
        </w:rPr>
        <w:t xml:space="preserve">Supplier approval &amp; audit approach</w:t>
        <w:br w:type="textWrapping"/>
      </w:r>
    </w:p>
    <w:p w:rsidR="00000000" w:rsidDel="00000000" w:rsidP="00000000" w:rsidRDefault="00000000" w:rsidRPr="00000000" w14:paraId="00001D18">
      <w:pPr>
        <w:numPr>
          <w:ilvl w:val="0"/>
          <w:numId w:val="244"/>
        </w:numPr>
        <w:spacing w:after="240" w:before="0" w:beforeAutospacing="0" w:lineRule="auto"/>
        <w:ind w:left="720" w:hanging="360"/>
      </w:pPr>
      <w:r w:rsidDel="00000000" w:rsidR="00000000" w:rsidRPr="00000000">
        <w:rPr>
          <w:rtl w:val="0"/>
        </w:rPr>
        <w:t xml:space="preserve">COAs for each incoming lot</w:t>
        <w:br w:type="textWrapping"/>
      </w:r>
    </w:p>
    <w:p w:rsidR="00000000" w:rsidDel="00000000" w:rsidP="00000000" w:rsidRDefault="00000000" w:rsidRPr="00000000" w14:paraId="00001D19">
      <w:pPr>
        <w:spacing w:after="240" w:before="240" w:lineRule="auto"/>
        <w:rPr>
          <w:b w:val="1"/>
          <w:bCs w:val="1"/>
        </w:rPr>
      </w:pPr>
      <w:r w:rsidDel="00000000" w:rsidR="00000000" w:rsidRPr="00000000">
        <w:rPr>
          <w:b w:val="1"/>
          <w:bCs w:val="1"/>
          <w:rtl w:val="0"/>
        </w:rPr>
        <w:t xml:space="preserve">Contracts &amp; terms:</w:t>
      </w:r>
    </w:p>
    <w:p w:rsidR="00000000" w:rsidDel="00000000" w:rsidP="00000000" w:rsidRDefault="00000000" w:rsidRPr="00000000" w14:paraId="00001D1A">
      <w:pPr>
        <w:numPr>
          <w:ilvl w:val="0"/>
          <w:numId w:val="482"/>
        </w:numPr>
        <w:spacing w:after="0" w:afterAutospacing="0" w:before="240" w:lineRule="auto"/>
        <w:ind w:left="720" w:hanging="360"/>
      </w:pPr>
      <w:r w:rsidDel="00000000" w:rsidR="00000000" w:rsidRPr="00000000">
        <w:rPr>
          <w:rtl w:val="0"/>
        </w:rPr>
        <w:t xml:space="preserve">Pricing tiers, volume discounts</w:t>
        <w:br w:type="textWrapping"/>
      </w:r>
    </w:p>
    <w:p w:rsidR="00000000" w:rsidDel="00000000" w:rsidP="00000000" w:rsidRDefault="00000000" w:rsidRPr="00000000" w14:paraId="00001D1B">
      <w:pPr>
        <w:numPr>
          <w:ilvl w:val="0"/>
          <w:numId w:val="482"/>
        </w:numPr>
        <w:spacing w:after="0" w:afterAutospacing="0" w:before="0" w:beforeAutospacing="0" w:lineRule="auto"/>
        <w:ind w:left="720" w:hanging="360"/>
      </w:pPr>
      <w:r w:rsidDel="00000000" w:rsidR="00000000" w:rsidRPr="00000000">
        <w:rPr>
          <w:rtl w:val="0"/>
        </w:rPr>
        <w:t xml:space="preserve">Minimum order quantities &amp; warehouse lead times</w:t>
        <w:br w:type="textWrapping"/>
      </w:r>
    </w:p>
    <w:p w:rsidR="00000000" w:rsidDel="00000000" w:rsidP="00000000" w:rsidRDefault="00000000" w:rsidRPr="00000000" w14:paraId="00001D1C">
      <w:pPr>
        <w:numPr>
          <w:ilvl w:val="0"/>
          <w:numId w:val="482"/>
        </w:numPr>
        <w:spacing w:after="0" w:afterAutospacing="0" w:before="0" w:beforeAutospacing="0" w:lineRule="auto"/>
        <w:ind w:left="720" w:hanging="360"/>
      </w:pPr>
      <w:r w:rsidDel="00000000" w:rsidR="00000000" w:rsidRPr="00000000">
        <w:rPr>
          <w:rtl w:val="0"/>
        </w:rPr>
        <w:t xml:space="preserve">Return policy, spoilage allowances</w:t>
        <w:br w:type="textWrapping"/>
      </w:r>
    </w:p>
    <w:p w:rsidR="00000000" w:rsidDel="00000000" w:rsidP="00000000" w:rsidRDefault="00000000" w:rsidRPr="00000000" w14:paraId="00001D1D">
      <w:pPr>
        <w:numPr>
          <w:ilvl w:val="0"/>
          <w:numId w:val="482"/>
        </w:numPr>
        <w:spacing w:after="240" w:before="0" w:beforeAutospacing="0" w:lineRule="auto"/>
        <w:ind w:left="720" w:hanging="360"/>
      </w:pPr>
      <w:r w:rsidDel="00000000" w:rsidR="00000000" w:rsidRPr="00000000">
        <w:rPr>
          <w:rtl w:val="0"/>
        </w:rPr>
        <w:t xml:space="preserve">Insurance certificates (COI, product liability)</w:t>
        <w:br w:type="textWrapping"/>
      </w:r>
    </w:p>
    <w:p w:rsidR="00000000" w:rsidDel="00000000" w:rsidP="00000000" w:rsidRDefault="00000000" w:rsidRPr="00000000" w14:paraId="00001D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F">
      <w:pPr>
        <w:pStyle w:val="Heading2"/>
        <w:keepNext w:val="0"/>
        <w:keepLines w:val="0"/>
        <w:spacing w:after="80" w:lineRule="auto"/>
        <w:rPr>
          <w:b w:val="1"/>
          <w:bCs w:val="1"/>
          <w:sz w:val="34"/>
          <w:szCs w:val="34"/>
        </w:rPr>
      </w:pPr>
      <w:bookmarkStart w:colFirst="0" w:colLast="0" w:name="_mlftuqrmnfj" w:id="953"/>
      <w:bookmarkEnd w:id="953"/>
      <w:r w:rsidDel="00000000" w:rsidR="00000000" w:rsidRPr="00000000">
        <w:rPr>
          <w:b w:val="1"/>
          <w:bCs w:val="1"/>
          <w:sz w:val="34"/>
          <w:szCs w:val="34"/>
          <w:rtl w:val="0"/>
        </w:rPr>
        <w:t xml:space="preserve">📊 Quick Reputation Summary</w:t>
      </w:r>
    </w:p>
    <w:tbl>
      <w:tblPr>
        <w:tblStyle w:val="Table10"/>
        <w:tblW w:w="8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70"/>
        <w:gridCol w:w="4100"/>
        <w:tblGridChange w:id="0">
          <w:tblGrid>
            <w:gridCol w:w="4070"/>
            <w:gridCol w:w="4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0">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1">
            <w:pPr>
              <w:jc w:val="center"/>
              <w:rPr/>
            </w:pPr>
            <w:r w:rsidDel="00000000" w:rsidR="00000000" w:rsidRPr="00000000">
              <w:rPr>
                <w:b w:val="1"/>
                <w:bCs w:val="1"/>
                <w:rtl w:val="0"/>
              </w:rPr>
              <w:t xml:space="preserve">Signal</w:t>
            </w:r>
            <w:r w:rsidDel="00000000" w:rsidR="00000000" w:rsidRPr="00000000">
              <w:rPr>
                <w:rtl w:val="0"/>
              </w:rPr>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2">
            <w:pPr>
              <w:rPr/>
            </w:pPr>
            <w:r w:rsidDel="00000000" w:rsidR="00000000" w:rsidRPr="00000000">
              <w:rPr>
                <w:b w:val="1"/>
                <w:bCs w:val="1"/>
                <w:rtl w:val="0"/>
              </w:rPr>
              <w:t xml:space="preserve">Organic product breadth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3">
            <w:pPr>
              <w:rPr/>
            </w:pPr>
            <w:r w:rsidDel="00000000" w:rsidR="00000000" w:rsidRPr="00000000">
              <w:rPr>
                <w:rtl w:val="0"/>
              </w:rPr>
              <w:t xml:space="preserve">👍 Strong (800+ SKUs, many organics)</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4">
            <w:pPr>
              <w:rPr/>
            </w:pPr>
            <w:r w:rsidDel="00000000" w:rsidR="00000000" w:rsidRPr="00000000">
              <w:rPr>
                <w:b w:val="1"/>
                <w:bCs w:val="1"/>
                <w:rtl w:val="0"/>
              </w:rPr>
              <w:t xml:space="preserve">Sourcing depth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5">
            <w:pPr>
              <w:rPr/>
            </w:pPr>
            <w:r w:rsidDel="00000000" w:rsidR="00000000" w:rsidRPr="00000000">
              <w:rPr>
                <w:rtl w:val="0"/>
              </w:rPr>
              <w:t xml:space="preserve">👍 Good (international + longstanding)</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6">
            <w:pPr>
              <w:rPr/>
            </w:pPr>
            <w:r w:rsidDel="00000000" w:rsidR="00000000" w:rsidRPr="00000000">
              <w:rPr>
                <w:b w:val="1"/>
                <w:bCs w:val="1"/>
                <w:rtl w:val="0"/>
              </w:rPr>
              <w:t xml:space="preserve">Financial/strategic backing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7">
            <w:pPr>
              <w:rPr/>
            </w:pPr>
            <w:r w:rsidDel="00000000" w:rsidR="00000000" w:rsidRPr="00000000">
              <w:rPr>
                <w:rtl w:val="0"/>
              </w:rPr>
              <w:t xml:space="preserve">👍 Strong (acquisition by IVFH)</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8">
            <w:pPr>
              <w:rPr/>
            </w:pPr>
            <w:r w:rsidDel="00000000" w:rsidR="00000000" w:rsidRPr="00000000">
              <w:rPr>
                <w:b w:val="1"/>
                <w:bCs w:val="1"/>
                <w:rtl w:val="0"/>
              </w:rPr>
              <w:t xml:space="preserve">Public trust signals (BBB, reviews)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9">
            <w:pPr>
              <w:rPr/>
            </w:pPr>
            <w:r w:rsidDel="00000000" w:rsidR="00000000" w:rsidRPr="00000000">
              <w:rPr>
                <w:rtl w:val="0"/>
              </w:rPr>
              <w:t xml:space="preserve">🤷 Weak / Limited</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A">
            <w:pPr>
              <w:rPr/>
            </w:pPr>
            <w:r w:rsidDel="00000000" w:rsidR="00000000" w:rsidRPr="00000000">
              <w:rPr>
                <w:b w:val="1"/>
                <w:bCs w:val="1"/>
                <w:rtl w:val="0"/>
              </w:rPr>
              <w:t xml:space="preserve">Leadership/management sentiment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B">
            <w:pPr>
              <w:rPr/>
            </w:pPr>
            <w:r w:rsidDel="00000000" w:rsidR="00000000" w:rsidRPr="00000000">
              <w:rPr>
                <w:rtl w:val="0"/>
              </w:rPr>
              <w:t xml:space="preserve">⚠ Some negative employee feedback</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C">
            <w:pPr>
              <w:rPr/>
            </w:pPr>
            <w:r w:rsidDel="00000000" w:rsidR="00000000" w:rsidRPr="00000000">
              <w:rPr>
                <w:b w:val="1"/>
                <w:bCs w:val="1"/>
                <w:rtl w:val="0"/>
              </w:rPr>
              <w:t xml:space="preserve">Documentation transparency (online)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D">
            <w:pPr>
              <w:rPr/>
            </w:pPr>
            <w:r w:rsidDel="00000000" w:rsidR="00000000" w:rsidRPr="00000000">
              <w:rPr>
                <w:rtl w:val="0"/>
              </w:rPr>
              <w:t xml:space="preserve">⚠ Minimal — needs direct submission</w:t>
            </w:r>
          </w:p>
        </w:tc>
      </w:tr>
    </w:tbl>
    <w:p w:rsidR="00000000" w:rsidDel="00000000" w:rsidP="00000000" w:rsidRDefault="00000000" w:rsidRPr="00000000" w14:paraId="00001D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F">
      <w:pPr>
        <w:pStyle w:val="Heading2"/>
        <w:keepNext w:val="0"/>
        <w:keepLines w:val="0"/>
        <w:spacing w:after="80" w:lineRule="auto"/>
        <w:rPr>
          <w:b w:val="1"/>
          <w:bCs w:val="1"/>
          <w:sz w:val="34"/>
          <w:szCs w:val="34"/>
        </w:rPr>
      </w:pPr>
      <w:bookmarkStart w:colFirst="0" w:colLast="0" w:name="_628b82wgrx9q" w:id="954"/>
      <w:bookmarkEnd w:id="954"/>
      <w:r w:rsidDel="00000000" w:rsidR="00000000" w:rsidRPr="00000000">
        <w:rPr>
          <w:b w:val="1"/>
          <w:bCs w:val="1"/>
          <w:sz w:val="34"/>
          <w:szCs w:val="34"/>
          <w:rtl w:val="0"/>
        </w:rPr>
        <w:t xml:space="preserve">🗂️ Next Steps For Your Due Diligence</w:t>
      </w:r>
    </w:p>
    <w:p w:rsidR="00000000" w:rsidDel="00000000" w:rsidP="00000000" w:rsidRDefault="00000000" w:rsidRPr="00000000" w14:paraId="00001D30">
      <w:pPr>
        <w:numPr>
          <w:ilvl w:val="0"/>
          <w:numId w:val="597"/>
        </w:numPr>
        <w:spacing w:after="0" w:afterAutospacing="0" w:before="240" w:lineRule="auto"/>
        <w:ind w:left="720" w:hanging="360"/>
      </w:pPr>
      <w:r w:rsidDel="00000000" w:rsidR="00000000" w:rsidRPr="00000000">
        <w:rPr>
          <w:b w:val="1"/>
          <w:bCs w:val="1"/>
          <w:rtl w:val="0"/>
        </w:rPr>
        <w:t xml:space="preserve">Request full COA &amp; certificates</w:t>
      </w:r>
      <w:r w:rsidDel="00000000" w:rsidR="00000000" w:rsidRPr="00000000">
        <w:rPr>
          <w:rtl w:val="0"/>
        </w:rPr>
        <w:t xml:space="preserve"> for each commodity you plan to source.</w:t>
        <w:br w:type="textWrapping"/>
      </w:r>
    </w:p>
    <w:p w:rsidR="00000000" w:rsidDel="00000000" w:rsidP="00000000" w:rsidRDefault="00000000" w:rsidRPr="00000000" w14:paraId="00001D31">
      <w:pPr>
        <w:numPr>
          <w:ilvl w:val="0"/>
          <w:numId w:val="597"/>
        </w:numPr>
        <w:spacing w:after="0" w:afterAutospacing="0" w:before="0" w:beforeAutospacing="0" w:lineRule="auto"/>
        <w:ind w:left="720" w:hanging="360"/>
      </w:pPr>
      <w:r w:rsidDel="00000000" w:rsidR="00000000" w:rsidRPr="00000000">
        <w:rPr>
          <w:b w:val="1"/>
          <w:bCs w:val="1"/>
          <w:rtl w:val="0"/>
        </w:rPr>
        <w:t xml:space="preserve">Get organic certification proofs</w:t>
      </w:r>
      <w:r w:rsidDel="00000000" w:rsidR="00000000" w:rsidRPr="00000000">
        <w:rPr>
          <w:rtl w:val="0"/>
        </w:rPr>
        <w:t xml:space="preserve"> directly from supplier (USDA + certifier docs).</w:t>
        <w:br w:type="textWrapping"/>
      </w:r>
    </w:p>
    <w:p w:rsidR="00000000" w:rsidDel="00000000" w:rsidP="00000000" w:rsidRDefault="00000000" w:rsidRPr="00000000" w14:paraId="00001D32">
      <w:pPr>
        <w:numPr>
          <w:ilvl w:val="0"/>
          <w:numId w:val="597"/>
        </w:numPr>
        <w:spacing w:after="0" w:afterAutospacing="0" w:before="0" w:beforeAutospacing="0" w:lineRule="auto"/>
        <w:ind w:left="720" w:hanging="360"/>
      </w:pPr>
      <w:r w:rsidDel="00000000" w:rsidR="00000000" w:rsidRPr="00000000">
        <w:rPr>
          <w:b w:val="1"/>
          <w:bCs w:val="1"/>
          <w:rtl w:val="0"/>
        </w:rPr>
        <w:t xml:space="preserve">Ask for supplier quality manual</w:t>
      </w:r>
      <w:r w:rsidDel="00000000" w:rsidR="00000000" w:rsidRPr="00000000">
        <w:rPr>
          <w:rtl w:val="0"/>
        </w:rPr>
        <w:t xml:space="preserve"> + traceability SOPs.</w:t>
        <w:br w:type="textWrapping"/>
      </w:r>
    </w:p>
    <w:p w:rsidR="00000000" w:rsidDel="00000000" w:rsidP="00000000" w:rsidRDefault="00000000" w:rsidRPr="00000000" w14:paraId="00001D33">
      <w:pPr>
        <w:numPr>
          <w:ilvl w:val="0"/>
          <w:numId w:val="597"/>
        </w:numPr>
        <w:spacing w:after="0" w:afterAutospacing="0" w:before="0" w:beforeAutospacing="0" w:lineRule="auto"/>
        <w:ind w:left="720" w:hanging="360"/>
      </w:pPr>
      <w:r w:rsidDel="00000000" w:rsidR="00000000" w:rsidRPr="00000000">
        <w:rPr>
          <w:b w:val="1"/>
          <w:bCs w:val="1"/>
          <w:rtl w:val="0"/>
        </w:rPr>
        <w:t xml:space="preserve">Confirm warehouse &amp; storage controls</w:t>
      </w:r>
      <w:r w:rsidDel="00000000" w:rsidR="00000000" w:rsidRPr="00000000">
        <w:rPr>
          <w:rtl w:val="0"/>
        </w:rPr>
        <w:t xml:space="preserve"> (temp, pest mgmt, FIFO/FEFO).</w:t>
        <w:br w:type="textWrapping"/>
      </w:r>
    </w:p>
    <w:p w:rsidR="00000000" w:rsidDel="00000000" w:rsidP="00000000" w:rsidRDefault="00000000" w:rsidRPr="00000000" w14:paraId="00001D34">
      <w:pPr>
        <w:numPr>
          <w:ilvl w:val="0"/>
          <w:numId w:val="597"/>
        </w:numPr>
        <w:spacing w:after="240" w:before="0" w:beforeAutospacing="0" w:lineRule="auto"/>
        <w:ind w:left="720" w:hanging="360"/>
      </w:pPr>
      <w:r w:rsidDel="00000000" w:rsidR="00000000" w:rsidRPr="00000000">
        <w:rPr>
          <w:b w:val="1"/>
          <w:bCs w:val="1"/>
          <w:rtl w:val="0"/>
        </w:rPr>
        <w:t xml:space="preserve">Negotiate pricing structure &amp; sample shipments</w:t>
      </w:r>
      <w:r w:rsidDel="00000000" w:rsidR="00000000" w:rsidRPr="00000000">
        <w:rPr>
          <w:rtl w:val="0"/>
        </w:rPr>
        <w:t xml:space="preserve"> to validate quality.</w:t>
      </w:r>
    </w:p>
    <w:p w:rsidR="00000000" w:rsidDel="00000000" w:rsidP="00000000" w:rsidRDefault="00000000" w:rsidRPr="00000000" w14:paraId="00001D3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jli632z3gje" w:id="955"/>
      <w:bookmarkEnd w:id="9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HNF Foods: Cherries</w:t>
      </w:r>
      <w:r w:rsidDel="00000000" w:rsidR="00000000" w:rsidRPr="00000000">
        <w:rPr>
          <w:rtl w:val="0"/>
        </w:rPr>
      </w:r>
    </w:p>
    <w:p w:rsidR="00000000" w:rsidDel="00000000" w:rsidP="00000000" w:rsidRDefault="00000000" w:rsidRPr="00000000" w14:paraId="00001D37">
      <w:pPr>
        <w:pStyle w:val="Heading1"/>
        <w:keepNext w:val="0"/>
        <w:keepLines w:val="0"/>
        <w:spacing w:before="480" w:lineRule="auto"/>
        <w:rPr>
          <w:b w:val="1"/>
          <w:bCs w:val="1"/>
          <w:sz w:val="46"/>
          <w:szCs w:val="46"/>
        </w:rPr>
      </w:pPr>
      <w:bookmarkStart w:colFirst="0" w:colLast="0" w:name="_vgu1szcail6s" w:id="956"/>
      <w:bookmarkEnd w:id="956"/>
      <w:r w:rsidDel="00000000" w:rsidR="00000000" w:rsidRPr="00000000">
        <w:rPr>
          <w:b w:val="1"/>
          <w:bCs w:val="1"/>
          <w:sz w:val="46"/>
          <w:szCs w:val="46"/>
          <w:rtl w:val="0"/>
        </w:rPr>
        <w:t xml:space="preserve">Ingredient Supplier Brief — HNF Foods Inc.</w:t>
      </w:r>
    </w:p>
    <w:p w:rsidR="00000000" w:rsidDel="00000000" w:rsidP="00000000" w:rsidRDefault="00000000" w:rsidRPr="00000000" w14:paraId="00001D38">
      <w:pPr>
        <w:spacing w:after="240" w:before="240" w:lineRule="auto"/>
        <w:rPr/>
      </w:pPr>
      <w:r w:rsidDel="00000000" w:rsidR="00000000" w:rsidRPr="00000000">
        <w:rPr>
          <w:b w:val="1"/>
          <w:bCs w:val="1"/>
          <w:rtl w:val="0"/>
        </w:rPr>
        <w:t xml:space="preserve">Ingredient:</w:t>
      </w:r>
      <w:r w:rsidDel="00000000" w:rsidR="00000000" w:rsidRPr="00000000">
        <w:rPr>
          <w:rtl w:val="0"/>
        </w:rPr>
        <w:t xml:space="preserve"> Organic Dried Sour Cherries</w:t>
        <w:br w:type="textWrapping"/>
      </w:r>
      <w:r w:rsidDel="00000000" w:rsidR="00000000" w:rsidRPr="00000000">
        <w:rPr>
          <w:b w:val="1"/>
          <w:bCs w:val="1"/>
          <w:rtl w:val="0"/>
        </w:rPr>
        <w:t xml:space="preserve">Use Case:</w:t>
      </w:r>
      <w:r w:rsidDel="00000000" w:rsidR="00000000" w:rsidRPr="00000000">
        <w:rPr>
          <w:rtl w:val="0"/>
        </w:rPr>
        <w:t xml:space="preserve"> MD Health Bar (raw ingredient sourcing)</w:t>
      </w:r>
    </w:p>
    <w:p w:rsidR="00000000" w:rsidDel="00000000" w:rsidP="00000000" w:rsidRDefault="00000000" w:rsidRPr="00000000" w14:paraId="00001D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A">
      <w:pPr>
        <w:pStyle w:val="Heading2"/>
        <w:keepNext w:val="0"/>
        <w:keepLines w:val="0"/>
        <w:spacing w:after="80" w:lineRule="auto"/>
        <w:rPr>
          <w:b w:val="1"/>
          <w:bCs w:val="1"/>
          <w:sz w:val="34"/>
          <w:szCs w:val="34"/>
        </w:rPr>
      </w:pPr>
      <w:bookmarkStart w:colFirst="0" w:colLast="0" w:name="_5fys3k3i2ee2" w:id="957"/>
      <w:bookmarkEnd w:id="957"/>
      <w:r w:rsidDel="00000000" w:rsidR="00000000" w:rsidRPr="00000000">
        <w:rPr>
          <w:b w:val="1"/>
          <w:bCs w:val="1"/>
          <w:sz w:val="34"/>
          <w:szCs w:val="34"/>
          <w:rtl w:val="0"/>
        </w:rPr>
        <w:t xml:space="preserve">1) Supplier Snapshot</w:t>
      </w:r>
    </w:p>
    <w:p w:rsidR="00000000" w:rsidDel="00000000" w:rsidP="00000000" w:rsidRDefault="00000000" w:rsidRPr="00000000" w14:paraId="00001D3B">
      <w:pPr>
        <w:numPr>
          <w:ilvl w:val="0"/>
          <w:numId w:val="1044"/>
        </w:numPr>
        <w:spacing w:after="0" w:afterAutospacing="0" w:before="240" w:lineRule="auto"/>
        <w:ind w:left="720" w:hanging="360"/>
      </w:pPr>
      <w:r w:rsidDel="00000000" w:rsidR="00000000" w:rsidRPr="00000000">
        <w:rPr>
          <w:b w:val="1"/>
          <w:bCs w:val="1"/>
          <w:rtl w:val="0"/>
        </w:rPr>
        <w:t xml:space="preserve">Company:</w:t>
      </w:r>
      <w:r w:rsidDel="00000000" w:rsidR="00000000" w:rsidRPr="00000000">
        <w:rPr>
          <w:rtl w:val="0"/>
        </w:rPr>
        <w:t xml:space="preserve"> HNF Foods Inc.</w:t>
      </w:r>
    </w:p>
    <w:p w:rsidR="00000000" w:rsidDel="00000000" w:rsidP="00000000" w:rsidRDefault="00000000" w:rsidRPr="00000000" w14:paraId="00001D3C">
      <w:pPr>
        <w:numPr>
          <w:ilvl w:val="0"/>
          <w:numId w:val="1044"/>
        </w:numPr>
        <w:spacing w:after="0" w:afterAutospacing="0" w:before="0" w:beforeAutospacing="0" w:lineRule="auto"/>
        <w:ind w:left="720" w:hanging="360"/>
      </w:pPr>
      <w:r w:rsidDel="00000000" w:rsidR="00000000" w:rsidRPr="00000000">
        <w:rPr>
          <w:b w:val="1"/>
          <w:bCs w:val="1"/>
          <w:rtl w:val="0"/>
        </w:rPr>
        <w:t xml:space="preserve">Address:</w:t>
      </w:r>
      <w:r w:rsidDel="00000000" w:rsidR="00000000" w:rsidRPr="00000000">
        <w:rPr>
          <w:rtl w:val="0"/>
        </w:rPr>
        <w:t xml:space="preserve"> 1 Gateway Center, Suite 2600, Newark, NJ 07102</w:t>
      </w:r>
    </w:p>
    <w:p w:rsidR="00000000" w:rsidDel="00000000" w:rsidP="00000000" w:rsidRDefault="00000000" w:rsidRPr="00000000" w14:paraId="00001D3D">
      <w:pPr>
        <w:numPr>
          <w:ilvl w:val="0"/>
          <w:numId w:val="1044"/>
        </w:numPr>
        <w:spacing w:after="0" w:afterAutospacing="0" w:before="0" w:beforeAutospacing="0" w:lineRule="auto"/>
        <w:ind w:left="720" w:hanging="360"/>
      </w:pPr>
      <w:r w:rsidDel="00000000" w:rsidR="00000000" w:rsidRPr="00000000">
        <w:rPr>
          <w:b w:val="1"/>
          <w:bCs w:val="1"/>
          <w:rtl w:val="0"/>
        </w:rPr>
        <w:t xml:space="preserve">Website:</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https://www.hnffoods.com</w:t>
        </w:r>
      </w:hyperlink>
      <w:r w:rsidDel="00000000" w:rsidR="00000000" w:rsidRPr="00000000">
        <w:rPr>
          <w:rtl w:val="0"/>
        </w:rPr>
      </w:r>
    </w:p>
    <w:p w:rsidR="00000000" w:rsidDel="00000000" w:rsidP="00000000" w:rsidRDefault="00000000" w:rsidRPr="00000000" w14:paraId="00001D3E">
      <w:pPr>
        <w:numPr>
          <w:ilvl w:val="0"/>
          <w:numId w:val="1044"/>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Importer / trader / distributor of organic dried fruits, nuts, oils</w:t>
      </w:r>
    </w:p>
    <w:p w:rsidR="00000000" w:rsidDel="00000000" w:rsidP="00000000" w:rsidRDefault="00000000" w:rsidRPr="00000000" w14:paraId="00001D3F">
      <w:pPr>
        <w:numPr>
          <w:ilvl w:val="0"/>
          <w:numId w:val="1044"/>
        </w:numPr>
        <w:spacing w:after="240" w:before="0" w:beforeAutospacing="0" w:lineRule="auto"/>
        <w:ind w:left="720" w:hanging="360"/>
      </w:pPr>
      <w:r w:rsidDel="00000000" w:rsidR="00000000" w:rsidRPr="00000000">
        <w:rPr>
          <w:b w:val="1"/>
          <w:bCs w:val="1"/>
          <w:rtl w:val="0"/>
        </w:rPr>
        <w:t xml:space="preserve">Relevant Category:</w:t>
      </w:r>
      <w:r w:rsidDel="00000000" w:rsidR="00000000" w:rsidRPr="00000000">
        <w:rPr>
          <w:rFonts w:ascii="Arial Unicode MS" w:cs="Arial Unicode MS" w:eastAsia="Arial Unicode MS" w:hAnsi="Arial Unicode MS"/>
          <w:rtl w:val="0"/>
        </w:rPr>
        <w:t xml:space="preserve"> Dried fruits → cherries</w:t>
      </w:r>
    </w:p>
    <w:p w:rsidR="00000000" w:rsidDel="00000000" w:rsidP="00000000" w:rsidRDefault="00000000" w:rsidRPr="00000000" w14:paraId="00001D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1">
      <w:pPr>
        <w:pStyle w:val="Heading2"/>
        <w:keepNext w:val="0"/>
        <w:keepLines w:val="0"/>
        <w:spacing w:after="80" w:lineRule="auto"/>
        <w:rPr>
          <w:b w:val="1"/>
          <w:bCs w:val="1"/>
          <w:sz w:val="34"/>
          <w:szCs w:val="34"/>
        </w:rPr>
      </w:pPr>
      <w:bookmarkStart w:colFirst="0" w:colLast="0" w:name="_5smpkywq2se5" w:id="958"/>
      <w:bookmarkEnd w:id="958"/>
      <w:r w:rsidDel="00000000" w:rsidR="00000000" w:rsidRPr="00000000">
        <w:rPr>
          <w:b w:val="1"/>
          <w:bCs w:val="1"/>
          <w:sz w:val="34"/>
          <w:szCs w:val="34"/>
          <w:rtl w:val="0"/>
        </w:rPr>
        <w:t xml:space="preserve">2) Product Details (Confirmed from Supplier Site)</w:t>
      </w:r>
    </w:p>
    <w:p w:rsidR="00000000" w:rsidDel="00000000" w:rsidP="00000000" w:rsidRDefault="00000000" w:rsidRPr="00000000" w14:paraId="00001D42">
      <w:pPr>
        <w:spacing w:after="240" w:before="240" w:lineRule="auto"/>
        <w:rPr/>
      </w:pPr>
      <w:r w:rsidDel="00000000" w:rsidR="00000000" w:rsidRPr="00000000">
        <w:rPr>
          <w:b w:val="1"/>
          <w:bCs w:val="1"/>
          <w:rtl w:val="0"/>
        </w:rPr>
        <w:t xml:space="preserve">Product Name:</w:t>
      </w:r>
      <w:r w:rsidDel="00000000" w:rsidR="00000000" w:rsidRPr="00000000">
        <w:rPr>
          <w:rtl w:val="0"/>
        </w:rPr>
        <w:t xml:space="preserve"> Organic Dried Sour Cherries</w:t>
        <w:br w:type="textWrapping"/>
      </w:r>
      <w:r w:rsidDel="00000000" w:rsidR="00000000" w:rsidRPr="00000000">
        <w:rPr>
          <w:b w:val="1"/>
          <w:bCs w:val="1"/>
          <w:rtl w:val="0"/>
        </w:rPr>
        <w:t xml:space="preserve">Origin:</w:t>
      </w:r>
      <w:r w:rsidDel="00000000" w:rsidR="00000000" w:rsidRPr="00000000">
        <w:rPr>
          <w:rtl w:val="0"/>
        </w:rPr>
        <w:t xml:space="preserve"> Turkey</w:t>
        <w:br w:type="textWrapping"/>
      </w:r>
      <w:r w:rsidDel="00000000" w:rsidR="00000000" w:rsidRPr="00000000">
        <w:rPr>
          <w:b w:val="1"/>
          <w:bCs w:val="1"/>
          <w:rtl w:val="0"/>
        </w:rPr>
        <w:t xml:space="preserve">Packaging:</w:t>
      </w:r>
      <w:r w:rsidDel="00000000" w:rsidR="00000000" w:rsidRPr="00000000">
        <w:rPr>
          <w:rtl w:val="0"/>
        </w:rPr>
        <w:t xml:space="preserve"> 8 kg boxes</w:t>
      </w:r>
    </w:p>
    <w:p w:rsidR="00000000" w:rsidDel="00000000" w:rsidP="00000000" w:rsidRDefault="00000000" w:rsidRPr="00000000" w14:paraId="00001D43">
      <w:pPr>
        <w:spacing w:after="240" w:before="240" w:lineRule="auto"/>
        <w:rPr>
          <w:b w:val="1"/>
          <w:bCs w:val="1"/>
        </w:rPr>
      </w:pPr>
      <w:r w:rsidDel="00000000" w:rsidR="00000000" w:rsidRPr="00000000">
        <w:rPr>
          <w:b w:val="1"/>
          <w:bCs w:val="1"/>
          <w:rtl w:val="0"/>
        </w:rPr>
        <w:t xml:space="preserve">Source &amp; Processing (as stated):</w:t>
      </w:r>
    </w:p>
    <w:p w:rsidR="00000000" w:rsidDel="00000000" w:rsidP="00000000" w:rsidRDefault="00000000" w:rsidRPr="00000000" w14:paraId="00001D44">
      <w:pPr>
        <w:numPr>
          <w:ilvl w:val="0"/>
          <w:numId w:val="738"/>
        </w:numPr>
        <w:spacing w:after="0" w:afterAutospacing="0" w:before="240" w:lineRule="auto"/>
        <w:ind w:left="720" w:hanging="360"/>
      </w:pPr>
      <w:r w:rsidDel="00000000" w:rsidR="00000000" w:rsidRPr="00000000">
        <w:rPr>
          <w:rtl w:val="0"/>
        </w:rPr>
        <w:t xml:space="preserve">Made from </w:t>
      </w:r>
      <w:r w:rsidDel="00000000" w:rsidR="00000000" w:rsidRPr="00000000">
        <w:rPr>
          <w:b w:val="1"/>
          <w:bCs w:val="1"/>
          <w:rtl w:val="0"/>
        </w:rPr>
        <w:t xml:space="preserve">organically grown, tree-ripened sour cherries</w:t>
      </w:r>
    </w:p>
    <w:p w:rsidR="00000000" w:rsidDel="00000000" w:rsidP="00000000" w:rsidRDefault="00000000" w:rsidRPr="00000000" w14:paraId="00001D45">
      <w:pPr>
        <w:numPr>
          <w:ilvl w:val="0"/>
          <w:numId w:val="738"/>
        </w:numPr>
        <w:spacing w:after="0" w:afterAutospacing="0" w:before="0" w:beforeAutospacing="0" w:lineRule="auto"/>
        <w:ind w:left="720" w:hanging="360"/>
      </w:pPr>
      <w:r w:rsidDel="00000000" w:rsidR="00000000" w:rsidRPr="00000000">
        <w:rPr>
          <w:b w:val="1"/>
          <w:bCs w:val="1"/>
          <w:rtl w:val="0"/>
        </w:rPr>
        <w:t xml:space="preserve">Carefully dried</w:t>
      </w:r>
      <w:r w:rsidDel="00000000" w:rsidR="00000000" w:rsidRPr="00000000">
        <w:rPr>
          <w:rtl w:val="0"/>
        </w:rPr>
        <w:t xml:space="preserve"> to preserve flavor and nutrients</w:t>
      </w:r>
    </w:p>
    <w:p w:rsidR="00000000" w:rsidDel="00000000" w:rsidP="00000000" w:rsidRDefault="00000000" w:rsidRPr="00000000" w14:paraId="00001D46">
      <w:pPr>
        <w:numPr>
          <w:ilvl w:val="0"/>
          <w:numId w:val="738"/>
        </w:numPr>
        <w:spacing w:after="240" w:before="0" w:beforeAutospacing="0" w:lineRule="auto"/>
        <w:ind w:left="720" w:hanging="360"/>
      </w:pPr>
      <w:r w:rsidDel="00000000" w:rsidR="00000000" w:rsidRPr="00000000">
        <w:rPr>
          <w:rtl w:val="0"/>
        </w:rPr>
        <w:t xml:space="preserve">Certified organic (certificate details not publicly listed — must be requested)</w:t>
      </w:r>
    </w:p>
    <w:p w:rsidR="00000000" w:rsidDel="00000000" w:rsidP="00000000" w:rsidRDefault="00000000" w:rsidRPr="00000000" w14:paraId="00001D47">
      <w:pPr>
        <w:spacing w:after="240" w:before="240" w:lineRule="auto"/>
        <w:rPr>
          <w:b w:val="1"/>
          <w:bCs w:val="1"/>
        </w:rPr>
      </w:pPr>
      <w:r w:rsidDel="00000000" w:rsidR="00000000" w:rsidRPr="00000000">
        <w:rPr>
          <w:b w:val="1"/>
          <w:bCs w:val="1"/>
          <w:rtl w:val="0"/>
        </w:rPr>
        <w:t xml:space="preserve">Format Notes:</w:t>
      </w:r>
    </w:p>
    <w:p w:rsidR="00000000" w:rsidDel="00000000" w:rsidP="00000000" w:rsidRDefault="00000000" w:rsidRPr="00000000" w14:paraId="00001D48">
      <w:pPr>
        <w:numPr>
          <w:ilvl w:val="0"/>
          <w:numId w:val="560"/>
        </w:numPr>
        <w:spacing w:after="0" w:afterAutospacing="0" w:before="240" w:lineRule="auto"/>
        <w:ind w:left="720" w:hanging="360"/>
      </w:pPr>
      <w:r w:rsidDel="00000000" w:rsidR="00000000" w:rsidRPr="00000000">
        <w:rPr>
          <w:rtl w:val="0"/>
        </w:rPr>
        <w:t xml:space="preserve">Dried (not freeze-dried)</w:t>
      </w:r>
    </w:p>
    <w:p w:rsidR="00000000" w:rsidDel="00000000" w:rsidP="00000000" w:rsidRDefault="00000000" w:rsidRPr="00000000" w14:paraId="00001D49">
      <w:pPr>
        <w:numPr>
          <w:ilvl w:val="0"/>
          <w:numId w:val="560"/>
        </w:numPr>
        <w:spacing w:after="0" w:afterAutospacing="0" w:before="0" w:beforeAutospacing="0" w:lineRule="auto"/>
        <w:ind w:left="720" w:hanging="360"/>
      </w:pPr>
      <w:r w:rsidDel="00000000" w:rsidR="00000000" w:rsidRPr="00000000">
        <w:rPr>
          <w:rtl w:val="0"/>
        </w:rPr>
        <w:t xml:space="preserve">Bulk foodservice / manufacturing format</w:t>
      </w:r>
    </w:p>
    <w:p w:rsidR="00000000" w:rsidDel="00000000" w:rsidP="00000000" w:rsidRDefault="00000000" w:rsidRPr="00000000" w14:paraId="00001D4A">
      <w:pPr>
        <w:numPr>
          <w:ilvl w:val="0"/>
          <w:numId w:val="560"/>
        </w:numPr>
        <w:spacing w:after="240" w:before="0" w:beforeAutospacing="0" w:lineRule="auto"/>
        <w:ind w:left="720" w:hanging="360"/>
      </w:pPr>
      <w:r w:rsidDel="00000000" w:rsidR="00000000" w:rsidRPr="00000000">
        <w:rPr>
          <w:rtl w:val="0"/>
        </w:rPr>
        <w:t xml:space="preserve">Suitable for bars, trail mix, oatmeal, baked goods</w:t>
      </w:r>
    </w:p>
    <w:p w:rsidR="00000000" w:rsidDel="00000000" w:rsidP="00000000" w:rsidRDefault="00000000" w:rsidRPr="00000000" w14:paraId="00001D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C">
      <w:pPr>
        <w:pStyle w:val="Heading2"/>
        <w:keepNext w:val="0"/>
        <w:keepLines w:val="0"/>
        <w:spacing w:after="80" w:lineRule="auto"/>
        <w:rPr>
          <w:b w:val="1"/>
          <w:bCs w:val="1"/>
          <w:sz w:val="34"/>
          <w:szCs w:val="34"/>
        </w:rPr>
      </w:pPr>
      <w:bookmarkStart w:colFirst="0" w:colLast="0" w:name="_p5e5jctt0922" w:id="959"/>
      <w:bookmarkEnd w:id="959"/>
      <w:r w:rsidDel="00000000" w:rsidR="00000000" w:rsidRPr="00000000">
        <w:rPr>
          <w:b w:val="1"/>
          <w:bCs w:val="1"/>
          <w:sz w:val="34"/>
          <w:szCs w:val="34"/>
          <w:rtl w:val="0"/>
        </w:rPr>
        <w:t xml:space="preserve">3) Nutritional &amp; Functional Claims (Supplier Marketing)</w:t>
      </w:r>
    </w:p>
    <w:p w:rsidR="00000000" w:rsidDel="00000000" w:rsidP="00000000" w:rsidRDefault="00000000" w:rsidRPr="00000000" w14:paraId="00001D4D">
      <w:pPr>
        <w:spacing w:after="240" w:before="240" w:lineRule="auto"/>
        <w:ind w:left="600" w:right="600" w:firstLine="0"/>
        <w:rPr/>
      </w:pPr>
      <w:r w:rsidDel="00000000" w:rsidR="00000000" w:rsidRPr="00000000">
        <w:rPr>
          <w:rtl w:val="0"/>
        </w:rPr>
        <w:t xml:space="preserve">⚠️ These are </w:t>
      </w:r>
      <w:r w:rsidDel="00000000" w:rsidR="00000000" w:rsidRPr="00000000">
        <w:rPr>
          <w:b w:val="1"/>
          <w:bCs w:val="1"/>
          <w:rtl w:val="0"/>
        </w:rPr>
        <w:t xml:space="preserve">supplier marketing claims</w:t>
      </w:r>
      <w:r w:rsidDel="00000000" w:rsidR="00000000" w:rsidRPr="00000000">
        <w:rPr>
          <w:rtl w:val="0"/>
        </w:rPr>
        <w:t xml:space="preserve">, not independently verified by us yet.</w:t>
      </w:r>
    </w:p>
    <w:p w:rsidR="00000000" w:rsidDel="00000000" w:rsidP="00000000" w:rsidRDefault="00000000" w:rsidRPr="00000000" w14:paraId="00001D4E">
      <w:pPr>
        <w:spacing w:after="240" w:before="240" w:lineRule="auto"/>
        <w:rPr/>
      </w:pPr>
      <w:r w:rsidDel="00000000" w:rsidR="00000000" w:rsidRPr="00000000">
        <w:rPr>
          <w:rtl w:val="0"/>
        </w:rPr>
        <w:t xml:space="preserve">HNF Foods states that organic dried sour cherries:</w:t>
      </w:r>
    </w:p>
    <w:p w:rsidR="00000000" w:rsidDel="00000000" w:rsidP="00000000" w:rsidRDefault="00000000" w:rsidRPr="00000000" w14:paraId="00001D4F">
      <w:pPr>
        <w:numPr>
          <w:ilvl w:val="0"/>
          <w:numId w:val="371"/>
        </w:numPr>
        <w:spacing w:after="0" w:afterAutospacing="0" w:before="240" w:lineRule="auto"/>
        <w:ind w:left="720" w:hanging="360"/>
      </w:pPr>
      <w:r w:rsidDel="00000000" w:rsidR="00000000" w:rsidRPr="00000000">
        <w:rPr>
          <w:rtl w:val="0"/>
        </w:rPr>
        <w:t xml:space="preserve">Are rich in </w:t>
      </w:r>
      <w:r w:rsidDel="00000000" w:rsidR="00000000" w:rsidRPr="00000000">
        <w:rPr>
          <w:b w:val="1"/>
          <w:bCs w:val="1"/>
          <w:rtl w:val="0"/>
        </w:rPr>
        <w:t xml:space="preserve">vitamins, minerals, and antioxidants</w:t>
      </w:r>
    </w:p>
    <w:p w:rsidR="00000000" w:rsidDel="00000000" w:rsidP="00000000" w:rsidRDefault="00000000" w:rsidRPr="00000000" w14:paraId="00001D50">
      <w:pPr>
        <w:numPr>
          <w:ilvl w:val="0"/>
          <w:numId w:val="371"/>
        </w:numPr>
        <w:spacing w:after="0" w:afterAutospacing="0" w:before="0" w:beforeAutospacing="0" w:lineRule="auto"/>
        <w:ind w:left="720" w:hanging="360"/>
      </w:pPr>
      <w:r w:rsidDel="00000000" w:rsidR="00000000" w:rsidRPr="00000000">
        <w:rPr>
          <w:rtl w:val="0"/>
        </w:rPr>
        <w:t xml:space="preserve">May help:</w:t>
      </w:r>
    </w:p>
    <w:p w:rsidR="00000000" w:rsidDel="00000000" w:rsidP="00000000" w:rsidRDefault="00000000" w:rsidRPr="00000000" w14:paraId="00001D51">
      <w:pPr>
        <w:numPr>
          <w:ilvl w:val="1"/>
          <w:numId w:val="371"/>
        </w:numPr>
        <w:spacing w:after="0" w:afterAutospacing="0" w:before="0" w:beforeAutospacing="0" w:lineRule="auto"/>
        <w:ind w:left="1440" w:hanging="360"/>
      </w:pPr>
      <w:r w:rsidDel="00000000" w:rsidR="00000000" w:rsidRPr="00000000">
        <w:rPr>
          <w:rtl w:val="0"/>
        </w:rPr>
        <w:t xml:space="preserve">Support immune health</w:t>
      </w:r>
    </w:p>
    <w:p w:rsidR="00000000" w:rsidDel="00000000" w:rsidP="00000000" w:rsidRDefault="00000000" w:rsidRPr="00000000" w14:paraId="00001D52">
      <w:pPr>
        <w:numPr>
          <w:ilvl w:val="1"/>
          <w:numId w:val="371"/>
        </w:numPr>
        <w:spacing w:after="0" w:afterAutospacing="0" w:before="0" w:beforeAutospacing="0" w:lineRule="auto"/>
        <w:ind w:left="1440" w:hanging="360"/>
      </w:pPr>
      <w:r w:rsidDel="00000000" w:rsidR="00000000" w:rsidRPr="00000000">
        <w:rPr>
          <w:rtl w:val="0"/>
        </w:rPr>
        <w:t xml:space="preserve">Support heart health</w:t>
      </w:r>
    </w:p>
    <w:p w:rsidR="00000000" w:rsidDel="00000000" w:rsidP="00000000" w:rsidRDefault="00000000" w:rsidRPr="00000000" w14:paraId="00001D53">
      <w:pPr>
        <w:numPr>
          <w:ilvl w:val="1"/>
          <w:numId w:val="371"/>
        </w:numPr>
        <w:spacing w:after="0" w:afterAutospacing="0" w:before="0" w:beforeAutospacing="0" w:lineRule="auto"/>
        <w:ind w:left="1440" w:hanging="360"/>
      </w:pPr>
      <w:r w:rsidDel="00000000" w:rsidR="00000000" w:rsidRPr="00000000">
        <w:rPr>
          <w:rtl w:val="0"/>
        </w:rPr>
        <w:t xml:space="preserve">Reduce inflammation</w:t>
      </w:r>
    </w:p>
    <w:p w:rsidR="00000000" w:rsidDel="00000000" w:rsidP="00000000" w:rsidRDefault="00000000" w:rsidRPr="00000000" w14:paraId="00001D54">
      <w:pPr>
        <w:numPr>
          <w:ilvl w:val="0"/>
          <w:numId w:val="371"/>
        </w:numPr>
        <w:spacing w:after="0" w:afterAutospacing="0" w:before="0" w:beforeAutospacing="0" w:lineRule="auto"/>
        <w:ind w:left="720" w:hanging="360"/>
      </w:pPr>
      <w:r w:rsidDel="00000000" w:rsidR="00000000" w:rsidRPr="00000000">
        <w:rPr>
          <w:rtl w:val="0"/>
        </w:rPr>
        <w:t xml:space="preserve">Contain </w:t>
      </w:r>
      <w:r w:rsidDel="00000000" w:rsidR="00000000" w:rsidRPr="00000000">
        <w:rPr>
          <w:b w:val="1"/>
          <w:bCs w:val="1"/>
          <w:rtl w:val="0"/>
        </w:rPr>
        <w:t xml:space="preserve">melatonin</w:t>
      </w:r>
      <w:r w:rsidDel="00000000" w:rsidR="00000000" w:rsidRPr="00000000">
        <w:rPr>
          <w:rtl w:val="0"/>
        </w:rPr>
        <w:t xml:space="preserve">, positioned as a natural sleep aid</w:t>
      </w:r>
    </w:p>
    <w:p w:rsidR="00000000" w:rsidDel="00000000" w:rsidP="00000000" w:rsidRDefault="00000000" w:rsidRPr="00000000" w14:paraId="00001D55">
      <w:pPr>
        <w:numPr>
          <w:ilvl w:val="0"/>
          <w:numId w:val="371"/>
        </w:numPr>
        <w:spacing w:after="240" w:before="0" w:beforeAutospacing="0" w:lineRule="auto"/>
        <w:ind w:left="720" w:hanging="360"/>
      </w:pPr>
      <w:r w:rsidDel="00000000" w:rsidR="00000000" w:rsidRPr="00000000">
        <w:rPr>
          <w:rtl w:val="0"/>
        </w:rPr>
        <w:t xml:space="preserve">Can be rehydrated for secondary uses (salads, toppings, yogurt, ice cream)</w:t>
      </w:r>
    </w:p>
    <w:p w:rsidR="00000000" w:rsidDel="00000000" w:rsidP="00000000" w:rsidRDefault="00000000" w:rsidRPr="00000000" w14:paraId="00001D56">
      <w:pPr>
        <w:spacing w:after="240" w:before="240" w:lineRule="auto"/>
        <w:rPr/>
      </w:pPr>
      <w:r w:rsidDel="00000000" w:rsidR="00000000" w:rsidRPr="00000000">
        <w:rPr>
          <w:b w:val="1"/>
          <w:bCs w:val="1"/>
          <w:rtl w:val="0"/>
        </w:rPr>
        <w:t xml:space="preserve">Action for MD Health:</w:t>
        <w:br w:type="textWrapping"/>
      </w:r>
      <w:r w:rsidDel="00000000" w:rsidR="00000000" w:rsidRPr="00000000">
        <w:rPr>
          <w:rtl w:val="0"/>
        </w:rPr>
        <w:t xml:space="preserve">If </w:t>
      </w:r>
      <w:r w:rsidDel="00000000" w:rsidR="00000000" w:rsidRPr="00000000">
        <w:rPr>
          <w:i w:val="1"/>
          <w:iCs w:val="1"/>
          <w:rtl w:val="0"/>
        </w:rPr>
        <w:t xml:space="preserve">any</w:t>
      </w:r>
      <w:r w:rsidDel="00000000" w:rsidR="00000000" w:rsidRPr="00000000">
        <w:rPr>
          <w:rtl w:val="0"/>
        </w:rPr>
        <w:t xml:space="preserve"> of these claims are echoed downstream (website, packaging, ads), you will need:</w:t>
      </w:r>
    </w:p>
    <w:p w:rsidR="00000000" w:rsidDel="00000000" w:rsidP="00000000" w:rsidRDefault="00000000" w:rsidRPr="00000000" w14:paraId="00001D57">
      <w:pPr>
        <w:numPr>
          <w:ilvl w:val="0"/>
          <w:numId w:val="113"/>
        </w:numPr>
        <w:spacing w:after="0" w:afterAutospacing="0" w:before="240" w:lineRule="auto"/>
        <w:ind w:left="720" w:hanging="360"/>
      </w:pPr>
      <w:r w:rsidDel="00000000" w:rsidR="00000000" w:rsidRPr="00000000">
        <w:rPr>
          <w:rtl w:val="0"/>
        </w:rPr>
        <w:t xml:space="preserve">Nutritional analysis</w:t>
      </w:r>
    </w:p>
    <w:p w:rsidR="00000000" w:rsidDel="00000000" w:rsidP="00000000" w:rsidRDefault="00000000" w:rsidRPr="00000000" w14:paraId="00001D58">
      <w:pPr>
        <w:numPr>
          <w:ilvl w:val="0"/>
          <w:numId w:val="113"/>
        </w:numPr>
        <w:spacing w:after="240" w:before="0" w:beforeAutospacing="0" w:lineRule="auto"/>
        <w:ind w:left="720" w:hanging="360"/>
      </w:pPr>
      <w:r w:rsidDel="00000000" w:rsidR="00000000" w:rsidRPr="00000000">
        <w:rPr>
          <w:rtl w:val="0"/>
        </w:rPr>
        <w:t xml:space="preserve">Substantiation review (especially inflammation / sleep claims)</w:t>
      </w:r>
    </w:p>
    <w:p w:rsidR="00000000" w:rsidDel="00000000" w:rsidP="00000000" w:rsidRDefault="00000000" w:rsidRPr="00000000" w14:paraId="00001D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A">
      <w:pPr>
        <w:pStyle w:val="Heading2"/>
        <w:keepNext w:val="0"/>
        <w:keepLines w:val="0"/>
        <w:spacing w:after="80" w:lineRule="auto"/>
        <w:rPr>
          <w:b w:val="1"/>
          <w:bCs w:val="1"/>
          <w:sz w:val="34"/>
          <w:szCs w:val="34"/>
        </w:rPr>
      </w:pPr>
      <w:bookmarkStart w:colFirst="0" w:colLast="0" w:name="_rnwx0eolf5tr" w:id="960"/>
      <w:bookmarkEnd w:id="960"/>
      <w:r w:rsidDel="00000000" w:rsidR="00000000" w:rsidRPr="00000000">
        <w:rPr>
          <w:b w:val="1"/>
          <w:bCs w:val="1"/>
          <w:sz w:val="34"/>
          <w:szCs w:val="34"/>
          <w:rtl w:val="0"/>
        </w:rPr>
        <w:t xml:space="preserve">4) What Looks Good (For Your Use Case)</w:t>
      </w:r>
    </w:p>
    <w:p w:rsidR="00000000" w:rsidDel="00000000" w:rsidP="00000000" w:rsidRDefault="00000000" w:rsidRPr="00000000" w14:paraId="00001D5B">
      <w:pPr>
        <w:numPr>
          <w:ilvl w:val="0"/>
          <w:numId w:val="1133"/>
        </w:numPr>
        <w:spacing w:after="0" w:afterAutospacing="0" w:before="240" w:lineRule="auto"/>
        <w:ind w:left="720" w:hanging="360"/>
      </w:pPr>
      <w:r w:rsidDel="00000000" w:rsidR="00000000" w:rsidRPr="00000000">
        <w:rPr>
          <w:b w:val="1"/>
          <w:bCs w:val="1"/>
          <w:rtl w:val="0"/>
        </w:rPr>
        <w:t xml:space="preserve">Clear origin disclosure</w:t>
      </w:r>
      <w:r w:rsidDel="00000000" w:rsidR="00000000" w:rsidRPr="00000000">
        <w:rPr>
          <w:rFonts w:ascii="Arial Unicode MS" w:cs="Arial Unicode MS" w:eastAsia="Arial Unicode MS" w:hAnsi="Arial Unicode MS"/>
          <w:rtl w:val="0"/>
        </w:rPr>
        <w:t xml:space="preserve"> (Turkey) ✔</w:t>
      </w:r>
    </w:p>
    <w:p w:rsidR="00000000" w:rsidDel="00000000" w:rsidP="00000000" w:rsidRDefault="00000000" w:rsidRPr="00000000" w14:paraId="00001D5C">
      <w:pPr>
        <w:numPr>
          <w:ilvl w:val="0"/>
          <w:numId w:val="1133"/>
        </w:numPr>
        <w:spacing w:after="0" w:afterAutospacing="0" w:before="0" w:beforeAutospacing="0" w:lineRule="auto"/>
        <w:ind w:left="720" w:hanging="360"/>
      </w:pPr>
      <w:r w:rsidDel="00000000" w:rsidR="00000000" w:rsidRPr="00000000">
        <w:rPr>
          <w:b w:val="1"/>
          <w:bCs w:val="1"/>
          <w:rtl w:val="0"/>
        </w:rPr>
        <w:t xml:space="preserve">Organic positioning</w:t>
      </w:r>
      <w:r w:rsidDel="00000000" w:rsidR="00000000" w:rsidRPr="00000000">
        <w:rPr>
          <w:rFonts w:ascii="Arial Unicode MS" w:cs="Arial Unicode MS" w:eastAsia="Arial Unicode MS" w:hAnsi="Arial Unicode MS"/>
          <w:rtl w:val="0"/>
        </w:rPr>
        <w:t xml:space="preserve"> aligns with MD Health Bar standards ✔</w:t>
      </w:r>
    </w:p>
    <w:p w:rsidR="00000000" w:rsidDel="00000000" w:rsidP="00000000" w:rsidRDefault="00000000" w:rsidRPr="00000000" w14:paraId="00001D5D">
      <w:pPr>
        <w:numPr>
          <w:ilvl w:val="0"/>
          <w:numId w:val="1133"/>
        </w:numPr>
        <w:spacing w:after="0" w:afterAutospacing="0" w:before="0" w:beforeAutospacing="0" w:lineRule="auto"/>
        <w:ind w:left="720" w:hanging="360"/>
      </w:pPr>
      <w:r w:rsidDel="00000000" w:rsidR="00000000" w:rsidRPr="00000000">
        <w:rPr>
          <w:b w:val="1"/>
          <w:bCs w:val="1"/>
          <w:rtl w:val="0"/>
        </w:rPr>
        <w:t xml:space="preserve">Bulk packaging (8kg)</w:t>
      </w:r>
      <w:r w:rsidDel="00000000" w:rsidR="00000000" w:rsidRPr="00000000">
        <w:rPr>
          <w:rFonts w:ascii="Arial Unicode MS" w:cs="Arial Unicode MS" w:eastAsia="Arial Unicode MS" w:hAnsi="Arial Unicode MS"/>
          <w:rtl w:val="0"/>
        </w:rPr>
        <w:t xml:space="preserve"> appropriate for manufacturing ✔</w:t>
      </w:r>
    </w:p>
    <w:p w:rsidR="00000000" w:rsidDel="00000000" w:rsidP="00000000" w:rsidRDefault="00000000" w:rsidRPr="00000000" w14:paraId="00001D5E">
      <w:pPr>
        <w:numPr>
          <w:ilvl w:val="0"/>
          <w:numId w:val="1133"/>
        </w:numPr>
        <w:spacing w:after="0" w:afterAutospacing="0" w:before="0" w:beforeAutospacing="0" w:lineRule="auto"/>
        <w:ind w:left="720" w:hanging="360"/>
      </w:pPr>
      <w:r w:rsidDel="00000000" w:rsidR="00000000" w:rsidRPr="00000000">
        <w:rPr>
          <w:b w:val="1"/>
          <w:bCs w:val="1"/>
          <w:rtl w:val="0"/>
        </w:rPr>
        <w:t xml:space="preserve">Common functional ingredient</w:t>
      </w:r>
      <w:r w:rsidDel="00000000" w:rsidR="00000000" w:rsidRPr="00000000">
        <w:rPr>
          <w:rFonts w:ascii="Arial Unicode MS" w:cs="Arial Unicode MS" w:eastAsia="Arial Unicode MS" w:hAnsi="Arial Unicode MS"/>
          <w:rtl w:val="0"/>
        </w:rPr>
        <w:t xml:space="preserve"> in clean-label bars ✔</w:t>
      </w:r>
    </w:p>
    <w:p w:rsidR="00000000" w:rsidDel="00000000" w:rsidP="00000000" w:rsidRDefault="00000000" w:rsidRPr="00000000" w14:paraId="00001D5F">
      <w:pPr>
        <w:numPr>
          <w:ilvl w:val="0"/>
          <w:numId w:val="1133"/>
        </w:numPr>
        <w:spacing w:after="240" w:before="0" w:beforeAutospacing="0" w:lineRule="auto"/>
        <w:ind w:left="720" w:hanging="360"/>
      </w:pPr>
      <w:r w:rsidDel="00000000" w:rsidR="00000000" w:rsidRPr="00000000">
        <w:rPr>
          <w:b w:val="1"/>
          <w:bCs w:val="1"/>
          <w:rtl w:val="0"/>
        </w:rPr>
        <w:t xml:space="preserve">Sour cherry (not sweetened cherry)</w:t>
      </w:r>
      <w:r w:rsidDel="00000000" w:rsidR="00000000" w:rsidRPr="00000000">
        <w:rPr>
          <w:rFonts w:ascii="Arial Unicode MS" w:cs="Arial Unicode MS" w:eastAsia="Arial Unicode MS" w:hAnsi="Arial Unicode MS"/>
          <w:rtl w:val="0"/>
        </w:rPr>
        <w:t xml:space="preserve"> → better flavor + sugar control ✔</w:t>
      </w:r>
    </w:p>
    <w:p w:rsidR="00000000" w:rsidDel="00000000" w:rsidP="00000000" w:rsidRDefault="00000000" w:rsidRPr="00000000" w14:paraId="00001D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1">
      <w:pPr>
        <w:pStyle w:val="Heading2"/>
        <w:keepNext w:val="0"/>
        <w:keepLines w:val="0"/>
        <w:spacing w:after="80" w:lineRule="auto"/>
        <w:rPr>
          <w:b w:val="1"/>
          <w:bCs w:val="1"/>
          <w:sz w:val="34"/>
          <w:szCs w:val="34"/>
        </w:rPr>
      </w:pPr>
      <w:bookmarkStart w:colFirst="0" w:colLast="0" w:name="_sasix36piych" w:id="961"/>
      <w:bookmarkEnd w:id="961"/>
      <w:r w:rsidDel="00000000" w:rsidR="00000000" w:rsidRPr="00000000">
        <w:rPr>
          <w:b w:val="1"/>
          <w:bCs w:val="1"/>
          <w:sz w:val="34"/>
          <w:szCs w:val="34"/>
          <w:rtl w:val="0"/>
        </w:rPr>
        <w:t xml:space="preserve">5) Key Risk &amp; Validation Flags</w:t>
      </w:r>
    </w:p>
    <w:p w:rsidR="00000000" w:rsidDel="00000000" w:rsidP="00000000" w:rsidRDefault="00000000" w:rsidRPr="00000000" w14:paraId="00001D62">
      <w:pPr>
        <w:pStyle w:val="Heading3"/>
        <w:keepNext w:val="0"/>
        <w:keepLines w:val="0"/>
        <w:spacing w:before="280" w:lineRule="auto"/>
        <w:rPr>
          <w:b w:val="1"/>
          <w:bCs w:val="1"/>
          <w:color w:val="000000"/>
          <w:sz w:val="26"/>
          <w:szCs w:val="26"/>
        </w:rPr>
      </w:pPr>
      <w:bookmarkStart w:colFirst="0" w:colLast="0" w:name="_r65qat7llaf1" w:id="962"/>
      <w:bookmarkEnd w:id="962"/>
      <w:r w:rsidDel="00000000" w:rsidR="00000000" w:rsidRPr="00000000">
        <w:rPr>
          <w:b w:val="1"/>
          <w:bCs w:val="1"/>
          <w:color w:val="000000"/>
          <w:sz w:val="26"/>
          <w:szCs w:val="26"/>
          <w:rtl w:val="0"/>
        </w:rPr>
        <w:t xml:space="preserve">Supply Chain / Quality (Must Confirm)</w:t>
      </w:r>
    </w:p>
    <w:p w:rsidR="00000000" w:rsidDel="00000000" w:rsidP="00000000" w:rsidRDefault="00000000" w:rsidRPr="00000000" w14:paraId="00001D63">
      <w:pPr>
        <w:numPr>
          <w:ilvl w:val="0"/>
          <w:numId w:val="1114"/>
        </w:numPr>
        <w:spacing w:after="0" w:afterAutospacing="0" w:before="240" w:lineRule="auto"/>
        <w:ind w:left="720" w:hanging="360"/>
      </w:pPr>
      <w:r w:rsidDel="00000000" w:rsidR="00000000" w:rsidRPr="00000000">
        <w:rPr>
          <w:rFonts w:ascii="Fira Mono" w:cs="Fira Mono" w:eastAsia="Fira Mono" w:hAnsi="Fira Mono"/>
          <w:rtl w:val="0"/>
        </w:rPr>
        <w:t xml:space="preserve">⬜ USDA Organic certificate (certifier, scope, expiration)</w:t>
      </w:r>
    </w:p>
    <w:p w:rsidR="00000000" w:rsidDel="00000000" w:rsidP="00000000" w:rsidRDefault="00000000" w:rsidRPr="00000000" w14:paraId="00001D64">
      <w:pPr>
        <w:numPr>
          <w:ilvl w:val="0"/>
          <w:numId w:val="1114"/>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 Country-specific residue testing (Turkey = higher scrutiny)</w:t>
      </w:r>
    </w:p>
    <w:p w:rsidR="00000000" w:rsidDel="00000000" w:rsidP="00000000" w:rsidRDefault="00000000" w:rsidRPr="00000000" w14:paraId="00001D65">
      <w:pPr>
        <w:numPr>
          <w:ilvl w:val="0"/>
          <w:numId w:val="1114"/>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Sulfite status</w:t>
      </w:r>
      <w:r w:rsidDel="00000000" w:rsidR="00000000" w:rsidRPr="00000000">
        <w:rPr>
          <w:rtl w:val="0"/>
        </w:rPr>
        <w:t xml:space="preserve"> (critical for dried fruit)</w:t>
      </w:r>
    </w:p>
    <w:p w:rsidR="00000000" w:rsidDel="00000000" w:rsidP="00000000" w:rsidRDefault="00000000" w:rsidRPr="00000000" w14:paraId="00001D66">
      <w:pPr>
        <w:numPr>
          <w:ilvl w:val="0"/>
          <w:numId w:val="1114"/>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 Pesticide panel + heavy metals</w:t>
      </w:r>
    </w:p>
    <w:p w:rsidR="00000000" w:rsidDel="00000000" w:rsidP="00000000" w:rsidRDefault="00000000" w:rsidRPr="00000000" w14:paraId="00001D67">
      <w:pPr>
        <w:numPr>
          <w:ilvl w:val="0"/>
          <w:numId w:val="1114"/>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 COA per lot</w:t>
      </w:r>
    </w:p>
    <w:p w:rsidR="00000000" w:rsidDel="00000000" w:rsidP="00000000" w:rsidRDefault="00000000" w:rsidRPr="00000000" w14:paraId="00001D68">
      <w:pPr>
        <w:numPr>
          <w:ilvl w:val="0"/>
          <w:numId w:val="1114"/>
        </w:numPr>
        <w:spacing w:after="240" w:before="0" w:beforeAutospacing="0" w:lineRule="auto"/>
        <w:ind w:left="720" w:hanging="360"/>
      </w:pPr>
      <w:r w:rsidDel="00000000" w:rsidR="00000000" w:rsidRPr="00000000">
        <w:rPr>
          <w:rFonts w:ascii="Fira Mono" w:cs="Fira Mono" w:eastAsia="Fira Mono" w:hAnsi="Fira Mono"/>
          <w:rtl w:val="0"/>
        </w:rPr>
        <w:t xml:space="preserve">⬜ Moisture content &amp; water activity (bar stability risk)</w:t>
      </w:r>
    </w:p>
    <w:p w:rsidR="00000000" w:rsidDel="00000000" w:rsidP="00000000" w:rsidRDefault="00000000" w:rsidRPr="00000000" w14:paraId="00001D69">
      <w:pPr>
        <w:pStyle w:val="Heading3"/>
        <w:keepNext w:val="0"/>
        <w:keepLines w:val="0"/>
        <w:spacing w:before="280" w:lineRule="auto"/>
        <w:rPr>
          <w:b w:val="1"/>
          <w:bCs w:val="1"/>
          <w:color w:val="000000"/>
          <w:sz w:val="26"/>
          <w:szCs w:val="26"/>
        </w:rPr>
      </w:pPr>
      <w:bookmarkStart w:colFirst="0" w:colLast="0" w:name="_flbc45z6oleu" w:id="963"/>
      <w:bookmarkEnd w:id="963"/>
      <w:r w:rsidDel="00000000" w:rsidR="00000000" w:rsidRPr="00000000">
        <w:rPr>
          <w:b w:val="1"/>
          <w:bCs w:val="1"/>
          <w:color w:val="000000"/>
          <w:sz w:val="26"/>
          <w:szCs w:val="26"/>
          <w:rtl w:val="0"/>
        </w:rPr>
        <w:t xml:space="preserve">Allergen &amp; Facility Risk</w:t>
      </w:r>
    </w:p>
    <w:p w:rsidR="00000000" w:rsidDel="00000000" w:rsidP="00000000" w:rsidRDefault="00000000" w:rsidRPr="00000000" w14:paraId="00001D6A">
      <w:pPr>
        <w:numPr>
          <w:ilvl w:val="0"/>
          <w:numId w:val="455"/>
        </w:numPr>
        <w:spacing w:after="0" w:afterAutospacing="0" w:before="240" w:lineRule="auto"/>
        <w:ind w:left="720" w:hanging="360"/>
      </w:pPr>
      <w:r w:rsidDel="00000000" w:rsidR="00000000" w:rsidRPr="00000000">
        <w:rPr>
          <w:rFonts w:ascii="Fira Mono" w:cs="Fira Mono" w:eastAsia="Fira Mono" w:hAnsi="Fira Mono"/>
          <w:rtl w:val="0"/>
        </w:rPr>
        <w:t xml:space="preserve">⬜ Allergen cross-contact statement</w:t>
        <w:br w:type="textWrapping"/>
        <w:t xml:space="preserve">(HNF also handles nuts — high importance)</w:t>
      </w:r>
    </w:p>
    <w:p w:rsidR="00000000" w:rsidDel="00000000" w:rsidP="00000000" w:rsidRDefault="00000000" w:rsidRPr="00000000" w14:paraId="00001D6B">
      <w:pPr>
        <w:numPr>
          <w:ilvl w:val="0"/>
          <w:numId w:val="455"/>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 Facility food safety certification (they claim </w:t>
      </w:r>
      <w:r w:rsidDel="00000000" w:rsidR="00000000" w:rsidRPr="00000000">
        <w:rPr>
          <w:b w:val="1"/>
          <w:bCs w:val="1"/>
          <w:rtl w:val="0"/>
        </w:rPr>
        <w:t xml:space="preserve">BRC A+</w:t>
      </w:r>
      <w:r w:rsidDel="00000000" w:rsidR="00000000" w:rsidRPr="00000000">
        <w:rPr>
          <w:rtl w:val="0"/>
        </w:rPr>
        <w:t xml:space="preserve">, need proof)</w:t>
      </w:r>
    </w:p>
    <w:p w:rsidR="00000000" w:rsidDel="00000000" w:rsidP="00000000" w:rsidRDefault="00000000" w:rsidRPr="00000000" w14:paraId="00001D6C">
      <w:pPr>
        <w:numPr>
          <w:ilvl w:val="0"/>
          <w:numId w:val="455"/>
        </w:numPr>
        <w:spacing w:after="240" w:before="0" w:beforeAutospacing="0" w:lineRule="auto"/>
        <w:ind w:left="720" w:hanging="360"/>
      </w:pPr>
      <w:r w:rsidDel="00000000" w:rsidR="00000000" w:rsidRPr="00000000">
        <w:rPr>
          <w:rFonts w:ascii="Fira Mono" w:cs="Fira Mono" w:eastAsia="Fira Mono" w:hAnsi="Fira Mono"/>
          <w:rtl w:val="0"/>
        </w:rPr>
        <w:t xml:space="preserve">⬜ Traceability SOP (farm → lot → shipment)</w:t>
      </w:r>
    </w:p>
    <w:p w:rsidR="00000000" w:rsidDel="00000000" w:rsidP="00000000" w:rsidRDefault="00000000" w:rsidRPr="00000000" w14:paraId="00001D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E">
      <w:pPr>
        <w:pStyle w:val="Heading2"/>
        <w:keepNext w:val="0"/>
        <w:keepLines w:val="0"/>
        <w:spacing w:after="80" w:lineRule="auto"/>
        <w:rPr>
          <w:b w:val="1"/>
          <w:bCs w:val="1"/>
          <w:sz w:val="34"/>
          <w:szCs w:val="34"/>
        </w:rPr>
      </w:pPr>
      <w:bookmarkStart w:colFirst="0" w:colLast="0" w:name="_n4tnw58tlio" w:id="964"/>
      <w:bookmarkEnd w:id="964"/>
      <w:r w:rsidDel="00000000" w:rsidR="00000000" w:rsidRPr="00000000">
        <w:rPr>
          <w:b w:val="1"/>
          <w:bCs w:val="1"/>
          <w:sz w:val="34"/>
          <w:szCs w:val="34"/>
          <w:rtl w:val="0"/>
        </w:rPr>
        <w:t xml:space="preserve">6) Regulatory / Labeling Considerations (Important)</w:t>
      </w:r>
    </w:p>
    <w:p w:rsidR="00000000" w:rsidDel="00000000" w:rsidP="00000000" w:rsidRDefault="00000000" w:rsidRPr="00000000" w14:paraId="00001D6F">
      <w:pPr>
        <w:spacing w:after="240" w:before="240" w:lineRule="auto"/>
        <w:rPr/>
      </w:pPr>
      <w:r w:rsidDel="00000000" w:rsidR="00000000" w:rsidRPr="00000000">
        <w:rPr>
          <w:rtl w:val="0"/>
        </w:rPr>
        <w:t xml:space="preserve">For MD Health Bar labeling:</w:t>
      </w:r>
    </w:p>
    <w:p w:rsidR="00000000" w:rsidDel="00000000" w:rsidP="00000000" w:rsidRDefault="00000000" w:rsidRPr="00000000" w14:paraId="00001D70">
      <w:pPr>
        <w:numPr>
          <w:ilvl w:val="0"/>
          <w:numId w:val="1101"/>
        </w:numPr>
        <w:spacing w:after="0" w:afterAutospacing="0" w:before="240" w:lineRule="auto"/>
        <w:ind w:left="720" w:hanging="360"/>
      </w:pPr>
      <w:r w:rsidDel="00000000" w:rsidR="00000000" w:rsidRPr="00000000">
        <w:rPr>
          <w:b w:val="1"/>
          <w:bCs w:val="1"/>
          <w:rtl w:val="0"/>
        </w:rPr>
        <w:t xml:space="preserve">“Organic dried sour cherries”</w:t>
      </w:r>
      <w:r w:rsidDel="00000000" w:rsidR="00000000" w:rsidRPr="00000000">
        <w:rPr>
          <w:rFonts w:ascii="Arial Unicode MS" w:cs="Arial Unicode MS" w:eastAsia="Arial Unicode MS" w:hAnsi="Arial Unicode MS"/>
          <w:rtl w:val="0"/>
        </w:rPr>
        <w:t xml:space="preserve"> → allowed if cert verified</w:t>
      </w:r>
    </w:p>
    <w:p w:rsidR="00000000" w:rsidDel="00000000" w:rsidP="00000000" w:rsidRDefault="00000000" w:rsidRPr="00000000" w14:paraId="00001D71">
      <w:pPr>
        <w:numPr>
          <w:ilvl w:val="0"/>
          <w:numId w:val="1101"/>
        </w:numPr>
        <w:spacing w:after="0" w:afterAutospacing="0" w:before="0" w:beforeAutospacing="0" w:lineRule="auto"/>
        <w:ind w:left="720" w:hanging="360"/>
      </w:pPr>
      <w:r w:rsidDel="00000000" w:rsidR="00000000" w:rsidRPr="00000000">
        <w:rPr>
          <w:b w:val="1"/>
          <w:bCs w:val="1"/>
          <w:rtl w:val="0"/>
        </w:rPr>
        <w:t xml:space="preserve">Country of origin:</w:t>
      </w:r>
      <w:r w:rsidDel="00000000" w:rsidR="00000000" w:rsidRPr="00000000">
        <w:rPr>
          <w:rtl w:val="0"/>
        </w:rPr>
        <w:t xml:space="preserve"> “Product of Turkey” (may be required in some contexts)</w:t>
      </w:r>
    </w:p>
    <w:p w:rsidR="00000000" w:rsidDel="00000000" w:rsidP="00000000" w:rsidRDefault="00000000" w:rsidRPr="00000000" w14:paraId="00001D72">
      <w:pPr>
        <w:numPr>
          <w:ilvl w:val="0"/>
          <w:numId w:val="1101"/>
        </w:numPr>
        <w:spacing w:after="0" w:afterAutospacing="0" w:before="0" w:beforeAutospacing="0" w:lineRule="auto"/>
        <w:ind w:left="720" w:hanging="360"/>
      </w:pPr>
      <w:r w:rsidDel="00000000" w:rsidR="00000000" w:rsidRPr="00000000">
        <w:rPr>
          <w:b w:val="1"/>
          <w:bCs w:val="1"/>
          <w:rtl w:val="0"/>
        </w:rPr>
        <w:t xml:space="preserve">Sulfites:</w:t>
      </w:r>
      <w:r w:rsidDel="00000000" w:rsidR="00000000" w:rsidRPr="00000000">
        <w:rPr>
          <w:rFonts w:ascii="Arial Unicode MS" w:cs="Arial Unicode MS" w:eastAsia="Arial Unicode MS" w:hAnsi="Arial Unicode MS"/>
          <w:rtl w:val="0"/>
        </w:rPr>
        <w:t xml:space="preserve"> MUST be disclosed if ≥10 ppm</w:t>
      </w:r>
    </w:p>
    <w:p w:rsidR="00000000" w:rsidDel="00000000" w:rsidP="00000000" w:rsidRDefault="00000000" w:rsidRPr="00000000" w14:paraId="00001D73">
      <w:pPr>
        <w:numPr>
          <w:ilvl w:val="0"/>
          <w:numId w:val="1101"/>
        </w:numPr>
        <w:spacing w:after="0" w:afterAutospacing="0" w:before="0" w:beforeAutospacing="0" w:lineRule="auto"/>
        <w:ind w:left="720" w:hanging="360"/>
      </w:pPr>
      <w:r w:rsidDel="00000000" w:rsidR="00000000" w:rsidRPr="00000000">
        <w:rPr>
          <w:b w:val="1"/>
          <w:bCs w:val="1"/>
          <w:rtl w:val="0"/>
        </w:rPr>
        <w:t xml:space="preserve">Health claims:</w:t>
      </w:r>
    </w:p>
    <w:p w:rsidR="00000000" w:rsidDel="00000000" w:rsidP="00000000" w:rsidRDefault="00000000" w:rsidRPr="00000000" w14:paraId="00001D74">
      <w:pPr>
        <w:numPr>
          <w:ilvl w:val="1"/>
          <w:numId w:val="1101"/>
        </w:numPr>
        <w:spacing w:after="0" w:afterAutospacing="0" w:before="0" w:beforeAutospacing="0" w:lineRule="auto"/>
        <w:ind w:left="1440" w:hanging="360"/>
      </w:pPr>
      <w:r w:rsidDel="00000000" w:rsidR="00000000" w:rsidRPr="00000000">
        <w:rPr>
          <w:rtl w:val="0"/>
        </w:rPr>
        <w:t xml:space="preserve">“Contains antioxidants” = usually safe</w:t>
      </w:r>
    </w:p>
    <w:p w:rsidR="00000000" w:rsidDel="00000000" w:rsidP="00000000" w:rsidRDefault="00000000" w:rsidRPr="00000000" w14:paraId="00001D75">
      <w:pPr>
        <w:numPr>
          <w:ilvl w:val="1"/>
          <w:numId w:val="1101"/>
        </w:numPr>
        <w:spacing w:after="240" w:before="0" w:beforeAutospacing="0" w:lineRule="auto"/>
        <w:ind w:left="1440" w:hanging="360"/>
      </w:pPr>
      <w:r w:rsidDel="00000000" w:rsidR="00000000" w:rsidRPr="00000000">
        <w:rPr>
          <w:rtl w:val="0"/>
        </w:rPr>
        <w:t xml:space="preserve">“Reduces inflammation” / “improves sleep” = </w:t>
      </w:r>
      <w:r w:rsidDel="00000000" w:rsidR="00000000" w:rsidRPr="00000000">
        <w:rPr>
          <w:b w:val="1"/>
          <w:bCs w:val="1"/>
          <w:rtl w:val="0"/>
        </w:rPr>
        <w:t xml:space="preserve">high-risk claims</w:t>
      </w:r>
      <w:r w:rsidDel="00000000" w:rsidR="00000000" w:rsidRPr="00000000">
        <w:rPr>
          <w:rtl w:val="0"/>
        </w:rPr>
        <w:t xml:space="preserve"> without substantiation</w:t>
      </w:r>
    </w:p>
    <w:p w:rsidR="00000000" w:rsidDel="00000000" w:rsidP="00000000" w:rsidRDefault="00000000" w:rsidRPr="00000000" w14:paraId="00001D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7">
      <w:pPr>
        <w:pStyle w:val="Heading2"/>
        <w:keepNext w:val="0"/>
        <w:keepLines w:val="0"/>
        <w:spacing w:after="80" w:lineRule="auto"/>
        <w:rPr>
          <w:b w:val="1"/>
          <w:bCs w:val="1"/>
          <w:sz w:val="34"/>
          <w:szCs w:val="34"/>
        </w:rPr>
      </w:pPr>
      <w:bookmarkStart w:colFirst="0" w:colLast="0" w:name="_ncdoxubsbw7m" w:id="965"/>
      <w:bookmarkEnd w:id="965"/>
      <w:r w:rsidDel="00000000" w:rsidR="00000000" w:rsidRPr="00000000">
        <w:rPr>
          <w:b w:val="1"/>
          <w:bCs w:val="1"/>
          <w:sz w:val="34"/>
          <w:szCs w:val="34"/>
          <w:rtl w:val="0"/>
        </w:rPr>
        <w:t xml:space="preserve">7) Preliminary Scorecard (Pre-Audit)</w:t>
      </w:r>
    </w:p>
    <w:tbl>
      <w:tblPr>
        <w:tblStyle w:val="Table11"/>
        <w:tblW w:w="5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0"/>
        <w:gridCol w:w="2345"/>
        <w:tblGridChange w:id="0">
          <w:tblGrid>
            <w:gridCol w:w="3350"/>
            <w:gridCol w:w="23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8">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9">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A">
            <w:pPr>
              <w:rPr/>
            </w:pPr>
            <w:r w:rsidDel="00000000" w:rsidR="00000000" w:rsidRPr="00000000">
              <w:rPr>
                <w:rtl w:val="0"/>
              </w:rPr>
              <w:t xml:space="preserve">Organic availability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B">
            <w:pPr>
              <w:rPr/>
            </w:pPr>
            <w:r w:rsidDel="00000000" w:rsidR="00000000" w:rsidRPr="00000000">
              <w:rPr>
                <w:rtl w:val="0"/>
              </w:rPr>
              <w:t xml:space="preserve">🟢 Strong</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C">
            <w:pPr>
              <w:rPr/>
            </w:pPr>
            <w:r w:rsidDel="00000000" w:rsidR="00000000" w:rsidRPr="00000000">
              <w:rPr>
                <w:rtl w:val="0"/>
              </w:rPr>
              <w:t xml:space="preserve">Origin transparency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D">
            <w:pPr>
              <w:rPr/>
            </w:pPr>
            <w:r w:rsidDel="00000000" w:rsidR="00000000" w:rsidRPr="00000000">
              <w:rPr>
                <w:rtl w:val="0"/>
              </w:rPr>
              <w:t xml:space="preserve">🟢 Clear</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E">
            <w:pPr>
              <w:rPr/>
            </w:pPr>
            <w:r w:rsidDel="00000000" w:rsidR="00000000" w:rsidRPr="00000000">
              <w:rPr>
                <w:rtl w:val="0"/>
              </w:rPr>
              <w:t xml:space="preserve">Packaging suitability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F">
            <w:pPr>
              <w:rPr/>
            </w:pPr>
            <w:r w:rsidDel="00000000" w:rsidR="00000000" w:rsidRPr="00000000">
              <w:rPr>
                <w:rtl w:val="0"/>
              </w:rPr>
              <w:t xml:space="preserve">🟢 Strong</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0">
            <w:pPr>
              <w:rPr/>
            </w:pPr>
            <w:r w:rsidDel="00000000" w:rsidR="00000000" w:rsidRPr="00000000">
              <w:rPr>
                <w:rtl w:val="0"/>
              </w:rPr>
              <w:t xml:space="preserve">Documentation visibility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1">
            <w:pPr>
              <w:rPr/>
            </w:pPr>
            <w:r w:rsidDel="00000000" w:rsidR="00000000" w:rsidRPr="00000000">
              <w:rPr>
                <w:rtl w:val="0"/>
              </w:rPr>
              <w:t xml:space="preserve">🟡 Needs verification</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2">
            <w:pPr>
              <w:rPr/>
            </w:pPr>
            <w:r w:rsidDel="00000000" w:rsidR="00000000" w:rsidRPr="00000000">
              <w:rPr>
                <w:rtl w:val="0"/>
              </w:rPr>
              <w:t xml:space="preserve">Claim risk (marketing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3">
            <w:pPr>
              <w:rPr/>
            </w:pPr>
            <w:r w:rsidDel="00000000" w:rsidR="00000000" w:rsidRPr="00000000">
              <w:rPr>
                <w:rtl w:val="0"/>
              </w:rPr>
              <w:t xml:space="preserve">🟡 Moderate</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4">
            <w:pPr>
              <w:rPr/>
            </w:pPr>
            <w:r w:rsidDel="00000000" w:rsidR="00000000" w:rsidRPr="00000000">
              <w:rPr>
                <w:rtl w:val="0"/>
              </w:rPr>
              <w:t xml:space="preserve">Allergen cross-contact risk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5">
            <w:pPr>
              <w:rPr/>
            </w:pPr>
            <w:r w:rsidDel="00000000" w:rsidR="00000000" w:rsidRPr="00000000">
              <w:rPr>
                <w:rtl w:val="0"/>
              </w:rPr>
              <w:t xml:space="preserve">🟡 Unknown</w:t>
            </w:r>
          </w:p>
        </w:tc>
      </w:tr>
    </w:tbl>
    <w:p w:rsidR="00000000" w:rsidDel="00000000" w:rsidP="00000000" w:rsidRDefault="00000000" w:rsidRPr="00000000" w14:paraId="00001D86">
      <w:pPr>
        <w:spacing w:after="240" w:before="240" w:lineRule="auto"/>
        <w:rPr>
          <w:i w:val="1"/>
          <w:iCs w:val="1"/>
        </w:rPr>
      </w:pPr>
      <w:r w:rsidDel="00000000" w:rsidR="00000000" w:rsidRPr="00000000">
        <w:rPr>
          <w:b w:val="1"/>
          <w:bCs w:val="1"/>
          <w:rtl w:val="0"/>
        </w:rPr>
        <w:t xml:space="preserve">Overall Status:</w:t>
      </w:r>
      <w:r w:rsidDel="00000000" w:rsidR="00000000" w:rsidRPr="00000000">
        <w:rPr>
          <w:rtl w:val="0"/>
        </w:rPr>
        <w:t xml:space="preserve"> 🟡 </w:t>
      </w:r>
      <w:r w:rsidDel="00000000" w:rsidR="00000000" w:rsidRPr="00000000">
        <w:rPr>
          <w:i w:val="1"/>
          <w:iCs w:val="1"/>
          <w:rtl w:val="0"/>
        </w:rPr>
        <w:t xml:space="preserve">Conditionally acceptable pending documentation</w:t>
      </w:r>
    </w:p>
    <w:p w:rsidR="00000000" w:rsidDel="00000000" w:rsidP="00000000" w:rsidRDefault="00000000" w:rsidRPr="00000000" w14:paraId="00001D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8">
      <w:pPr>
        <w:pStyle w:val="Heading2"/>
        <w:keepNext w:val="0"/>
        <w:keepLines w:val="0"/>
        <w:spacing w:after="80" w:lineRule="auto"/>
        <w:rPr>
          <w:b w:val="1"/>
          <w:bCs w:val="1"/>
          <w:sz w:val="34"/>
          <w:szCs w:val="34"/>
        </w:rPr>
      </w:pPr>
      <w:bookmarkStart w:colFirst="0" w:colLast="0" w:name="_u1enw97jr4b4" w:id="966"/>
      <w:bookmarkEnd w:id="966"/>
      <w:r w:rsidDel="00000000" w:rsidR="00000000" w:rsidRPr="00000000">
        <w:rPr>
          <w:b w:val="1"/>
          <w:bCs w:val="1"/>
          <w:sz w:val="34"/>
          <w:szCs w:val="34"/>
          <w:rtl w:val="0"/>
        </w:rPr>
        <w:t xml:space="preserve">8) Open Questions for HNF Foods (Next Email / Call)</w:t>
      </w:r>
    </w:p>
    <w:p w:rsidR="00000000" w:rsidDel="00000000" w:rsidP="00000000" w:rsidRDefault="00000000" w:rsidRPr="00000000" w14:paraId="00001D89">
      <w:pPr>
        <w:numPr>
          <w:ilvl w:val="0"/>
          <w:numId w:val="171"/>
        </w:numPr>
        <w:spacing w:after="0" w:afterAutospacing="0" w:before="240" w:lineRule="auto"/>
        <w:ind w:left="720" w:hanging="360"/>
      </w:pPr>
      <w:r w:rsidDel="00000000" w:rsidR="00000000" w:rsidRPr="00000000">
        <w:rPr>
          <w:rtl w:val="0"/>
        </w:rPr>
        <w:t xml:space="preserve">Can you provide </w:t>
      </w:r>
      <w:r w:rsidDel="00000000" w:rsidR="00000000" w:rsidRPr="00000000">
        <w:rPr>
          <w:b w:val="1"/>
          <w:bCs w:val="1"/>
          <w:rtl w:val="0"/>
        </w:rPr>
        <w:t xml:space="preserve">USDA organic certificates</w:t>
      </w:r>
      <w:r w:rsidDel="00000000" w:rsidR="00000000" w:rsidRPr="00000000">
        <w:rPr>
          <w:rtl w:val="0"/>
        </w:rPr>
        <w:t xml:space="preserve"> for the sour cherries (Turkey)?</w:t>
      </w:r>
    </w:p>
    <w:p w:rsidR="00000000" w:rsidDel="00000000" w:rsidP="00000000" w:rsidRDefault="00000000" w:rsidRPr="00000000" w14:paraId="00001D8A">
      <w:pPr>
        <w:numPr>
          <w:ilvl w:val="0"/>
          <w:numId w:val="171"/>
        </w:numPr>
        <w:spacing w:after="0" w:afterAutospacing="0" w:before="0" w:beforeAutospacing="0" w:lineRule="auto"/>
        <w:ind w:left="720" w:hanging="360"/>
      </w:pPr>
      <w:r w:rsidDel="00000000" w:rsidR="00000000" w:rsidRPr="00000000">
        <w:rPr>
          <w:rtl w:val="0"/>
        </w:rPr>
        <w:t xml:space="preserve">Are the cherries </w:t>
      </w:r>
      <w:r w:rsidDel="00000000" w:rsidR="00000000" w:rsidRPr="00000000">
        <w:rPr>
          <w:b w:val="1"/>
          <w:bCs w:val="1"/>
          <w:rtl w:val="0"/>
        </w:rPr>
        <w:t xml:space="preserve">sulfite-free</w:t>
      </w:r>
      <w:r w:rsidDel="00000000" w:rsidR="00000000" w:rsidRPr="00000000">
        <w:rPr>
          <w:rtl w:val="0"/>
        </w:rPr>
        <w:t xml:space="preserve">? If not, what are typical ppm levels?</w:t>
      </w:r>
    </w:p>
    <w:p w:rsidR="00000000" w:rsidDel="00000000" w:rsidP="00000000" w:rsidRDefault="00000000" w:rsidRPr="00000000" w14:paraId="00001D8B">
      <w:pPr>
        <w:numPr>
          <w:ilvl w:val="0"/>
          <w:numId w:val="171"/>
        </w:numPr>
        <w:spacing w:after="0" w:afterAutospacing="0" w:before="0" w:beforeAutospacing="0" w:lineRule="auto"/>
        <w:ind w:left="720" w:hanging="360"/>
      </w:pPr>
      <w:r w:rsidDel="00000000" w:rsidR="00000000" w:rsidRPr="00000000">
        <w:rPr>
          <w:rtl w:val="0"/>
        </w:rPr>
        <w:t xml:space="preserve">Do you provide </w:t>
      </w:r>
      <w:r w:rsidDel="00000000" w:rsidR="00000000" w:rsidRPr="00000000">
        <w:rPr>
          <w:b w:val="1"/>
          <w:bCs w:val="1"/>
          <w:rtl w:val="0"/>
        </w:rPr>
        <w:t xml:space="preserve">COAs per lot</w:t>
      </w:r>
      <w:r w:rsidDel="00000000" w:rsidR="00000000" w:rsidRPr="00000000">
        <w:rPr>
          <w:rtl w:val="0"/>
        </w:rPr>
        <w:t xml:space="preserve">, including pesticide &amp; heavy metals?</w:t>
      </w:r>
    </w:p>
    <w:p w:rsidR="00000000" w:rsidDel="00000000" w:rsidP="00000000" w:rsidRDefault="00000000" w:rsidRPr="00000000" w14:paraId="00001D8C">
      <w:pPr>
        <w:numPr>
          <w:ilvl w:val="0"/>
          <w:numId w:val="171"/>
        </w:numPr>
        <w:spacing w:after="0" w:afterAutospacing="0" w:before="0" w:beforeAutospacing="0" w:lineRule="auto"/>
        <w:ind w:left="720" w:hanging="360"/>
      </w:pPr>
      <w:r w:rsidDel="00000000" w:rsidR="00000000" w:rsidRPr="00000000">
        <w:rPr>
          <w:rtl w:val="0"/>
        </w:rPr>
        <w:t xml:space="preserve">Which </w:t>
      </w:r>
      <w:r w:rsidDel="00000000" w:rsidR="00000000" w:rsidRPr="00000000">
        <w:rPr>
          <w:b w:val="1"/>
          <w:bCs w:val="1"/>
          <w:rtl w:val="0"/>
        </w:rPr>
        <w:t xml:space="preserve">BRC A+ facility</w:t>
      </w:r>
      <w:r w:rsidDel="00000000" w:rsidR="00000000" w:rsidRPr="00000000">
        <w:rPr>
          <w:rtl w:val="0"/>
        </w:rPr>
        <w:t xml:space="preserve"> handles drying/packing (address + scope)?</w:t>
      </w:r>
    </w:p>
    <w:p w:rsidR="00000000" w:rsidDel="00000000" w:rsidP="00000000" w:rsidRDefault="00000000" w:rsidRPr="00000000" w14:paraId="00001D8D">
      <w:pPr>
        <w:numPr>
          <w:ilvl w:val="0"/>
          <w:numId w:val="171"/>
        </w:numPr>
        <w:spacing w:after="0" w:afterAutospacing="0" w:before="0" w:beforeAutospacing="0" w:lineRule="auto"/>
        <w:ind w:left="720" w:hanging="360"/>
      </w:pPr>
      <w:r w:rsidDel="00000000" w:rsidR="00000000" w:rsidRPr="00000000">
        <w:rPr>
          <w:rtl w:val="0"/>
        </w:rPr>
        <w:t xml:space="preserve">What is typical </w:t>
      </w:r>
      <w:r w:rsidDel="00000000" w:rsidR="00000000" w:rsidRPr="00000000">
        <w:rPr>
          <w:b w:val="1"/>
          <w:bCs w:val="1"/>
          <w:rtl w:val="0"/>
        </w:rPr>
        <w:t xml:space="preserve">moisture % / water activity</w:t>
      </w:r>
      <w:r w:rsidDel="00000000" w:rsidR="00000000" w:rsidRPr="00000000">
        <w:rPr>
          <w:rtl w:val="0"/>
        </w:rPr>
        <w:t xml:space="preserve">?</w:t>
      </w:r>
    </w:p>
    <w:p w:rsidR="00000000" w:rsidDel="00000000" w:rsidP="00000000" w:rsidRDefault="00000000" w:rsidRPr="00000000" w14:paraId="00001D8E">
      <w:pPr>
        <w:numPr>
          <w:ilvl w:val="0"/>
          <w:numId w:val="171"/>
        </w:numPr>
        <w:spacing w:after="0" w:afterAutospacing="0" w:before="0" w:beforeAutospacing="0" w:lineRule="auto"/>
        <w:ind w:left="720" w:hanging="360"/>
      </w:pPr>
      <w:r w:rsidDel="00000000" w:rsidR="00000000" w:rsidRPr="00000000">
        <w:rPr>
          <w:rtl w:val="0"/>
        </w:rPr>
        <w:t xml:space="preserve">MOQ flexibility beyond 8kg cases?</w:t>
      </w:r>
    </w:p>
    <w:p w:rsidR="00000000" w:rsidDel="00000000" w:rsidP="00000000" w:rsidRDefault="00000000" w:rsidRPr="00000000" w14:paraId="00001D8F">
      <w:pPr>
        <w:numPr>
          <w:ilvl w:val="0"/>
          <w:numId w:val="171"/>
        </w:numPr>
        <w:spacing w:after="240" w:before="0" w:beforeAutospacing="0" w:lineRule="auto"/>
        <w:ind w:left="720" w:hanging="360"/>
      </w:pPr>
      <w:r w:rsidDel="00000000" w:rsidR="00000000" w:rsidRPr="00000000">
        <w:rPr>
          <w:rtl w:val="0"/>
        </w:rPr>
        <w:t xml:space="preserve">Lead times + inventory consistency?</w:t>
      </w:r>
    </w:p>
    <w:p w:rsidR="00000000" w:rsidDel="00000000" w:rsidP="00000000" w:rsidRDefault="00000000" w:rsidRPr="00000000" w14:paraId="00001D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1">
      <w:pPr>
        <w:pStyle w:val="Heading2"/>
        <w:keepNext w:val="0"/>
        <w:keepLines w:val="0"/>
        <w:spacing w:after="80" w:lineRule="auto"/>
        <w:rPr>
          <w:b w:val="1"/>
          <w:bCs w:val="1"/>
          <w:sz w:val="34"/>
          <w:szCs w:val="34"/>
        </w:rPr>
      </w:pPr>
      <w:bookmarkStart w:colFirst="0" w:colLast="0" w:name="_i0syt95kvmqa" w:id="967"/>
      <w:bookmarkEnd w:id="967"/>
      <w:r w:rsidDel="00000000" w:rsidR="00000000" w:rsidRPr="00000000">
        <w:rPr>
          <w:b w:val="1"/>
          <w:bCs w:val="1"/>
          <w:sz w:val="34"/>
          <w:szCs w:val="34"/>
          <w:rtl w:val="0"/>
        </w:rPr>
        <w:t xml:space="preserve">9) Internal Notes (MD Health Use Only)</w:t>
      </w:r>
    </w:p>
    <w:p w:rsidR="00000000" w:rsidDel="00000000" w:rsidP="00000000" w:rsidRDefault="00000000" w:rsidRPr="00000000" w14:paraId="00001D92">
      <w:pPr>
        <w:spacing w:after="240" w:before="240" w:lineRule="auto"/>
        <w:rPr>
          <w:i w:val="1"/>
          <w:iCs w:val="1"/>
        </w:rPr>
      </w:pPr>
      <w:r w:rsidDel="00000000" w:rsidR="00000000" w:rsidRPr="00000000">
        <w:rPr>
          <w:i w:val="1"/>
          <w:iCs w:val="1"/>
          <w:rtl w:val="0"/>
        </w:rPr>
        <w:t xml:space="preserve">(Leave blank or fill later)</w:t>
      </w:r>
    </w:p>
    <w:p w:rsidR="00000000" w:rsidDel="00000000" w:rsidP="00000000" w:rsidRDefault="00000000" w:rsidRPr="00000000" w14:paraId="00001D93">
      <w:pPr>
        <w:numPr>
          <w:ilvl w:val="0"/>
          <w:numId w:val="839"/>
        </w:numPr>
        <w:spacing w:after="0" w:afterAutospacing="0" w:before="240" w:lineRule="auto"/>
        <w:ind w:left="720" w:hanging="360"/>
      </w:pPr>
      <w:r w:rsidDel="00000000" w:rsidR="00000000" w:rsidRPr="00000000">
        <w:rPr>
          <w:rtl w:val="0"/>
        </w:rPr>
        <w:t xml:space="preserve">Sensory test results:</w:t>
      </w:r>
    </w:p>
    <w:p w:rsidR="00000000" w:rsidDel="00000000" w:rsidP="00000000" w:rsidRDefault="00000000" w:rsidRPr="00000000" w14:paraId="00001D94">
      <w:pPr>
        <w:numPr>
          <w:ilvl w:val="0"/>
          <w:numId w:val="839"/>
        </w:numPr>
        <w:spacing w:after="0" w:afterAutospacing="0" w:before="0" w:beforeAutospacing="0" w:lineRule="auto"/>
        <w:ind w:left="720" w:hanging="360"/>
      </w:pPr>
      <w:r w:rsidDel="00000000" w:rsidR="00000000" w:rsidRPr="00000000">
        <w:rPr>
          <w:rtl w:val="0"/>
        </w:rPr>
        <w:t xml:space="preserve">Bar performance (texture, chew, moisture migration):</w:t>
      </w:r>
    </w:p>
    <w:p w:rsidR="00000000" w:rsidDel="00000000" w:rsidP="00000000" w:rsidRDefault="00000000" w:rsidRPr="00000000" w14:paraId="00001D95">
      <w:pPr>
        <w:numPr>
          <w:ilvl w:val="0"/>
          <w:numId w:val="839"/>
        </w:numPr>
        <w:spacing w:after="0" w:afterAutospacing="0" w:before="0" w:beforeAutospacing="0" w:lineRule="auto"/>
        <w:ind w:left="720" w:hanging="360"/>
      </w:pPr>
      <w:r w:rsidDel="00000000" w:rsidR="00000000" w:rsidRPr="00000000">
        <w:rPr>
          <w:rtl w:val="0"/>
        </w:rPr>
        <w:t xml:space="preserve">Cost per kg landed:</w:t>
      </w:r>
    </w:p>
    <w:p w:rsidR="00000000" w:rsidDel="00000000" w:rsidP="00000000" w:rsidRDefault="00000000" w:rsidRPr="00000000" w14:paraId="00001D96">
      <w:pPr>
        <w:numPr>
          <w:ilvl w:val="0"/>
          <w:numId w:val="839"/>
        </w:numPr>
        <w:spacing w:after="240" w:before="0" w:beforeAutospacing="0" w:lineRule="auto"/>
        <w:ind w:left="720" w:hanging="360"/>
      </w:pPr>
      <w:r w:rsidDel="00000000" w:rsidR="00000000" w:rsidRPr="00000000">
        <w:rPr>
          <w:rtl w:val="0"/>
        </w:rPr>
        <w:t xml:space="preserve">Alternate suppliers identified?</w:t>
      </w:r>
    </w:p>
    <w:p w:rsidR="00000000" w:rsidDel="00000000" w:rsidP="00000000" w:rsidRDefault="00000000" w:rsidRPr="00000000" w14:paraId="00001D97">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h5bc4bkbjjd" w:id="968"/>
      <w:bookmarkEnd w:id="9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SESAJAL: Peanuts</w:t>
      </w:r>
      <w:r w:rsidDel="00000000" w:rsidR="00000000" w:rsidRPr="00000000">
        <w:rPr>
          <w:rtl w:val="0"/>
        </w:rPr>
      </w:r>
    </w:p>
    <w:p w:rsidR="00000000" w:rsidDel="00000000" w:rsidP="00000000" w:rsidRDefault="00000000" w:rsidRPr="00000000" w14:paraId="00001D99">
      <w:pPr>
        <w:pStyle w:val="Heading1"/>
        <w:keepNext w:val="0"/>
        <w:keepLines w:val="0"/>
        <w:spacing w:before="480" w:lineRule="auto"/>
        <w:rPr>
          <w:b w:val="1"/>
          <w:bCs w:val="1"/>
          <w:sz w:val="46"/>
          <w:szCs w:val="46"/>
        </w:rPr>
      </w:pPr>
      <w:bookmarkStart w:colFirst="0" w:colLast="0" w:name="_iurt73ehndqc" w:id="969"/>
      <w:bookmarkEnd w:id="969"/>
      <w:r w:rsidDel="00000000" w:rsidR="00000000" w:rsidRPr="00000000">
        <w:rPr>
          <w:b w:val="1"/>
          <w:bCs w:val="1"/>
          <w:sz w:val="46"/>
          <w:szCs w:val="46"/>
          <w:rtl w:val="0"/>
        </w:rPr>
        <w:t xml:space="preserve">Ingredient Supplier Brief — SESAJAL LLC</w:t>
      </w:r>
    </w:p>
    <w:p w:rsidR="00000000" w:rsidDel="00000000" w:rsidP="00000000" w:rsidRDefault="00000000" w:rsidRPr="00000000" w14:paraId="00001D9A">
      <w:pPr>
        <w:spacing w:after="240" w:before="240" w:lineRule="auto"/>
        <w:rPr/>
      </w:pPr>
      <w:r w:rsidDel="00000000" w:rsidR="00000000" w:rsidRPr="00000000">
        <w:rPr>
          <w:b w:val="1"/>
          <w:bCs w:val="1"/>
          <w:rtl w:val="0"/>
        </w:rPr>
        <w:t xml:space="preserve">NOTE: Aflatoxin is a major concern here. Need to research this with the providor. </w:t>
        <w:br w:type="textWrapping"/>
        <w:t xml:space="preserve">Ingredient:</w:t>
      </w:r>
      <w:r w:rsidDel="00000000" w:rsidR="00000000" w:rsidRPr="00000000">
        <w:rPr>
          <w:rtl w:val="0"/>
        </w:rPr>
        <w:t xml:space="preserve"> Peanuts</w:t>
        <w:br w:type="textWrapping"/>
      </w:r>
      <w:r w:rsidDel="00000000" w:rsidR="00000000" w:rsidRPr="00000000">
        <w:rPr>
          <w:b w:val="1"/>
          <w:bCs w:val="1"/>
          <w:rtl w:val="0"/>
        </w:rPr>
        <w:t xml:space="preserve">Use Case:</w:t>
      </w:r>
      <w:r w:rsidDel="00000000" w:rsidR="00000000" w:rsidRPr="00000000">
        <w:rPr>
          <w:rtl w:val="0"/>
        </w:rPr>
        <w:t xml:space="preserve"> MD Health Bar (raw ingredient sourcing)</w:t>
      </w:r>
    </w:p>
    <w:p w:rsidR="00000000" w:rsidDel="00000000" w:rsidP="00000000" w:rsidRDefault="00000000" w:rsidRPr="00000000" w14:paraId="00001D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C">
      <w:pPr>
        <w:pStyle w:val="Heading2"/>
        <w:keepNext w:val="0"/>
        <w:keepLines w:val="0"/>
        <w:spacing w:after="80" w:lineRule="auto"/>
        <w:rPr>
          <w:b w:val="1"/>
          <w:bCs w:val="1"/>
          <w:sz w:val="34"/>
          <w:szCs w:val="34"/>
        </w:rPr>
      </w:pPr>
      <w:bookmarkStart w:colFirst="0" w:colLast="0" w:name="_e1j7brurkgwv" w:id="970"/>
      <w:bookmarkEnd w:id="970"/>
      <w:r w:rsidDel="00000000" w:rsidR="00000000" w:rsidRPr="00000000">
        <w:rPr>
          <w:b w:val="1"/>
          <w:bCs w:val="1"/>
          <w:sz w:val="34"/>
          <w:szCs w:val="34"/>
          <w:rtl w:val="0"/>
        </w:rPr>
        <w:t xml:space="preserve">1) Supplier Snapshot</w:t>
      </w:r>
    </w:p>
    <w:p w:rsidR="00000000" w:rsidDel="00000000" w:rsidP="00000000" w:rsidRDefault="00000000" w:rsidRPr="00000000" w14:paraId="00001D9D">
      <w:pPr>
        <w:numPr>
          <w:ilvl w:val="0"/>
          <w:numId w:val="548"/>
        </w:numPr>
        <w:spacing w:after="0" w:afterAutospacing="0" w:before="240" w:lineRule="auto"/>
        <w:ind w:left="720" w:hanging="360"/>
      </w:pPr>
      <w:r w:rsidDel="00000000" w:rsidR="00000000" w:rsidRPr="00000000">
        <w:rPr>
          <w:b w:val="1"/>
          <w:bCs w:val="1"/>
          <w:rtl w:val="0"/>
        </w:rPr>
        <w:t xml:space="preserve">Company:</w:t>
      </w:r>
      <w:r w:rsidDel="00000000" w:rsidR="00000000" w:rsidRPr="00000000">
        <w:rPr>
          <w:rtl w:val="0"/>
        </w:rPr>
        <w:t xml:space="preserve"> SESAJAL LLC</w:t>
      </w:r>
    </w:p>
    <w:p w:rsidR="00000000" w:rsidDel="00000000" w:rsidP="00000000" w:rsidRDefault="00000000" w:rsidRPr="00000000" w14:paraId="00001D9E">
      <w:pPr>
        <w:numPr>
          <w:ilvl w:val="0"/>
          <w:numId w:val="548"/>
        </w:numPr>
        <w:spacing w:after="0" w:afterAutospacing="0" w:before="0" w:beforeAutospacing="0" w:lineRule="auto"/>
        <w:ind w:left="720" w:hanging="360"/>
      </w:pPr>
      <w:r w:rsidDel="00000000" w:rsidR="00000000" w:rsidRPr="00000000">
        <w:rPr>
          <w:b w:val="1"/>
          <w:bCs w:val="1"/>
          <w:rtl w:val="0"/>
        </w:rPr>
        <w:t xml:space="preserve">Address:</w:t>
      </w:r>
      <w:r w:rsidDel="00000000" w:rsidR="00000000" w:rsidRPr="00000000">
        <w:rPr>
          <w:rtl w:val="0"/>
        </w:rPr>
        <w:t xml:space="preserve"> 1747 Hancock St., Suite A, San Diego, CA 92101</w:t>
      </w:r>
    </w:p>
    <w:p w:rsidR="00000000" w:rsidDel="00000000" w:rsidP="00000000" w:rsidRDefault="00000000" w:rsidRPr="00000000" w14:paraId="00001D9F">
      <w:pPr>
        <w:numPr>
          <w:ilvl w:val="0"/>
          <w:numId w:val="548"/>
        </w:numPr>
        <w:spacing w:after="0" w:afterAutospacing="0" w:before="0" w:beforeAutospacing="0" w:lineRule="auto"/>
        <w:ind w:left="720" w:hanging="360"/>
      </w:pPr>
      <w:r w:rsidDel="00000000" w:rsidR="00000000" w:rsidRPr="00000000">
        <w:rPr>
          <w:b w:val="1"/>
          <w:bCs w:val="1"/>
          <w:rtl w:val="0"/>
        </w:rPr>
        <w:t xml:space="preserve">Website:</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https://www.sesajal.com</w:t>
        </w:r>
      </w:hyperlink>
      <w:r w:rsidDel="00000000" w:rsidR="00000000" w:rsidRPr="00000000">
        <w:rPr>
          <w:rtl w:val="0"/>
        </w:rPr>
      </w:r>
    </w:p>
    <w:p w:rsidR="00000000" w:rsidDel="00000000" w:rsidP="00000000" w:rsidRDefault="00000000" w:rsidRPr="00000000" w14:paraId="00001DA0">
      <w:pPr>
        <w:numPr>
          <w:ilvl w:val="0"/>
          <w:numId w:val="548"/>
        </w:numPr>
        <w:spacing w:after="0" w:afterAutospacing="0" w:before="0" w:beforeAutospacing="0" w:lineRule="auto"/>
        <w:ind w:left="720" w:hanging="360"/>
      </w:pPr>
      <w:r w:rsidDel="00000000" w:rsidR="00000000" w:rsidRPr="00000000">
        <w:rPr>
          <w:b w:val="1"/>
          <w:bCs w:val="1"/>
          <w:rtl w:val="0"/>
        </w:rPr>
        <w:t xml:space="preserve">Parent Company:</w:t>
      </w:r>
      <w:r w:rsidDel="00000000" w:rsidR="00000000" w:rsidRPr="00000000">
        <w:rPr>
          <w:rtl w:val="0"/>
        </w:rPr>
        <w:t xml:space="preserve"> Grupo SESAJAL (Mexico-based agribusiness)</w:t>
      </w:r>
    </w:p>
    <w:p w:rsidR="00000000" w:rsidDel="00000000" w:rsidP="00000000" w:rsidRDefault="00000000" w:rsidRPr="00000000" w14:paraId="00001DA1">
      <w:pPr>
        <w:numPr>
          <w:ilvl w:val="0"/>
          <w:numId w:val="548"/>
        </w:numPr>
        <w:spacing w:after="24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Processor, trader, and distributor of oilseeds and derivatives</w:t>
      </w:r>
    </w:p>
    <w:p w:rsidR="00000000" w:rsidDel="00000000" w:rsidP="00000000" w:rsidRDefault="00000000" w:rsidRPr="00000000" w14:paraId="00001DA2">
      <w:pPr>
        <w:spacing w:after="240" w:before="240" w:lineRule="auto"/>
        <w:rPr>
          <w:b w:val="1"/>
          <w:bCs w:val="1"/>
        </w:rPr>
      </w:pPr>
      <w:r w:rsidDel="00000000" w:rsidR="00000000" w:rsidRPr="00000000">
        <w:rPr>
          <w:b w:val="1"/>
          <w:bCs w:val="1"/>
          <w:rtl w:val="0"/>
        </w:rPr>
        <w:t xml:space="preserve">Primary commodities handled:</w:t>
      </w:r>
    </w:p>
    <w:p w:rsidR="00000000" w:rsidDel="00000000" w:rsidP="00000000" w:rsidRDefault="00000000" w:rsidRPr="00000000" w14:paraId="00001DA3">
      <w:pPr>
        <w:numPr>
          <w:ilvl w:val="0"/>
          <w:numId w:val="677"/>
        </w:numPr>
        <w:spacing w:after="0" w:afterAutospacing="0" w:before="240" w:lineRule="auto"/>
        <w:ind w:left="720" w:hanging="360"/>
      </w:pPr>
      <w:r w:rsidDel="00000000" w:rsidR="00000000" w:rsidRPr="00000000">
        <w:rPr>
          <w:rtl w:val="0"/>
        </w:rPr>
        <w:t xml:space="preserve">Peanuts</w:t>
      </w:r>
    </w:p>
    <w:p w:rsidR="00000000" w:rsidDel="00000000" w:rsidP="00000000" w:rsidRDefault="00000000" w:rsidRPr="00000000" w14:paraId="00001DA4">
      <w:pPr>
        <w:numPr>
          <w:ilvl w:val="0"/>
          <w:numId w:val="677"/>
        </w:numPr>
        <w:spacing w:after="0" w:afterAutospacing="0" w:before="0" w:beforeAutospacing="0" w:lineRule="auto"/>
        <w:ind w:left="720" w:hanging="360"/>
      </w:pPr>
      <w:r w:rsidDel="00000000" w:rsidR="00000000" w:rsidRPr="00000000">
        <w:rPr>
          <w:rtl w:val="0"/>
        </w:rPr>
        <w:t xml:space="preserve">Sesame seeds</w:t>
      </w:r>
    </w:p>
    <w:p w:rsidR="00000000" w:rsidDel="00000000" w:rsidP="00000000" w:rsidRDefault="00000000" w:rsidRPr="00000000" w14:paraId="00001DA5">
      <w:pPr>
        <w:numPr>
          <w:ilvl w:val="0"/>
          <w:numId w:val="677"/>
        </w:numPr>
        <w:spacing w:after="0" w:afterAutospacing="0" w:before="0" w:beforeAutospacing="0" w:lineRule="auto"/>
        <w:ind w:left="720" w:hanging="360"/>
      </w:pPr>
      <w:r w:rsidDel="00000000" w:rsidR="00000000" w:rsidRPr="00000000">
        <w:rPr>
          <w:rtl w:val="0"/>
        </w:rPr>
        <w:t xml:space="preserve">Oils (sesame, peanut, vegetable)</w:t>
      </w:r>
    </w:p>
    <w:p w:rsidR="00000000" w:rsidDel="00000000" w:rsidP="00000000" w:rsidRDefault="00000000" w:rsidRPr="00000000" w14:paraId="00001DA6">
      <w:pPr>
        <w:numPr>
          <w:ilvl w:val="0"/>
          <w:numId w:val="677"/>
        </w:numPr>
        <w:spacing w:after="240" w:before="0" w:beforeAutospacing="0" w:lineRule="auto"/>
        <w:ind w:left="720" w:hanging="360"/>
      </w:pPr>
      <w:r w:rsidDel="00000000" w:rsidR="00000000" w:rsidRPr="00000000">
        <w:rPr>
          <w:rtl w:val="0"/>
        </w:rPr>
        <w:t xml:space="preserve">Oilseed-based ingredients</w:t>
      </w:r>
    </w:p>
    <w:p w:rsidR="00000000" w:rsidDel="00000000" w:rsidP="00000000" w:rsidRDefault="00000000" w:rsidRPr="00000000" w14:paraId="00001D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8">
      <w:pPr>
        <w:pStyle w:val="Heading2"/>
        <w:keepNext w:val="0"/>
        <w:keepLines w:val="0"/>
        <w:spacing w:after="80" w:lineRule="auto"/>
        <w:rPr>
          <w:b w:val="1"/>
          <w:bCs w:val="1"/>
          <w:sz w:val="34"/>
          <w:szCs w:val="34"/>
        </w:rPr>
      </w:pPr>
      <w:bookmarkStart w:colFirst="0" w:colLast="0" w:name="_68jzzoprny3a" w:id="971"/>
      <w:bookmarkEnd w:id="971"/>
      <w:r w:rsidDel="00000000" w:rsidR="00000000" w:rsidRPr="00000000">
        <w:rPr>
          <w:b w:val="1"/>
          <w:bCs w:val="1"/>
          <w:sz w:val="34"/>
          <w:szCs w:val="34"/>
          <w:rtl w:val="0"/>
        </w:rPr>
        <w:t xml:space="preserve">2) Company Background &amp; Scale (Important Context)</w:t>
      </w:r>
    </w:p>
    <w:p w:rsidR="00000000" w:rsidDel="00000000" w:rsidP="00000000" w:rsidRDefault="00000000" w:rsidRPr="00000000" w14:paraId="00001DA9">
      <w:pPr>
        <w:spacing w:after="240" w:before="240" w:lineRule="auto"/>
        <w:rPr/>
      </w:pPr>
      <w:r w:rsidDel="00000000" w:rsidR="00000000" w:rsidRPr="00000000">
        <w:rPr>
          <w:b w:val="1"/>
          <w:bCs w:val="1"/>
          <w:rtl w:val="0"/>
        </w:rPr>
        <w:t xml:space="preserve">Grupo SESAJAL</w:t>
      </w:r>
      <w:r w:rsidDel="00000000" w:rsidR="00000000" w:rsidRPr="00000000">
        <w:rPr>
          <w:rtl w:val="0"/>
        </w:rPr>
        <w:t xml:space="preserve"> is a </w:t>
      </w:r>
      <w:r w:rsidDel="00000000" w:rsidR="00000000" w:rsidRPr="00000000">
        <w:rPr>
          <w:b w:val="1"/>
          <w:bCs w:val="1"/>
          <w:rtl w:val="0"/>
        </w:rPr>
        <w:t xml:space="preserve">large, vertically integrated agribusiness</w:t>
      </w:r>
      <w:r w:rsidDel="00000000" w:rsidR="00000000" w:rsidRPr="00000000">
        <w:rPr>
          <w:rtl w:val="0"/>
        </w:rPr>
        <w:t xml:space="preserve">, founded in Mexico, with:</w:t>
      </w:r>
    </w:p>
    <w:p w:rsidR="00000000" w:rsidDel="00000000" w:rsidP="00000000" w:rsidRDefault="00000000" w:rsidRPr="00000000" w14:paraId="00001DAA">
      <w:pPr>
        <w:numPr>
          <w:ilvl w:val="0"/>
          <w:numId w:val="27"/>
        </w:numPr>
        <w:spacing w:after="0" w:afterAutospacing="0" w:before="240" w:lineRule="auto"/>
        <w:ind w:left="720" w:hanging="360"/>
      </w:pPr>
      <w:r w:rsidDel="00000000" w:rsidR="00000000" w:rsidRPr="00000000">
        <w:rPr>
          <w:rtl w:val="0"/>
        </w:rPr>
        <w:t xml:space="preserve">Decades of experience in oilseed processing</w:t>
      </w:r>
    </w:p>
    <w:p w:rsidR="00000000" w:rsidDel="00000000" w:rsidP="00000000" w:rsidRDefault="00000000" w:rsidRPr="00000000" w14:paraId="00001DAB">
      <w:pPr>
        <w:numPr>
          <w:ilvl w:val="0"/>
          <w:numId w:val="27"/>
        </w:numPr>
        <w:spacing w:after="0" w:afterAutospacing="0" w:before="0" w:beforeAutospacing="0" w:lineRule="auto"/>
        <w:ind w:left="720" w:hanging="360"/>
      </w:pPr>
      <w:r w:rsidDel="00000000" w:rsidR="00000000" w:rsidRPr="00000000">
        <w:rPr>
          <w:rtl w:val="0"/>
        </w:rPr>
        <w:t xml:space="preserve">Operations spanning farming relationships, processing, refining, and international trade</w:t>
      </w:r>
    </w:p>
    <w:p w:rsidR="00000000" w:rsidDel="00000000" w:rsidP="00000000" w:rsidRDefault="00000000" w:rsidRPr="00000000" w14:paraId="00001DAC">
      <w:pPr>
        <w:numPr>
          <w:ilvl w:val="0"/>
          <w:numId w:val="27"/>
        </w:numPr>
        <w:spacing w:after="240" w:before="0" w:beforeAutospacing="0" w:lineRule="auto"/>
        <w:ind w:left="720" w:hanging="360"/>
      </w:pPr>
      <w:r w:rsidDel="00000000" w:rsidR="00000000" w:rsidRPr="00000000">
        <w:rPr>
          <w:rtl w:val="0"/>
        </w:rPr>
        <w:t xml:space="preserve">Customers across food manufacturing, foodservice, and industrial sectors</w:t>
      </w:r>
    </w:p>
    <w:p w:rsidR="00000000" w:rsidDel="00000000" w:rsidP="00000000" w:rsidRDefault="00000000" w:rsidRPr="00000000" w14:paraId="00001DAD">
      <w:pPr>
        <w:spacing w:after="240" w:before="240" w:lineRule="auto"/>
        <w:rPr/>
      </w:pPr>
      <w:r w:rsidDel="00000000" w:rsidR="00000000" w:rsidRPr="00000000">
        <w:rPr>
          <w:b w:val="1"/>
          <w:bCs w:val="1"/>
          <w:rtl w:val="0"/>
        </w:rPr>
        <w:t xml:space="preserve">SESAJAL LLC</w:t>
      </w:r>
      <w:r w:rsidDel="00000000" w:rsidR="00000000" w:rsidRPr="00000000">
        <w:rPr>
          <w:rtl w:val="0"/>
        </w:rPr>
        <w:t xml:space="preserve"> functions as the </w:t>
      </w:r>
      <w:r w:rsidDel="00000000" w:rsidR="00000000" w:rsidRPr="00000000">
        <w:rPr>
          <w:b w:val="1"/>
          <w:bCs w:val="1"/>
          <w:rtl w:val="0"/>
        </w:rPr>
        <w:t xml:space="preserve">U.S. commercial and distribution arm</w:t>
      </w:r>
      <w:r w:rsidDel="00000000" w:rsidR="00000000" w:rsidRPr="00000000">
        <w:rPr>
          <w:rtl w:val="0"/>
        </w:rPr>
        <w:t xml:space="preserve">, primarily handling sales, logistics, and customer relationships rather than farming itself.</w:t>
      </w:r>
    </w:p>
    <w:p w:rsidR="00000000" w:rsidDel="00000000" w:rsidP="00000000" w:rsidRDefault="00000000" w:rsidRPr="00000000" w14:paraId="00001DAE">
      <w:pPr>
        <w:spacing w:after="240" w:before="240" w:lineRule="auto"/>
        <w:rPr/>
      </w:pPr>
      <w:r w:rsidDel="00000000" w:rsidR="00000000" w:rsidRPr="00000000">
        <w:rPr>
          <w:rtl w:val="0"/>
        </w:rPr>
        <w:t xml:space="preserve">👉 Translation:</w:t>
        <w:br w:type="textWrapping"/>
        <w:t xml:space="preserve">This is </w:t>
      </w:r>
      <w:r w:rsidDel="00000000" w:rsidR="00000000" w:rsidRPr="00000000">
        <w:rPr>
          <w:b w:val="1"/>
          <w:bCs w:val="1"/>
          <w:rtl w:val="0"/>
        </w:rPr>
        <w:t xml:space="preserve">not a boutique ingredient supplier</w:t>
      </w:r>
      <w:r w:rsidDel="00000000" w:rsidR="00000000" w:rsidRPr="00000000">
        <w:rPr>
          <w:rtl w:val="0"/>
        </w:rPr>
        <w:t xml:space="preserve"> — this is an </w:t>
      </w:r>
      <w:r w:rsidDel="00000000" w:rsidR="00000000" w:rsidRPr="00000000">
        <w:rPr>
          <w:b w:val="1"/>
          <w:bCs w:val="1"/>
          <w:rtl w:val="0"/>
        </w:rPr>
        <w:t xml:space="preserve">industrial-scale peanut/oilseed player</w:t>
      </w:r>
      <w:r w:rsidDel="00000000" w:rsidR="00000000" w:rsidRPr="00000000">
        <w:rPr>
          <w:rtl w:val="0"/>
        </w:rPr>
        <w:t xml:space="preserve">.</w:t>
      </w:r>
    </w:p>
    <w:p w:rsidR="00000000" w:rsidDel="00000000" w:rsidP="00000000" w:rsidRDefault="00000000" w:rsidRPr="00000000" w14:paraId="00001DAF">
      <w:pPr>
        <w:spacing w:after="240" w:before="240" w:lineRule="auto"/>
        <w:rPr/>
      </w:pPr>
      <w:r w:rsidDel="00000000" w:rsidR="00000000" w:rsidRPr="00000000">
        <w:rPr>
          <w:rtl w:val="0"/>
        </w:rPr>
        <w:t xml:space="preserve">That’s neither good nor bad, but it matters for:</w:t>
      </w:r>
    </w:p>
    <w:p w:rsidR="00000000" w:rsidDel="00000000" w:rsidP="00000000" w:rsidRDefault="00000000" w:rsidRPr="00000000" w14:paraId="00001DB0">
      <w:pPr>
        <w:numPr>
          <w:ilvl w:val="0"/>
          <w:numId w:val="1024"/>
        </w:numPr>
        <w:spacing w:after="0" w:afterAutospacing="0" w:before="240" w:lineRule="auto"/>
        <w:ind w:left="720" w:hanging="360"/>
      </w:pPr>
      <w:r w:rsidDel="00000000" w:rsidR="00000000" w:rsidRPr="00000000">
        <w:rPr>
          <w:rtl w:val="0"/>
        </w:rPr>
        <w:t xml:space="preserve">Allergen controls</w:t>
      </w:r>
    </w:p>
    <w:p w:rsidR="00000000" w:rsidDel="00000000" w:rsidP="00000000" w:rsidRDefault="00000000" w:rsidRPr="00000000" w14:paraId="00001DB1">
      <w:pPr>
        <w:numPr>
          <w:ilvl w:val="0"/>
          <w:numId w:val="1024"/>
        </w:numPr>
        <w:spacing w:after="0" w:afterAutospacing="0" w:before="0" w:beforeAutospacing="0" w:lineRule="auto"/>
        <w:ind w:left="720" w:hanging="360"/>
      </w:pPr>
      <w:r w:rsidDel="00000000" w:rsidR="00000000" w:rsidRPr="00000000">
        <w:rPr>
          <w:rtl w:val="0"/>
        </w:rPr>
        <w:t xml:space="preserve">Traceability expectations</w:t>
      </w:r>
    </w:p>
    <w:p w:rsidR="00000000" w:rsidDel="00000000" w:rsidP="00000000" w:rsidRDefault="00000000" w:rsidRPr="00000000" w14:paraId="00001DB2">
      <w:pPr>
        <w:numPr>
          <w:ilvl w:val="0"/>
          <w:numId w:val="1024"/>
        </w:numPr>
        <w:spacing w:after="240" w:before="0" w:beforeAutospacing="0" w:lineRule="auto"/>
        <w:ind w:left="720" w:hanging="360"/>
      </w:pPr>
      <w:r w:rsidDel="00000000" w:rsidR="00000000" w:rsidRPr="00000000">
        <w:rPr>
          <w:rtl w:val="0"/>
        </w:rPr>
        <w:t xml:space="preserve">Marketing alignment with MD Health Bar</w:t>
      </w:r>
    </w:p>
    <w:p w:rsidR="00000000" w:rsidDel="00000000" w:rsidP="00000000" w:rsidRDefault="00000000" w:rsidRPr="00000000" w14:paraId="00001D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4">
      <w:pPr>
        <w:pStyle w:val="Heading2"/>
        <w:keepNext w:val="0"/>
        <w:keepLines w:val="0"/>
        <w:spacing w:after="80" w:lineRule="auto"/>
        <w:rPr>
          <w:b w:val="1"/>
          <w:bCs w:val="1"/>
          <w:sz w:val="34"/>
          <w:szCs w:val="34"/>
        </w:rPr>
      </w:pPr>
      <w:bookmarkStart w:colFirst="0" w:colLast="0" w:name="_nvyh2x32ku9s" w:id="972"/>
      <w:bookmarkEnd w:id="972"/>
      <w:r w:rsidDel="00000000" w:rsidR="00000000" w:rsidRPr="00000000">
        <w:rPr>
          <w:b w:val="1"/>
          <w:bCs w:val="1"/>
          <w:sz w:val="34"/>
          <w:szCs w:val="34"/>
          <w:rtl w:val="0"/>
        </w:rPr>
        <w:t xml:space="preserve">3) Peanut Product Scope (What They Likely Supply)</w:t>
      </w:r>
    </w:p>
    <w:p w:rsidR="00000000" w:rsidDel="00000000" w:rsidP="00000000" w:rsidRDefault="00000000" w:rsidRPr="00000000" w14:paraId="00001DB5">
      <w:pPr>
        <w:spacing w:after="240" w:before="240" w:lineRule="auto"/>
        <w:rPr/>
      </w:pPr>
      <w:r w:rsidDel="00000000" w:rsidR="00000000" w:rsidRPr="00000000">
        <w:rPr>
          <w:rtl w:val="0"/>
        </w:rPr>
        <w:t xml:space="preserve">Based on SESAJAL’s portfolio and typical offerings:</w:t>
      </w:r>
    </w:p>
    <w:p w:rsidR="00000000" w:rsidDel="00000000" w:rsidP="00000000" w:rsidRDefault="00000000" w:rsidRPr="00000000" w14:paraId="00001DB6">
      <w:pPr>
        <w:spacing w:after="240" w:before="240" w:lineRule="auto"/>
        <w:rPr>
          <w:b w:val="1"/>
          <w:bCs w:val="1"/>
        </w:rPr>
      </w:pPr>
      <w:r w:rsidDel="00000000" w:rsidR="00000000" w:rsidRPr="00000000">
        <w:rPr>
          <w:b w:val="1"/>
          <w:bCs w:val="1"/>
          <w:rtl w:val="0"/>
        </w:rPr>
        <w:t xml:space="preserve">Peanut formats may include:</w:t>
      </w:r>
    </w:p>
    <w:p w:rsidR="00000000" w:rsidDel="00000000" w:rsidP="00000000" w:rsidRDefault="00000000" w:rsidRPr="00000000" w14:paraId="00001DB7">
      <w:pPr>
        <w:numPr>
          <w:ilvl w:val="0"/>
          <w:numId w:val="940"/>
        </w:numPr>
        <w:spacing w:after="0" w:afterAutospacing="0" w:before="240" w:lineRule="auto"/>
        <w:ind w:left="720" w:hanging="360"/>
      </w:pPr>
      <w:r w:rsidDel="00000000" w:rsidR="00000000" w:rsidRPr="00000000">
        <w:rPr>
          <w:rtl w:val="0"/>
        </w:rPr>
        <w:t xml:space="preserve">Raw peanuts</w:t>
      </w:r>
    </w:p>
    <w:p w:rsidR="00000000" w:rsidDel="00000000" w:rsidP="00000000" w:rsidRDefault="00000000" w:rsidRPr="00000000" w14:paraId="00001DB8">
      <w:pPr>
        <w:numPr>
          <w:ilvl w:val="0"/>
          <w:numId w:val="940"/>
        </w:numPr>
        <w:spacing w:after="0" w:afterAutospacing="0" w:before="0" w:beforeAutospacing="0" w:lineRule="auto"/>
        <w:ind w:left="720" w:hanging="360"/>
      </w:pPr>
      <w:r w:rsidDel="00000000" w:rsidR="00000000" w:rsidRPr="00000000">
        <w:rPr>
          <w:rtl w:val="0"/>
        </w:rPr>
        <w:t xml:space="preserve">Roasted peanuts</w:t>
      </w:r>
    </w:p>
    <w:p w:rsidR="00000000" w:rsidDel="00000000" w:rsidP="00000000" w:rsidRDefault="00000000" w:rsidRPr="00000000" w14:paraId="00001DB9">
      <w:pPr>
        <w:numPr>
          <w:ilvl w:val="0"/>
          <w:numId w:val="940"/>
        </w:numPr>
        <w:spacing w:after="0" w:afterAutospacing="0" w:before="0" w:beforeAutospacing="0" w:lineRule="auto"/>
        <w:ind w:left="720" w:hanging="360"/>
      </w:pPr>
      <w:r w:rsidDel="00000000" w:rsidR="00000000" w:rsidRPr="00000000">
        <w:rPr>
          <w:rtl w:val="0"/>
        </w:rPr>
        <w:t xml:space="preserve">Blanched peanuts</w:t>
      </w:r>
    </w:p>
    <w:p w:rsidR="00000000" w:rsidDel="00000000" w:rsidP="00000000" w:rsidRDefault="00000000" w:rsidRPr="00000000" w14:paraId="00001DBA">
      <w:pPr>
        <w:numPr>
          <w:ilvl w:val="0"/>
          <w:numId w:val="940"/>
        </w:numPr>
        <w:spacing w:after="0" w:afterAutospacing="0" w:before="0" w:beforeAutospacing="0" w:lineRule="auto"/>
        <w:ind w:left="720" w:hanging="360"/>
      </w:pPr>
      <w:r w:rsidDel="00000000" w:rsidR="00000000" w:rsidRPr="00000000">
        <w:rPr>
          <w:rtl w:val="0"/>
        </w:rPr>
        <w:t xml:space="preserve">Peanut pieces / granules</w:t>
      </w:r>
    </w:p>
    <w:p w:rsidR="00000000" w:rsidDel="00000000" w:rsidP="00000000" w:rsidRDefault="00000000" w:rsidRPr="00000000" w14:paraId="00001DBB">
      <w:pPr>
        <w:numPr>
          <w:ilvl w:val="0"/>
          <w:numId w:val="940"/>
        </w:numPr>
        <w:spacing w:after="0" w:afterAutospacing="0" w:before="0" w:beforeAutospacing="0" w:lineRule="auto"/>
        <w:ind w:left="720" w:hanging="360"/>
      </w:pPr>
      <w:r w:rsidDel="00000000" w:rsidR="00000000" w:rsidRPr="00000000">
        <w:rPr>
          <w:rtl w:val="0"/>
        </w:rPr>
        <w:t xml:space="preserve">Peanut paste / peanut butter (industrial)</w:t>
      </w:r>
    </w:p>
    <w:p w:rsidR="00000000" w:rsidDel="00000000" w:rsidP="00000000" w:rsidRDefault="00000000" w:rsidRPr="00000000" w14:paraId="00001DBC">
      <w:pPr>
        <w:numPr>
          <w:ilvl w:val="0"/>
          <w:numId w:val="940"/>
        </w:numPr>
        <w:spacing w:after="240" w:before="0" w:beforeAutospacing="0" w:lineRule="auto"/>
        <w:ind w:left="720" w:hanging="360"/>
      </w:pPr>
      <w:r w:rsidDel="00000000" w:rsidR="00000000" w:rsidRPr="00000000">
        <w:rPr>
          <w:rtl w:val="0"/>
        </w:rPr>
        <w:t xml:space="preserve">Peanut oil (refined/unrefined)</w:t>
      </w:r>
    </w:p>
    <w:p w:rsidR="00000000" w:rsidDel="00000000" w:rsidP="00000000" w:rsidRDefault="00000000" w:rsidRPr="00000000" w14:paraId="00001DBD">
      <w:pPr>
        <w:spacing w:after="240" w:before="240" w:lineRule="auto"/>
        <w:rPr/>
      </w:pPr>
      <w:r w:rsidDel="00000000" w:rsidR="00000000" w:rsidRPr="00000000">
        <w:rPr>
          <w:rtl w:val="0"/>
        </w:rPr>
        <w:t xml:space="preserve">⚠️ Exact formats, roast profiles, and cut sizes </w:t>
      </w:r>
      <w:r w:rsidDel="00000000" w:rsidR="00000000" w:rsidRPr="00000000">
        <w:rPr>
          <w:b w:val="1"/>
          <w:bCs w:val="1"/>
          <w:rtl w:val="0"/>
        </w:rPr>
        <w:t xml:space="preserve">must be confirmed</w:t>
      </w:r>
      <w:r w:rsidDel="00000000" w:rsidR="00000000" w:rsidRPr="00000000">
        <w:rPr>
          <w:rtl w:val="0"/>
        </w:rPr>
        <w:t xml:space="preserve"> — the site is high-level and B2B-oriented.</w:t>
      </w:r>
    </w:p>
    <w:p w:rsidR="00000000" w:rsidDel="00000000" w:rsidP="00000000" w:rsidRDefault="00000000" w:rsidRPr="00000000" w14:paraId="00001D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F">
      <w:pPr>
        <w:pStyle w:val="Heading2"/>
        <w:keepNext w:val="0"/>
        <w:keepLines w:val="0"/>
        <w:spacing w:after="80" w:lineRule="auto"/>
        <w:rPr>
          <w:b w:val="1"/>
          <w:bCs w:val="1"/>
          <w:sz w:val="34"/>
          <w:szCs w:val="34"/>
        </w:rPr>
      </w:pPr>
      <w:bookmarkStart w:colFirst="0" w:colLast="0" w:name="_rl8mma9ayu9l" w:id="973"/>
      <w:bookmarkEnd w:id="973"/>
      <w:r w:rsidDel="00000000" w:rsidR="00000000" w:rsidRPr="00000000">
        <w:rPr>
          <w:b w:val="1"/>
          <w:bCs w:val="1"/>
          <w:sz w:val="34"/>
          <w:szCs w:val="34"/>
          <w:rtl w:val="0"/>
        </w:rPr>
        <w:t xml:space="preserve">4) What Looks Good (For MD Health Use)</w:t>
      </w:r>
    </w:p>
    <w:p w:rsidR="00000000" w:rsidDel="00000000" w:rsidP="00000000" w:rsidRDefault="00000000" w:rsidRPr="00000000" w14:paraId="00001DC0">
      <w:pPr>
        <w:spacing w:after="240" w:before="240" w:lineRule="auto"/>
        <w:rPr>
          <w:b w:val="1"/>
          <w:bCs w:val="1"/>
        </w:rPr>
      </w:pPr>
      <w:r w:rsidDel="00000000" w:rsidR="00000000" w:rsidRPr="00000000">
        <w:rPr>
          <w:b w:val="1"/>
          <w:bCs w:val="1"/>
          <w:rtl w:val="0"/>
        </w:rPr>
        <w:t xml:space="preserve">Scale &amp; reliability</w:t>
      </w:r>
    </w:p>
    <w:p w:rsidR="00000000" w:rsidDel="00000000" w:rsidP="00000000" w:rsidRDefault="00000000" w:rsidRPr="00000000" w14:paraId="00001DC1">
      <w:pPr>
        <w:numPr>
          <w:ilvl w:val="0"/>
          <w:numId w:val="425"/>
        </w:numPr>
        <w:spacing w:after="0" w:afterAutospacing="0" w:before="240" w:lineRule="auto"/>
        <w:ind w:left="720" w:hanging="360"/>
      </w:pPr>
      <w:r w:rsidDel="00000000" w:rsidR="00000000" w:rsidRPr="00000000">
        <w:rPr>
          <w:rtl w:val="0"/>
        </w:rPr>
        <w:t xml:space="preserve">Large-volume sourcing capability</w:t>
      </w:r>
    </w:p>
    <w:p w:rsidR="00000000" w:rsidDel="00000000" w:rsidP="00000000" w:rsidRDefault="00000000" w:rsidRPr="00000000" w14:paraId="00001DC2">
      <w:pPr>
        <w:numPr>
          <w:ilvl w:val="0"/>
          <w:numId w:val="425"/>
        </w:numPr>
        <w:spacing w:after="240" w:before="0" w:beforeAutospacing="0" w:lineRule="auto"/>
        <w:ind w:left="720" w:hanging="360"/>
      </w:pPr>
      <w:r w:rsidDel="00000000" w:rsidR="00000000" w:rsidRPr="00000000">
        <w:rPr>
          <w:rtl w:val="0"/>
        </w:rPr>
        <w:t xml:space="preserve">Stable supply chains (important for peanuts, which are commodity-sensitive)</w:t>
      </w:r>
    </w:p>
    <w:p w:rsidR="00000000" w:rsidDel="00000000" w:rsidP="00000000" w:rsidRDefault="00000000" w:rsidRPr="00000000" w14:paraId="00001DC3">
      <w:pPr>
        <w:spacing w:after="240" w:before="240" w:lineRule="auto"/>
        <w:rPr>
          <w:b w:val="1"/>
          <w:bCs w:val="1"/>
        </w:rPr>
      </w:pPr>
      <w:r w:rsidDel="00000000" w:rsidR="00000000" w:rsidRPr="00000000">
        <w:rPr>
          <w:b w:val="1"/>
          <w:bCs w:val="1"/>
          <w:rtl w:val="0"/>
        </w:rPr>
        <w:t xml:space="preserve">Processing expertise</w:t>
      </w:r>
    </w:p>
    <w:p w:rsidR="00000000" w:rsidDel="00000000" w:rsidP="00000000" w:rsidRDefault="00000000" w:rsidRPr="00000000" w14:paraId="00001DC4">
      <w:pPr>
        <w:numPr>
          <w:ilvl w:val="0"/>
          <w:numId w:val="617"/>
        </w:numPr>
        <w:spacing w:after="0" w:afterAutospacing="0" w:before="240" w:lineRule="auto"/>
        <w:ind w:left="720" w:hanging="360"/>
      </w:pPr>
      <w:r w:rsidDel="00000000" w:rsidR="00000000" w:rsidRPr="00000000">
        <w:rPr>
          <w:rtl w:val="0"/>
        </w:rPr>
        <w:t xml:space="preserve">Deep experience with oilseeds = strong handling knowledge</w:t>
      </w:r>
    </w:p>
    <w:p w:rsidR="00000000" w:rsidDel="00000000" w:rsidP="00000000" w:rsidRDefault="00000000" w:rsidRPr="00000000" w14:paraId="00001DC5">
      <w:pPr>
        <w:numPr>
          <w:ilvl w:val="0"/>
          <w:numId w:val="617"/>
        </w:numPr>
        <w:spacing w:after="240" w:before="0" w:beforeAutospacing="0" w:lineRule="auto"/>
        <w:ind w:left="720" w:hanging="360"/>
      </w:pPr>
      <w:r w:rsidDel="00000000" w:rsidR="00000000" w:rsidRPr="00000000">
        <w:rPr>
          <w:rtl w:val="0"/>
        </w:rPr>
        <w:t xml:space="preserve">Likely strong aflatoxin mitigation programs (critical for peanuts)</w:t>
      </w:r>
    </w:p>
    <w:p w:rsidR="00000000" w:rsidDel="00000000" w:rsidP="00000000" w:rsidRDefault="00000000" w:rsidRPr="00000000" w14:paraId="00001DC6">
      <w:pPr>
        <w:spacing w:after="240" w:before="240" w:lineRule="auto"/>
        <w:rPr>
          <w:b w:val="1"/>
          <w:bCs w:val="1"/>
        </w:rPr>
      </w:pPr>
      <w:r w:rsidDel="00000000" w:rsidR="00000000" w:rsidRPr="00000000">
        <w:rPr>
          <w:b w:val="1"/>
          <w:bCs w:val="1"/>
          <w:rtl w:val="0"/>
        </w:rPr>
        <w:t xml:space="preserve">International sourcing</w:t>
      </w:r>
    </w:p>
    <w:p w:rsidR="00000000" w:rsidDel="00000000" w:rsidP="00000000" w:rsidRDefault="00000000" w:rsidRPr="00000000" w14:paraId="00001DC7">
      <w:pPr>
        <w:numPr>
          <w:ilvl w:val="0"/>
          <w:numId w:val="984"/>
        </w:numPr>
        <w:spacing w:after="0" w:afterAutospacing="0" w:before="240" w:lineRule="auto"/>
        <w:ind w:left="720" w:hanging="360"/>
      </w:pPr>
      <w:r w:rsidDel="00000000" w:rsidR="00000000" w:rsidRPr="00000000">
        <w:rPr>
          <w:rtl w:val="0"/>
        </w:rPr>
        <w:t xml:space="preserve">Access to multiple origin countries (U.S., Mexico, South America likely)</w:t>
      </w:r>
    </w:p>
    <w:p w:rsidR="00000000" w:rsidDel="00000000" w:rsidP="00000000" w:rsidRDefault="00000000" w:rsidRPr="00000000" w14:paraId="00001DC8">
      <w:pPr>
        <w:numPr>
          <w:ilvl w:val="0"/>
          <w:numId w:val="984"/>
        </w:numPr>
        <w:spacing w:after="240" w:before="0" w:beforeAutospacing="0" w:lineRule="auto"/>
        <w:ind w:left="720" w:hanging="360"/>
      </w:pPr>
      <w:r w:rsidDel="00000000" w:rsidR="00000000" w:rsidRPr="00000000">
        <w:rPr>
          <w:rtl w:val="0"/>
        </w:rPr>
        <w:t xml:space="preserve">Ability to pivot origins if crops are impacted</w:t>
      </w:r>
    </w:p>
    <w:p w:rsidR="00000000" w:rsidDel="00000000" w:rsidP="00000000" w:rsidRDefault="00000000" w:rsidRPr="00000000" w14:paraId="00001D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A">
      <w:pPr>
        <w:pStyle w:val="Heading2"/>
        <w:keepNext w:val="0"/>
        <w:keepLines w:val="0"/>
        <w:spacing w:after="80" w:lineRule="auto"/>
        <w:rPr>
          <w:b w:val="1"/>
          <w:bCs w:val="1"/>
          <w:sz w:val="34"/>
          <w:szCs w:val="34"/>
        </w:rPr>
      </w:pPr>
      <w:bookmarkStart w:colFirst="0" w:colLast="0" w:name="_x3tw73malndk" w:id="974"/>
      <w:bookmarkEnd w:id="974"/>
      <w:r w:rsidDel="00000000" w:rsidR="00000000" w:rsidRPr="00000000">
        <w:rPr>
          <w:b w:val="1"/>
          <w:bCs w:val="1"/>
          <w:sz w:val="34"/>
          <w:szCs w:val="34"/>
          <w:rtl w:val="0"/>
        </w:rPr>
        <w:t xml:space="preserve">5) Major Risk Areas (Peanuts = High-Risk Ingredient)</w:t>
      </w:r>
    </w:p>
    <w:p w:rsidR="00000000" w:rsidDel="00000000" w:rsidP="00000000" w:rsidRDefault="00000000" w:rsidRPr="00000000" w14:paraId="00001DCB">
      <w:pPr>
        <w:pStyle w:val="Heading3"/>
        <w:keepNext w:val="0"/>
        <w:keepLines w:val="0"/>
        <w:spacing w:before="280" w:lineRule="auto"/>
        <w:rPr>
          <w:b w:val="1"/>
          <w:bCs w:val="1"/>
          <w:color w:val="000000"/>
          <w:sz w:val="26"/>
          <w:szCs w:val="26"/>
        </w:rPr>
      </w:pPr>
      <w:bookmarkStart w:colFirst="0" w:colLast="0" w:name="_foaz4zqccg85" w:id="975"/>
      <w:bookmarkEnd w:id="975"/>
      <w:r w:rsidDel="00000000" w:rsidR="00000000" w:rsidRPr="00000000">
        <w:rPr>
          <w:b w:val="1"/>
          <w:bCs w:val="1"/>
          <w:color w:val="000000"/>
          <w:sz w:val="26"/>
          <w:szCs w:val="26"/>
          <w:rtl w:val="0"/>
        </w:rPr>
        <w:t xml:space="preserve">🚨 Allergen Risk (Primary)</w:t>
      </w:r>
    </w:p>
    <w:p w:rsidR="00000000" w:rsidDel="00000000" w:rsidP="00000000" w:rsidRDefault="00000000" w:rsidRPr="00000000" w14:paraId="00001DCC">
      <w:pPr>
        <w:spacing w:after="240" w:before="240" w:lineRule="auto"/>
        <w:rPr/>
      </w:pPr>
      <w:r w:rsidDel="00000000" w:rsidR="00000000" w:rsidRPr="00000000">
        <w:rPr>
          <w:rtl w:val="0"/>
        </w:rPr>
        <w:t xml:space="preserve">Peanuts are a </w:t>
      </w:r>
      <w:r w:rsidDel="00000000" w:rsidR="00000000" w:rsidRPr="00000000">
        <w:rPr>
          <w:b w:val="1"/>
          <w:bCs w:val="1"/>
          <w:rtl w:val="0"/>
        </w:rPr>
        <w:t xml:space="preserve">top-8 allergen</w:t>
      </w:r>
      <w:r w:rsidDel="00000000" w:rsidR="00000000" w:rsidRPr="00000000">
        <w:rPr>
          <w:rtl w:val="0"/>
        </w:rPr>
        <w:t xml:space="preserve">.</w:t>
        <w:br w:type="textWrapping"/>
        <w:t xml:space="preserve">You will need:</w:t>
      </w:r>
    </w:p>
    <w:p w:rsidR="00000000" w:rsidDel="00000000" w:rsidP="00000000" w:rsidRDefault="00000000" w:rsidRPr="00000000" w14:paraId="00001DCD">
      <w:pPr>
        <w:numPr>
          <w:ilvl w:val="0"/>
          <w:numId w:val="238"/>
        </w:numPr>
        <w:spacing w:after="0" w:afterAutospacing="0" w:before="240" w:lineRule="auto"/>
        <w:ind w:left="720" w:hanging="360"/>
      </w:pPr>
      <w:r w:rsidDel="00000000" w:rsidR="00000000" w:rsidRPr="00000000">
        <w:rPr>
          <w:rtl w:val="0"/>
        </w:rPr>
        <w:t xml:space="preserve">Full allergen control documentation</w:t>
      </w:r>
    </w:p>
    <w:p w:rsidR="00000000" w:rsidDel="00000000" w:rsidP="00000000" w:rsidRDefault="00000000" w:rsidRPr="00000000" w14:paraId="00001DCE">
      <w:pPr>
        <w:numPr>
          <w:ilvl w:val="0"/>
          <w:numId w:val="238"/>
        </w:numPr>
        <w:spacing w:after="0" w:afterAutospacing="0" w:before="0" w:beforeAutospacing="0" w:lineRule="auto"/>
        <w:ind w:left="720" w:hanging="360"/>
      </w:pPr>
      <w:r w:rsidDel="00000000" w:rsidR="00000000" w:rsidRPr="00000000">
        <w:rPr>
          <w:rtl w:val="0"/>
        </w:rPr>
        <w:t xml:space="preserve">Dedicated line vs shared facility clarity</w:t>
      </w:r>
    </w:p>
    <w:p w:rsidR="00000000" w:rsidDel="00000000" w:rsidP="00000000" w:rsidRDefault="00000000" w:rsidRPr="00000000" w14:paraId="00001DCF">
      <w:pPr>
        <w:numPr>
          <w:ilvl w:val="0"/>
          <w:numId w:val="238"/>
        </w:numPr>
        <w:spacing w:after="240" w:before="0" w:beforeAutospacing="0" w:lineRule="auto"/>
        <w:ind w:left="720" w:hanging="360"/>
      </w:pPr>
      <w:r w:rsidDel="00000000" w:rsidR="00000000" w:rsidRPr="00000000">
        <w:rPr>
          <w:rtl w:val="0"/>
        </w:rPr>
        <w:t xml:space="preserve">Cleaning validation &amp; cross-contact SOPs</w:t>
      </w:r>
    </w:p>
    <w:p w:rsidR="00000000" w:rsidDel="00000000" w:rsidP="00000000" w:rsidRDefault="00000000" w:rsidRPr="00000000" w14:paraId="00001DD0">
      <w:pPr>
        <w:pStyle w:val="Heading3"/>
        <w:keepNext w:val="0"/>
        <w:keepLines w:val="0"/>
        <w:spacing w:before="280" w:lineRule="auto"/>
        <w:rPr>
          <w:b w:val="1"/>
          <w:bCs w:val="1"/>
          <w:color w:val="000000"/>
          <w:sz w:val="26"/>
          <w:szCs w:val="26"/>
        </w:rPr>
      </w:pPr>
      <w:bookmarkStart w:colFirst="0" w:colLast="0" w:name="_fkenb8hko2jt" w:id="976"/>
      <w:bookmarkEnd w:id="976"/>
      <w:r w:rsidDel="00000000" w:rsidR="00000000" w:rsidRPr="00000000">
        <w:rPr>
          <w:b w:val="1"/>
          <w:bCs w:val="1"/>
          <w:color w:val="000000"/>
          <w:sz w:val="26"/>
          <w:szCs w:val="26"/>
          <w:rtl w:val="0"/>
        </w:rPr>
        <w:t xml:space="preserve">🚨 Contaminant Risk</w:t>
      </w:r>
    </w:p>
    <w:p w:rsidR="00000000" w:rsidDel="00000000" w:rsidP="00000000" w:rsidRDefault="00000000" w:rsidRPr="00000000" w14:paraId="00001DD1">
      <w:pPr>
        <w:spacing w:after="240" w:before="240" w:lineRule="auto"/>
        <w:rPr/>
      </w:pPr>
      <w:r w:rsidDel="00000000" w:rsidR="00000000" w:rsidRPr="00000000">
        <w:rPr>
          <w:rtl w:val="0"/>
        </w:rPr>
        <w:t xml:space="preserve">Peanuts are </w:t>
      </w:r>
      <w:r w:rsidDel="00000000" w:rsidR="00000000" w:rsidRPr="00000000">
        <w:rPr>
          <w:b w:val="1"/>
          <w:bCs w:val="1"/>
          <w:rtl w:val="0"/>
        </w:rPr>
        <w:t xml:space="preserve">high-risk for aflatoxins</w:t>
      </w:r>
      <w:r w:rsidDel="00000000" w:rsidR="00000000" w:rsidRPr="00000000">
        <w:rPr>
          <w:rtl w:val="0"/>
        </w:rPr>
        <w:t xml:space="preserve">.</w:t>
        <w:br w:type="textWrapping"/>
        <w:t xml:space="preserve">You must confirm:</w:t>
      </w:r>
    </w:p>
    <w:p w:rsidR="00000000" w:rsidDel="00000000" w:rsidP="00000000" w:rsidRDefault="00000000" w:rsidRPr="00000000" w14:paraId="00001DD2">
      <w:pPr>
        <w:numPr>
          <w:ilvl w:val="0"/>
          <w:numId w:val="1043"/>
        </w:numPr>
        <w:spacing w:after="0" w:afterAutospacing="0" w:before="240" w:lineRule="auto"/>
        <w:ind w:left="720" w:hanging="360"/>
      </w:pPr>
      <w:r w:rsidDel="00000000" w:rsidR="00000000" w:rsidRPr="00000000">
        <w:rPr>
          <w:rtl w:val="0"/>
        </w:rPr>
        <w:t xml:space="preserve">Aflatoxin testing frequency</w:t>
      </w:r>
    </w:p>
    <w:p w:rsidR="00000000" w:rsidDel="00000000" w:rsidP="00000000" w:rsidRDefault="00000000" w:rsidRPr="00000000" w14:paraId="00001DD3">
      <w:pPr>
        <w:numPr>
          <w:ilvl w:val="0"/>
          <w:numId w:val="1043"/>
        </w:numPr>
        <w:spacing w:after="0" w:afterAutospacing="0" w:before="0" w:beforeAutospacing="0" w:lineRule="auto"/>
        <w:ind w:left="720" w:hanging="360"/>
      </w:pPr>
      <w:r w:rsidDel="00000000" w:rsidR="00000000" w:rsidRPr="00000000">
        <w:rPr>
          <w:rtl w:val="0"/>
        </w:rPr>
        <w:t xml:space="preserve">Acceptable ppm thresholds</w:t>
      </w:r>
    </w:p>
    <w:p w:rsidR="00000000" w:rsidDel="00000000" w:rsidP="00000000" w:rsidRDefault="00000000" w:rsidRPr="00000000" w14:paraId="00001DD4">
      <w:pPr>
        <w:numPr>
          <w:ilvl w:val="0"/>
          <w:numId w:val="1043"/>
        </w:numPr>
        <w:spacing w:after="240" w:before="0" w:beforeAutospacing="0" w:lineRule="auto"/>
        <w:ind w:left="720" w:hanging="360"/>
      </w:pPr>
      <w:r w:rsidDel="00000000" w:rsidR="00000000" w:rsidRPr="00000000">
        <w:rPr>
          <w:rtl w:val="0"/>
        </w:rPr>
        <w:t xml:space="preserve">Lot rejection policies</w:t>
      </w:r>
    </w:p>
    <w:p w:rsidR="00000000" w:rsidDel="00000000" w:rsidP="00000000" w:rsidRDefault="00000000" w:rsidRPr="00000000" w14:paraId="00001DD5">
      <w:pPr>
        <w:pStyle w:val="Heading3"/>
        <w:keepNext w:val="0"/>
        <w:keepLines w:val="0"/>
        <w:spacing w:before="280" w:lineRule="auto"/>
        <w:rPr>
          <w:b w:val="1"/>
          <w:bCs w:val="1"/>
          <w:color w:val="000000"/>
          <w:sz w:val="26"/>
          <w:szCs w:val="26"/>
        </w:rPr>
      </w:pPr>
      <w:bookmarkStart w:colFirst="0" w:colLast="0" w:name="_lrcgjmax0ila" w:id="977"/>
      <w:bookmarkEnd w:id="977"/>
      <w:r w:rsidDel="00000000" w:rsidR="00000000" w:rsidRPr="00000000">
        <w:rPr>
          <w:b w:val="1"/>
          <w:bCs w:val="1"/>
          <w:color w:val="000000"/>
          <w:sz w:val="26"/>
          <w:szCs w:val="26"/>
          <w:rtl w:val="0"/>
        </w:rPr>
        <w:t xml:space="preserve">🚨 Traceability Expectations</w:t>
      </w:r>
    </w:p>
    <w:p w:rsidR="00000000" w:rsidDel="00000000" w:rsidP="00000000" w:rsidRDefault="00000000" w:rsidRPr="00000000" w14:paraId="00001DD6">
      <w:pPr>
        <w:spacing w:after="240" w:before="240" w:lineRule="auto"/>
        <w:rPr/>
      </w:pPr>
      <w:r w:rsidDel="00000000" w:rsidR="00000000" w:rsidRPr="00000000">
        <w:rPr>
          <w:rtl w:val="0"/>
        </w:rPr>
        <w:t xml:space="preserve">Because SESAJAL is large-scale:</w:t>
      </w:r>
    </w:p>
    <w:p w:rsidR="00000000" w:rsidDel="00000000" w:rsidP="00000000" w:rsidRDefault="00000000" w:rsidRPr="00000000" w14:paraId="00001DD7">
      <w:pPr>
        <w:numPr>
          <w:ilvl w:val="0"/>
          <w:numId w:val="825"/>
        </w:numPr>
        <w:spacing w:after="0" w:afterAutospacing="0" w:before="240" w:lineRule="auto"/>
        <w:ind w:left="720" w:hanging="360"/>
      </w:pPr>
      <w:r w:rsidDel="00000000" w:rsidR="00000000" w:rsidRPr="00000000">
        <w:rPr>
          <w:rtl w:val="0"/>
        </w:rPr>
        <w:t xml:space="preserve">Farm-level traceability may be </w:t>
      </w:r>
      <w:r w:rsidDel="00000000" w:rsidR="00000000" w:rsidRPr="00000000">
        <w:rPr>
          <w:b w:val="1"/>
          <w:bCs w:val="1"/>
          <w:rtl w:val="0"/>
        </w:rPr>
        <w:t xml:space="preserve">aggregated</w:t>
      </w:r>
    </w:p>
    <w:p w:rsidR="00000000" w:rsidDel="00000000" w:rsidP="00000000" w:rsidRDefault="00000000" w:rsidRPr="00000000" w14:paraId="00001DD8">
      <w:pPr>
        <w:numPr>
          <w:ilvl w:val="0"/>
          <w:numId w:val="825"/>
        </w:numPr>
        <w:spacing w:after="0" w:afterAutospacing="0" w:before="0" w:beforeAutospacing="0" w:lineRule="auto"/>
        <w:ind w:left="720" w:hanging="360"/>
      </w:pPr>
      <w:r w:rsidDel="00000000" w:rsidR="00000000" w:rsidRPr="00000000">
        <w:rPr>
          <w:rtl w:val="0"/>
        </w:rPr>
        <w:t xml:space="preserve">You’ll need clarity on:</w:t>
      </w:r>
    </w:p>
    <w:p w:rsidR="00000000" w:rsidDel="00000000" w:rsidP="00000000" w:rsidRDefault="00000000" w:rsidRPr="00000000" w14:paraId="00001DD9">
      <w:pPr>
        <w:numPr>
          <w:ilvl w:val="1"/>
          <w:numId w:val="825"/>
        </w:numPr>
        <w:spacing w:after="0" w:afterAutospacing="0" w:before="0" w:beforeAutospacing="0" w:lineRule="auto"/>
        <w:ind w:left="1440" w:hanging="360"/>
      </w:pPr>
      <w:r w:rsidDel="00000000" w:rsidR="00000000" w:rsidRPr="00000000">
        <w:rPr>
          <w:rtl w:val="0"/>
        </w:rPr>
        <w:t xml:space="preserve">Country of origin</w:t>
      </w:r>
    </w:p>
    <w:p w:rsidR="00000000" w:rsidDel="00000000" w:rsidP="00000000" w:rsidRDefault="00000000" w:rsidRPr="00000000" w14:paraId="00001DDA">
      <w:pPr>
        <w:numPr>
          <w:ilvl w:val="1"/>
          <w:numId w:val="825"/>
        </w:numPr>
        <w:spacing w:after="0" w:afterAutospacing="0" w:before="0" w:beforeAutospacing="0" w:lineRule="auto"/>
        <w:ind w:left="1440" w:hanging="360"/>
      </w:pPr>
      <w:r w:rsidDel="00000000" w:rsidR="00000000" w:rsidRPr="00000000">
        <w:rPr>
          <w:rtl w:val="0"/>
        </w:rPr>
        <w:t xml:space="preserve">Lot segregation</w:t>
      </w:r>
    </w:p>
    <w:p w:rsidR="00000000" w:rsidDel="00000000" w:rsidP="00000000" w:rsidRDefault="00000000" w:rsidRPr="00000000" w14:paraId="00001DDB">
      <w:pPr>
        <w:numPr>
          <w:ilvl w:val="1"/>
          <w:numId w:val="825"/>
        </w:numPr>
        <w:spacing w:after="240" w:before="0" w:beforeAutospacing="0" w:lineRule="auto"/>
        <w:ind w:left="1440" w:hanging="360"/>
      </w:pPr>
      <w:r w:rsidDel="00000000" w:rsidR="00000000" w:rsidRPr="00000000">
        <w:rPr>
          <w:rtl w:val="0"/>
        </w:rPr>
        <w:t xml:space="preserve">COA specificity</w:t>
      </w:r>
    </w:p>
    <w:p w:rsidR="00000000" w:rsidDel="00000000" w:rsidP="00000000" w:rsidRDefault="00000000" w:rsidRPr="00000000" w14:paraId="00001D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D">
      <w:pPr>
        <w:pStyle w:val="Heading2"/>
        <w:keepNext w:val="0"/>
        <w:keepLines w:val="0"/>
        <w:spacing w:after="80" w:lineRule="auto"/>
        <w:rPr>
          <w:b w:val="1"/>
          <w:bCs w:val="1"/>
          <w:sz w:val="34"/>
          <w:szCs w:val="34"/>
        </w:rPr>
      </w:pPr>
      <w:bookmarkStart w:colFirst="0" w:colLast="0" w:name="_gjcbz9xp4w0z" w:id="978"/>
      <w:bookmarkEnd w:id="978"/>
      <w:r w:rsidDel="00000000" w:rsidR="00000000" w:rsidRPr="00000000">
        <w:rPr>
          <w:b w:val="1"/>
          <w:bCs w:val="1"/>
          <w:sz w:val="34"/>
          <w:szCs w:val="34"/>
          <w:rtl w:val="0"/>
        </w:rPr>
        <w:t xml:space="preserve">6) Documentation You Must Request (Non-Negotiable)</w:t>
      </w:r>
    </w:p>
    <w:p w:rsidR="00000000" w:rsidDel="00000000" w:rsidP="00000000" w:rsidRDefault="00000000" w:rsidRPr="00000000" w14:paraId="00001DDE">
      <w:pPr>
        <w:pStyle w:val="Heading3"/>
        <w:keepNext w:val="0"/>
        <w:keepLines w:val="0"/>
        <w:spacing w:before="280" w:lineRule="auto"/>
        <w:rPr>
          <w:b w:val="1"/>
          <w:bCs w:val="1"/>
          <w:color w:val="000000"/>
          <w:sz w:val="26"/>
          <w:szCs w:val="26"/>
        </w:rPr>
      </w:pPr>
      <w:bookmarkStart w:colFirst="0" w:colLast="0" w:name="_mte64cnnk0r" w:id="979"/>
      <w:bookmarkEnd w:id="979"/>
      <w:r w:rsidDel="00000000" w:rsidR="00000000" w:rsidRPr="00000000">
        <w:rPr>
          <w:b w:val="1"/>
          <w:bCs w:val="1"/>
          <w:color w:val="000000"/>
          <w:sz w:val="26"/>
          <w:szCs w:val="26"/>
          <w:rtl w:val="0"/>
        </w:rPr>
        <w:t xml:space="preserve">Quality &amp; Safety</w:t>
      </w:r>
    </w:p>
    <w:p w:rsidR="00000000" w:rsidDel="00000000" w:rsidP="00000000" w:rsidRDefault="00000000" w:rsidRPr="00000000" w14:paraId="00001DDF">
      <w:pPr>
        <w:numPr>
          <w:ilvl w:val="0"/>
          <w:numId w:val="554"/>
        </w:numPr>
        <w:spacing w:after="0" w:afterAutospacing="0" w:before="240" w:lineRule="auto"/>
        <w:ind w:left="720" w:hanging="360"/>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Aflatoxin testing results (per lot)</w:t>
      </w:r>
    </w:p>
    <w:p w:rsidR="00000000" w:rsidDel="00000000" w:rsidP="00000000" w:rsidRDefault="00000000" w:rsidRPr="00000000" w14:paraId="00001DE0">
      <w:pPr>
        <w:numPr>
          <w:ilvl w:val="0"/>
          <w:numId w:val="554"/>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 COAs (micro, heavy metals, pesticides)</w:t>
      </w:r>
    </w:p>
    <w:p w:rsidR="00000000" w:rsidDel="00000000" w:rsidP="00000000" w:rsidRDefault="00000000" w:rsidRPr="00000000" w14:paraId="00001DE1">
      <w:pPr>
        <w:numPr>
          <w:ilvl w:val="0"/>
          <w:numId w:val="554"/>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 HACCP plan (peanut-specific)</w:t>
      </w:r>
    </w:p>
    <w:p w:rsidR="00000000" w:rsidDel="00000000" w:rsidP="00000000" w:rsidRDefault="00000000" w:rsidRPr="00000000" w14:paraId="00001DE2">
      <w:pPr>
        <w:numPr>
          <w:ilvl w:val="0"/>
          <w:numId w:val="554"/>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 GMP certification</w:t>
      </w:r>
    </w:p>
    <w:p w:rsidR="00000000" w:rsidDel="00000000" w:rsidP="00000000" w:rsidRDefault="00000000" w:rsidRPr="00000000" w14:paraId="00001DE3">
      <w:pPr>
        <w:numPr>
          <w:ilvl w:val="0"/>
          <w:numId w:val="554"/>
        </w:numPr>
        <w:spacing w:after="240" w:before="0" w:beforeAutospacing="0" w:lineRule="auto"/>
        <w:ind w:left="720" w:hanging="360"/>
      </w:pPr>
      <w:r w:rsidDel="00000000" w:rsidR="00000000" w:rsidRPr="00000000">
        <w:rPr>
          <w:rFonts w:ascii="Fira Mono" w:cs="Fira Mono" w:eastAsia="Fira Mono" w:hAnsi="Fira Mono"/>
          <w:rtl w:val="0"/>
        </w:rPr>
        <w:t xml:space="preserve">⬜ Facility food safety certs (BRC / SQF / FSSC)</w:t>
      </w:r>
    </w:p>
    <w:p w:rsidR="00000000" w:rsidDel="00000000" w:rsidP="00000000" w:rsidRDefault="00000000" w:rsidRPr="00000000" w14:paraId="00001DE4">
      <w:pPr>
        <w:pStyle w:val="Heading3"/>
        <w:keepNext w:val="0"/>
        <w:keepLines w:val="0"/>
        <w:spacing w:before="280" w:lineRule="auto"/>
        <w:rPr>
          <w:b w:val="1"/>
          <w:bCs w:val="1"/>
          <w:color w:val="000000"/>
          <w:sz w:val="26"/>
          <w:szCs w:val="26"/>
        </w:rPr>
      </w:pPr>
      <w:bookmarkStart w:colFirst="0" w:colLast="0" w:name="_e3d88cmyu3r8" w:id="980"/>
      <w:bookmarkEnd w:id="980"/>
      <w:r w:rsidDel="00000000" w:rsidR="00000000" w:rsidRPr="00000000">
        <w:rPr>
          <w:b w:val="1"/>
          <w:bCs w:val="1"/>
          <w:color w:val="000000"/>
          <w:sz w:val="26"/>
          <w:szCs w:val="26"/>
          <w:rtl w:val="0"/>
        </w:rPr>
        <w:t xml:space="preserve">Allergen Controls</w:t>
      </w:r>
    </w:p>
    <w:p w:rsidR="00000000" w:rsidDel="00000000" w:rsidP="00000000" w:rsidRDefault="00000000" w:rsidRPr="00000000" w14:paraId="00001DE5">
      <w:pPr>
        <w:numPr>
          <w:ilvl w:val="0"/>
          <w:numId w:val="1083"/>
        </w:numPr>
        <w:spacing w:after="0" w:afterAutospacing="0" w:before="240" w:lineRule="auto"/>
        <w:ind w:left="720" w:hanging="360"/>
      </w:pPr>
      <w:r w:rsidDel="00000000" w:rsidR="00000000" w:rsidRPr="00000000">
        <w:rPr>
          <w:rFonts w:ascii="Fira Mono" w:cs="Fira Mono" w:eastAsia="Fira Mono" w:hAnsi="Fira Mono"/>
          <w:rtl w:val="0"/>
        </w:rPr>
        <w:t xml:space="preserve">⬜ Allergen matrix (what else is processed)</w:t>
      </w:r>
    </w:p>
    <w:p w:rsidR="00000000" w:rsidDel="00000000" w:rsidP="00000000" w:rsidRDefault="00000000" w:rsidRPr="00000000" w14:paraId="00001DE6">
      <w:pPr>
        <w:numPr>
          <w:ilvl w:val="0"/>
          <w:numId w:val="1083"/>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 Cleaning validation procedures</w:t>
      </w:r>
    </w:p>
    <w:p w:rsidR="00000000" w:rsidDel="00000000" w:rsidP="00000000" w:rsidRDefault="00000000" w:rsidRPr="00000000" w14:paraId="00001DE7">
      <w:pPr>
        <w:numPr>
          <w:ilvl w:val="0"/>
          <w:numId w:val="1083"/>
        </w:numPr>
        <w:spacing w:after="240" w:before="0" w:beforeAutospacing="0" w:lineRule="auto"/>
        <w:ind w:left="720" w:hanging="360"/>
      </w:pPr>
      <w:r w:rsidDel="00000000" w:rsidR="00000000" w:rsidRPr="00000000">
        <w:rPr>
          <w:rFonts w:ascii="Fira Mono" w:cs="Fira Mono" w:eastAsia="Fira Mono" w:hAnsi="Fira Mono"/>
          <w:rtl w:val="0"/>
        </w:rPr>
        <w:t xml:space="preserve">⬜ Dedicated vs shared equipment statement</w:t>
      </w:r>
    </w:p>
    <w:p w:rsidR="00000000" w:rsidDel="00000000" w:rsidP="00000000" w:rsidRDefault="00000000" w:rsidRPr="00000000" w14:paraId="00001DE8">
      <w:pPr>
        <w:pStyle w:val="Heading3"/>
        <w:keepNext w:val="0"/>
        <w:keepLines w:val="0"/>
        <w:spacing w:before="280" w:lineRule="auto"/>
        <w:rPr>
          <w:b w:val="1"/>
          <w:bCs w:val="1"/>
          <w:color w:val="000000"/>
          <w:sz w:val="26"/>
          <w:szCs w:val="26"/>
        </w:rPr>
      </w:pPr>
      <w:bookmarkStart w:colFirst="0" w:colLast="0" w:name="_5ptqlcpjhgn4" w:id="981"/>
      <w:bookmarkEnd w:id="981"/>
      <w:r w:rsidDel="00000000" w:rsidR="00000000" w:rsidRPr="00000000">
        <w:rPr>
          <w:b w:val="1"/>
          <w:bCs w:val="1"/>
          <w:color w:val="000000"/>
          <w:sz w:val="26"/>
          <w:szCs w:val="26"/>
          <w:rtl w:val="0"/>
        </w:rPr>
        <w:t xml:space="preserve">Regulatory &amp; Legal</w:t>
      </w:r>
    </w:p>
    <w:p w:rsidR="00000000" w:rsidDel="00000000" w:rsidP="00000000" w:rsidRDefault="00000000" w:rsidRPr="00000000" w14:paraId="00001DE9">
      <w:pPr>
        <w:numPr>
          <w:ilvl w:val="0"/>
          <w:numId w:val="649"/>
        </w:numPr>
        <w:spacing w:after="0" w:afterAutospacing="0" w:before="240" w:lineRule="auto"/>
        <w:ind w:left="720" w:hanging="360"/>
      </w:pPr>
      <w:r w:rsidDel="00000000" w:rsidR="00000000" w:rsidRPr="00000000">
        <w:rPr>
          <w:rFonts w:ascii="Fira Mono" w:cs="Fira Mono" w:eastAsia="Fira Mono" w:hAnsi="Fira Mono"/>
          <w:rtl w:val="0"/>
        </w:rPr>
        <w:t xml:space="preserve">⬜ FDA facility registration</w:t>
      </w:r>
    </w:p>
    <w:p w:rsidR="00000000" w:rsidDel="00000000" w:rsidP="00000000" w:rsidRDefault="00000000" w:rsidRPr="00000000" w14:paraId="00001DEA">
      <w:pPr>
        <w:numPr>
          <w:ilvl w:val="0"/>
          <w:numId w:val="649"/>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 Product liability insurance (limits)</w:t>
      </w:r>
    </w:p>
    <w:p w:rsidR="00000000" w:rsidDel="00000000" w:rsidP="00000000" w:rsidRDefault="00000000" w:rsidRPr="00000000" w14:paraId="00001DEB">
      <w:pPr>
        <w:numPr>
          <w:ilvl w:val="0"/>
          <w:numId w:val="649"/>
        </w:numPr>
        <w:spacing w:after="240" w:before="0" w:beforeAutospacing="0" w:lineRule="auto"/>
        <w:ind w:left="720" w:hanging="360"/>
      </w:pPr>
      <w:r w:rsidDel="00000000" w:rsidR="00000000" w:rsidRPr="00000000">
        <w:rPr>
          <w:rFonts w:ascii="Fira Mono" w:cs="Fira Mono" w:eastAsia="Fira Mono" w:hAnsi="Fira Mono"/>
          <w:rtl w:val="0"/>
        </w:rPr>
        <w:t xml:space="preserve">⬜ Recall history (last 5 years)</w:t>
      </w:r>
    </w:p>
    <w:p w:rsidR="00000000" w:rsidDel="00000000" w:rsidP="00000000" w:rsidRDefault="00000000" w:rsidRPr="00000000" w14:paraId="00001D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D">
      <w:pPr>
        <w:pStyle w:val="Heading2"/>
        <w:keepNext w:val="0"/>
        <w:keepLines w:val="0"/>
        <w:spacing w:after="80" w:lineRule="auto"/>
        <w:rPr>
          <w:b w:val="1"/>
          <w:bCs w:val="1"/>
          <w:sz w:val="34"/>
          <w:szCs w:val="34"/>
        </w:rPr>
      </w:pPr>
      <w:bookmarkStart w:colFirst="0" w:colLast="0" w:name="_25kcm9qoylm6" w:id="982"/>
      <w:bookmarkEnd w:id="982"/>
      <w:r w:rsidDel="00000000" w:rsidR="00000000" w:rsidRPr="00000000">
        <w:rPr>
          <w:b w:val="1"/>
          <w:bCs w:val="1"/>
          <w:sz w:val="34"/>
          <w:szCs w:val="34"/>
          <w:rtl w:val="0"/>
        </w:rPr>
        <w:t xml:space="preserve">7) Labeling &amp; Marketing Considerations (Critical)</w:t>
      </w:r>
    </w:p>
    <w:p w:rsidR="00000000" w:rsidDel="00000000" w:rsidP="00000000" w:rsidRDefault="00000000" w:rsidRPr="00000000" w14:paraId="00001DEE">
      <w:pPr>
        <w:spacing w:after="240" w:before="240" w:lineRule="auto"/>
        <w:rPr>
          <w:b w:val="1"/>
          <w:bCs w:val="1"/>
        </w:rPr>
      </w:pPr>
      <w:r w:rsidDel="00000000" w:rsidR="00000000" w:rsidRPr="00000000">
        <w:rPr>
          <w:b w:val="1"/>
          <w:bCs w:val="1"/>
          <w:rtl w:val="0"/>
        </w:rPr>
        <w:t xml:space="preserve">On your ingredient list:</w:t>
      </w:r>
    </w:p>
    <w:p w:rsidR="00000000" w:rsidDel="00000000" w:rsidP="00000000" w:rsidRDefault="00000000" w:rsidRPr="00000000" w14:paraId="00001DEF">
      <w:pPr>
        <w:numPr>
          <w:ilvl w:val="0"/>
          <w:numId w:val="1061"/>
        </w:numPr>
        <w:spacing w:after="240" w:before="240" w:lineRule="auto"/>
        <w:ind w:left="720" w:hanging="360"/>
      </w:pPr>
      <w:r w:rsidDel="00000000" w:rsidR="00000000" w:rsidRPr="00000000">
        <w:rPr>
          <w:rFonts w:ascii="Arial Unicode MS" w:cs="Arial Unicode MS" w:eastAsia="Arial Unicode MS" w:hAnsi="Arial Unicode MS"/>
          <w:rtl w:val="0"/>
        </w:rPr>
        <w:t xml:space="preserve">“Peanuts” → mandatory allergen disclosure</w:t>
      </w:r>
    </w:p>
    <w:p w:rsidR="00000000" w:rsidDel="00000000" w:rsidP="00000000" w:rsidRDefault="00000000" w:rsidRPr="00000000" w14:paraId="00001DF0">
      <w:pPr>
        <w:spacing w:after="240" w:before="240" w:lineRule="auto"/>
        <w:rPr>
          <w:b w:val="1"/>
          <w:bCs w:val="1"/>
        </w:rPr>
      </w:pPr>
      <w:r w:rsidDel="00000000" w:rsidR="00000000" w:rsidRPr="00000000">
        <w:rPr>
          <w:b w:val="1"/>
          <w:bCs w:val="1"/>
          <w:rtl w:val="0"/>
        </w:rPr>
        <w:t xml:space="preserve">Claims to avoid without proof:</w:t>
      </w:r>
    </w:p>
    <w:p w:rsidR="00000000" w:rsidDel="00000000" w:rsidP="00000000" w:rsidRDefault="00000000" w:rsidRPr="00000000" w14:paraId="00001DF1">
      <w:pPr>
        <w:numPr>
          <w:ilvl w:val="0"/>
          <w:numId w:val="162"/>
        </w:numPr>
        <w:spacing w:after="0" w:afterAutospacing="0" w:before="240" w:lineRule="auto"/>
        <w:ind w:left="720" w:hanging="360"/>
      </w:pPr>
      <w:r w:rsidDel="00000000" w:rsidR="00000000" w:rsidRPr="00000000">
        <w:rPr>
          <w:rtl w:val="0"/>
        </w:rPr>
        <w:t xml:space="preserve">“Clean peanuts”</w:t>
      </w:r>
    </w:p>
    <w:p w:rsidR="00000000" w:rsidDel="00000000" w:rsidP="00000000" w:rsidRDefault="00000000" w:rsidRPr="00000000" w14:paraId="00001DF2">
      <w:pPr>
        <w:numPr>
          <w:ilvl w:val="0"/>
          <w:numId w:val="162"/>
        </w:numPr>
        <w:spacing w:after="0" w:afterAutospacing="0" w:before="0" w:beforeAutospacing="0" w:lineRule="auto"/>
        <w:ind w:left="720" w:hanging="360"/>
      </w:pPr>
      <w:r w:rsidDel="00000000" w:rsidR="00000000" w:rsidRPr="00000000">
        <w:rPr>
          <w:rtl w:val="0"/>
        </w:rPr>
        <w:t xml:space="preserve">“Low aflatoxin”</w:t>
      </w:r>
    </w:p>
    <w:p w:rsidR="00000000" w:rsidDel="00000000" w:rsidP="00000000" w:rsidRDefault="00000000" w:rsidRPr="00000000" w14:paraId="00001DF3">
      <w:pPr>
        <w:numPr>
          <w:ilvl w:val="0"/>
          <w:numId w:val="162"/>
        </w:numPr>
        <w:spacing w:after="0" w:afterAutospacing="0" w:before="0" w:beforeAutospacing="0" w:lineRule="auto"/>
        <w:ind w:left="720" w:hanging="360"/>
      </w:pPr>
      <w:r w:rsidDel="00000000" w:rsidR="00000000" w:rsidRPr="00000000">
        <w:rPr>
          <w:rtl w:val="0"/>
        </w:rPr>
        <w:t xml:space="preserve">“Sustainably farmed”</w:t>
      </w:r>
    </w:p>
    <w:p w:rsidR="00000000" w:rsidDel="00000000" w:rsidP="00000000" w:rsidRDefault="00000000" w:rsidRPr="00000000" w14:paraId="00001DF4">
      <w:pPr>
        <w:numPr>
          <w:ilvl w:val="0"/>
          <w:numId w:val="162"/>
        </w:numPr>
        <w:spacing w:after="240" w:before="0" w:beforeAutospacing="0" w:lineRule="auto"/>
        <w:ind w:left="720" w:hanging="360"/>
      </w:pPr>
      <w:r w:rsidDel="00000000" w:rsidR="00000000" w:rsidRPr="00000000">
        <w:rPr>
          <w:rtl w:val="0"/>
        </w:rPr>
        <w:t xml:space="preserve">“Regenerative”</w:t>
      </w:r>
    </w:p>
    <w:p w:rsidR="00000000" w:rsidDel="00000000" w:rsidP="00000000" w:rsidRDefault="00000000" w:rsidRPr="00000000" w14:paraId="00001DF5">
      <w:pPr>
        <w:spacing w:after="240" w:before="240" w:lineRule="auto"/>
        <w:rPr/>
      </w:pPr>
      <w:r w:rsidDel="00000000" w:rsidR="00000000" w:rsidRPr="00000000">
        <w:rPr>
          <w:rtl w:val="0"/>
        </w:rPr>
        <w:t xml:space="preserve">Unless SESAJAL provides </w:t>
      </w:r>
      <w:r w:rsidDel="00000000" w:rsidR="00000000" w:rsidRPr="00000000">
        <w:rPr>
          <w:b w:val="1"/>
          <w:bCs w:val="1"/>
          <w:rtl w:val="0"/>
        </w:rPr>
        <w:t xml:space="preserve">written substantiation</w:t>
      </w:r>
      <w:r w:rsidDel="00000000" w:rsidR="00000000" w:rsidRPr="00000000">
        <w:rPr>
          <w:rtl w:val="0"/>
        </w:rPr>
        <w:t xml:space="preserve">, these are risky.</w:t>
      </w:r>
    </w:p>
    <w:p w:rsidR="00000000" w:rsidDel="00000000" w:rsidP="00000000" w:rsidRDefault="00000000" w:rsidRPr="00000000" w14:paraId="00001DF6">
      <w:pPr>
        <w:spacing w:after="240" w:before="240" w:lineRule="auto"/>
        <w:rPr>
          <w:b w:val="1"/>
          <w:bCs w:val="1"/>
        </w:rPr>
      </w:pPr>
      <w:r w:rsidDel="00000000" w:rsidR="00000000" w:rsidRPr="00000000">
        <w:rPr>
          <w:b w:val="1"/>
          <w:bCs w:val="1"/>
          <w:rtl w:val="0"/>
        </w:rPr>
        <w:t xml:space="preserve">Organic status:</w:t>
      </w:r>
    </w:p>
    <w:p w:rsidR="00000000" w:rsidDel="00000000" w:rsidP="00000000" w:rsidRDefault="00000000" w:rsidRPr="00000000" w14:paraId="00001DF7">
      <w:pPr>
        <w:numPr>
          <w:ilvl w:val="0"/>
          <w:numId w:val="906"/>
        </w:numPr>
        <w:spacing w:after="0" w:afterAutospacing="0" w:before="240" w:lineRule="auto"/>
        <w:ind w:left="720" w:hanging="360"/>
      </w:pPr>
      <w:r w:rsidDel="00000000" w:rsidR="00000000" w:rsidRPr="00000000">
        <w:rPr>
          <w:rtl w:val="0"/>
        </w:rPr>
        <w:t xml:space="preserve">SESAJAL handles both conventional and organic commodities</w:t>
      </w:r>
    </w:p>
    <w:p w:rsidR="00000000" w:rsidDel="00000000" w:rsidP="00000000" w:rsidRDefault="00000000" w:rsidRPr="00000000" w14:paraId="00001DF8">
      <w:pPr>
        <w:numPr>
          <w:ilvl w:val="0"/>
          <w:numId w:val="906"/>
        </w:numPr>
        <w:spacing w:after="240" w:before="0" w:beforeAutospacing="0" w:lineRule="auto"/>
        <w:ind w:left="720" w:hanging="360"/>
      </w:pPr>
      <w:r w:rsidDel="00000000" w:rsidR="00000000" w:rsidRPr="00000000">
        <w:rPr>
          <w:rtl w:val="0"/>
        </w:rPr>
        <w:t xml:space="preserve">Do </w:t>
      </w:r>
      <w:r w:rsidDel="00000000" w:rsidR="00000000" w:rsidRPr="00000000">
        <w:rPr>
          <w:b w:val="1"/>
          <w:bCs w:val="1"/>
          <w:rtl w:val="0"/>
        </w:rPr>
        <w:t xml:space="preserve">not assume organic peanuts</w:t>
      </w:r>
      <w:r w:rsidDel="00000000" w:rsidR="00000000" w:rsidRPr="00000000">
        <w:rPr>
          <w:rtl w:val="0"/>
        </w:rPr>
        <w:t xml:space="preserve"> unless explicitly certified and documented</w:t>
      </w:r>
    </w:p>
    <w:p w:rsidR="00000000" w:rsidDel="00000000" w:rsidP="00000000" w:rsidRDefault="00000000" w:rsidRPr="00000000" w14:paraId="00001D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A">
      <w:pPr>
        <w:pStyle w:val="Heading2"/>
        <w:keepNext w:val="0"/>
        <w:keepLines w:val="0"/>
        <w:spacing w:after="80" w:lineRule="auto"/>
        <w:rPr>
          <w:b w:val="1"/>
          <w:bCs w:val="1"/>
          <w:sz w:val="34"/>
          <w:szCs w:val="34"/>
        </w:rPr>
      </w:pPr>
      <w:bookmarkStart w:colFirst="0" w:colLast="0" w:name="_78053nczhpre" w:id="983"/>
      <w:bookmarkEnd w:id="983"/>
      <w:r w:rsidDel="00000000" w:rsidR="00000000" w:rsidRPr="00000000">
        <w:rPr>
          <w:b w:val="1"/>
          <w:bCs w:val="1"/>
          <w:sz w:val="34"/>
          <w:szCs w:val="34"/>
          <w:rtl w:val="0"/>
        </w:rPr>
        <w:t xml:space="preserve">8) Preliminary Scorecard (Pre-Audit)</w:t>
      </w:r>
    </w:p>
    <w:tbl>
      <w:tblPr>
        <w:tblStyle w:val="Table12"/>
        <w:tblW w:w="5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
        <w:gridCol w:w="2255"/>
        <w:tblGridChange w:id="0">
          <w:tblGrid>
            <w:gridCol w:w="3140"/>
            <w:gridCol w:w="22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B">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C">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D">
            <w:pPr>
              <w:rPr/>
            </w:pPr>
            <w:r w:rsidDel="00000000" w:rsidR="00000000" w:rsidRPr="00000000">
              <w:rPr>
                <w:rtl w:val="0"/>
              </w:rPr>
              <w:t xml:space="preserve">Supply reliability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E">
            <w:pPr>
              <w:rPr/>
            </w:pPr>
            <w:r w:rsidDel="00000000" w:rsidR="00000000" w:rsidRPr="00000000">
              <w:rPr>
                <w:rtl w:val="0"/>
              </w:rPr>
              <w:t xml:space="preserve">🟢 Strong</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F">
            <w:pPr>
              <w:rPr/>
            </w:pPr>
            <w:r w:rsidDel="00000000" w:rsidR="00000000" w:rsidRPr="00000000">
              <w:rPr>
                <w:rtl w:val="0"/>
              </w:rPr>
              <w:t xml:space="preserve">Scale &amp; capacity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0">
            <w:pPr>
              <w:rPr/>
            </w:pPr>
            <w:r w:rsidDel="00000000" w:rsidR="00000000" w:rsidRPr="00000000">
              <w:rPr>
                <w:rtl w:val="0"/>
              </w:rPr>
              <w:t xml:space="preserve">🟢 Strong</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1">
            <w:pPr>
              <w:rPr/>
            </w:pPr>
            <w:r w:rsidDel="00000000" w:rsidR="00000000" w:rsidRPr="00000000">
              <w:rPr>
                <w:rtl w:val="0"/>
              </w:rPr>
              <w:t xml:space="preserve">Allergen risk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2">
            <w:pPr>
              <w:rPr/>
            </w:pPr>
            <w:r w:rsidDel="00000000" w:rsidR="00000000" w:rsidRPr="00000000">
              <w:rPr>
                <w:rtl w:val="0"/>
              </w:rPr>
              <w:t xml:space="preserve">🔴 High (inherent)</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3">
            <w:pPr>
              <w:rPr/>
            </w:pPr>
            <w:r w:rsidDel="00000000" w:rsidR="00000000" w:rsidRPr="00000000">
              <w:rPr>
                <w:rtl w:val="0"/>
              </w:rPr>
              <w:t xml:space="preserve">Contaminant risk (aflatoxin)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4">
            <w:pPr>
              <w:rPr/>
            </w:pPr>
            <w:r w:rsidDel="00000000" w:rsidR="00000000" w:rsidRPr="00000000">
              <w:rPr>
                <w:rtl w:val="0"/>
              </w:rPr>
              <w:t xml:space="preserve">🔴 High</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5">
            <w:pPr>
              <w:rPr/>
            </w:pPr>
            <w:r w:rsidDel="00000000" w:rsidR="00000000" w:rsidRPr="00000000">
              <w:rPr>
                <w:rtl w:val="0"/>
              </w:rPr>
              <w:t xml:space="preserve">Transparency (public)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6">
            <w:pPr>
              <w:rPr/>
            </w:pPr>
            <w:r w:rsidDel="00000000" w:rsidR="00000000" w:rsidRPr="00000000">
              <w:rPr>
                <w:rtl w:val="0"/>
              </w:rPr>
              <w:t xml:space="preserve">🟡 Limited</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7">
            <w:pPr>
              <w:rPr/>
            </w:pPr>
            <w:r w:rsidDel="00000000" w:rsidR="00000000" w:rsidRPr="00000000">
              <w:rPr>
                <w:rtl w:val="0"/>
              </w:rPr>
              <w:t xml:space="preserve">Brand alignment (MD Health)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8">
            <w:pPr>
              <w:rPr/>
            </w:pPr>
            <w:r w:rsidDel="00000000" w:rsidR="00000000" w:rsidRPr="00000000">
              <w:rPr>
                <w:rtl w:val="0"/>
              </w:rPr>
              <w:t xml:space="preserve">🟡 Needs evaluation</w:t>
            </w:r>
          </w:p>
        </w:tc>
      </w:tr>
    </w:tbl>
    <w:p w:rsidR="00000000" w:rsidDel="00000000" w:rsidP="00000000" w:rsidRDefault="00000000" w:rsidRPr="00000000" w14:paraId="00001E09">
      <w:pPr>
        <w:spacing w:after="240" w:before="240" w:lineRule="auto"/>
        <w:rPr>
          <w:i w:val="1"/>
          <w:iCs w:val="1"/>
        </w:rPr>
      </w:pPr>
      <w:r w:rsidDel="00000000" w:rsidR="00000000" w:rsidRPr="00000000">
        <w:rPr>
          <w:b w:val="1"/>
          <w:bCs w:val="1"/>
          <w:rtl w:val="0"/>
        </w:rPr>
        <w:t xml:space="preserve">Overall Status:</w:t>
      </w:r>
      <w:r w:rsidDel="00000000" w:rsidR="00000000" w:rsidRPr="00000000">
        <w:rPr>
          <w:rtl w:val="0"/>
        </w:rPr>
        <w:t xml:space="preserve"> 🟡 </w:t>
      </w:r>
      <w:r w:rsidDel="00000000" w:rsidR="00000000" w:rsidRPr="00000000">
        <w:rPr>
          <w:i w:val="1"/>
          <w:iCs w:val="1"/>
          <w:rtl w:val="0"/>
        </w:rPr>
        <w:t xml:space="preserve">Conditionally acceptable — heavy documentation required</w:t>
      </w:r>
    </w:p>
    <w:p w:rsidR="00000000" w:rsidDel="00000000" w:rsidP="00000000" w:rsidRDefault="00000000" w:rsidRPr="00000000" w14:paraId="00001E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B">
      <w:pPr>
        <w:pStyle w:val="Heading2"/>
        <w:keepNext w:val="0"/>
        <w:keepLines w:val="0"/>
        <w:spacing w:after="80" w:lineRule="auto"/>
        <w:rPr>
          <w:b w:val="1"/>
          <w:bCs w:val="1"/>
          <w:sz w:val="34"/>
          <w:szCs w:val="34"/>
        </w:rPr>
      </w:pPr>
      <w:bookmarkStart w:colFirst="0" w:colLast="0" w:name="_xlhw3q25jpid" w:id="984"/>
      <w:bookmarkEnd w:id="984"/>
      <w:r w:rsidDel="00000000" w:rsidR="00000000" w:rsidRPr="00000000">
        <w:rPr>
          <w:b w:val="1"/>
          <w:bCs w:val="1"/>
          <w:sz w:val="34"/>
          <w:szCs w:val="34"/>
          <w:rtl w:val="0"/>
        </w:rPr>
        <w:t xml:space="preserve">9) Open Questions for SESAJAL (Send This List)</w:t>
      </w:r>
    </w:p>
    <w:p w:rsidR="00000000" w:rsidDel="00000000" w:rsidP="00000000" w:rsidRDefault="00000000" w:rsidRPr="00000000" w14:paraId="00001E0C">
      <w:pPr>
        <w:numPr>
          <w:ilvl w:val="0"/>
          <w:numId w:val="507"/>
        </w:numPr>
        <w:spacing w:after="0" w:afterAutospacing="0" w:before="240" w:lineRule="auto"/>
        <w:ind w:left="720" w:hanging="360"/>
      </w:pPr>
      <w:r w:rsidDel="00000000" w:rsidR="00000000" w:rsidRPr="00000000">
        <w:rPr>
          <w:rtl w:val="0"/>
        </w:rPr>
        <w:t xml:space="preserve">What </w:t>
      </w:r>
      <w:r w:rsidDel="00000000" w:rsidR="00000000" w:rsidRPr="00000000">
        <w:rPr>
          <w:b w:val="1"/>
          <w:bCs w:val="1"/>
          <w:rtl w:val="0"/>
        </w:rPr>
        <w:t xml:space="preserve">peanut formats</w:t>
      </w:r>
      <w:r w:rsidDel="00000000" w:rsidR="00000000" w:rsidRPr="00000000">
        <w:rPr>
          <w:rtl w:val="0"/>
        </w:rPr>
        <w:t xml:space="preserve"> do you supply (raw, roasted, blanched, pieces)?</w:t>
      </w:r>
    </w:p>
    <w:p w:rsidR="00000000" w:rsidDel="00000000" w:rsidP="00000000" w:rsidRDefault="00000000" w:rsidRPr="00000000" w14:paraId="00001E0D">
      <w:pPr>
        <w:numPr>
          <w:ilvl w:val="0"/>
          <w:numId w:val="507"/>
        </w:numPr>
        <w:spacing w:after="0" w:afterAutospacing="0" w:before="0" w:beforeAutospacing="0" w:lineRule="auto"/>
        <w:ind w:left="720" w:hanging="360"/>
      </w:pPr>
      <w:r w:rsidDel="00000000" w:rsidR="00000000" w:rsidRPr="00000000">
        <w:rPr>
          <w:rtl w:val="0"/>
        </w:rPr>
        <w:t xml:space="preserve">What </w:t>
      </w:r>
      <w:r w:rsidDel="00000000" w:rsidR="00000000" w:rsidRPr="00000000">
        <w:rPr>
          <w:b w:val="1"/>
          <w:bCs w:val="1"/>
          <w:rtl w:val="0"/>
        </w:rPr>
        <w:t xml:space="preserve">countries of origin</w:t>
      </w:r>
      <w:r w:rsidDel="00000000" w:rsidR="00000000" w:rsidRPr="00000000">
        <w:rPr>
          <w:rtl w:val="0"/>
        </w:rPr>
        <w:t xml:space="preserve"> are currently in rotation?</w:t>
      </w:r>
    </w:p>
    <w:p w:rsidR="00000000" w:rsidDel="00000000" w:rsidP="00000000" w:rsidRDefault="00000000" w:rsidRPr="00000000" w14:paraId="00001E0E">
      <w:pPr>
        <w:numPr>
          <w:ilvl w:val="0"/>
          <w:numId w:val="507"/>
        </w:numPr>
        <w:spacing w:after="0" w:afterAutospacing="0" w:before="0" w:beforeAutospacing="0" w:lineRule="auto"/>
        <w:ind w:left="720" w:hanging="360"/>
      </w:pPr>
      <w:r w:rsidDel="00000000" w:rsidR="00000000" w:rsidRPr="00000000">
        <w:rPr>
          <w:rtl w:val="0"/>
        </w:rPr>
        <w:t xml:space="preserve">What is your </w:t>
      </w:r>
      <w:r w:rsidDel="00000000" w:rsidR="00000000" w:rsidRPr="00000000">
        <w:rPr>
          <w:b w:val="1"/>
          <w:bCs w:val="1"/>
          <w:rtl w:val="0"/>
        </w:rPr>
        <w:t xml:space="preserve">aflatoxin testing protocol</w:t>
      </w:r>
      <w:r w:rsidDel="00000000" w:rsidR="00000000" w:rsidRPr="00000000">
        <w:rPr>
          <w:rtl w:val="0"/>
        </w:rPr>
        <w:t xml:space="preserve"> (frequency + limits)?</w:t>
      </w:r>
    </w:p>
    <w:p w:rsidR="00000000" w:rsidDel="00000000" w:rsidP="00000000" w:rsidRDefault="00000000" w:rsidRPr="00000000" w14:paraId="00001E0F">
      <w:pPr>
        <w:numPr>
          <w:ilvl w:val="0"/>
          <w:numId w:val="507"/>
        </w:numPr>
        <w:spacing w:after="0" w:afterAutospacing="0" w:before="0" w:beforeAutospacing="0" w:lineRule="auto"/>
        <w:ind w:left="720" w:hanging="360"/>
      </w:pPr>
      <w:r w:rsidDel="00000000" w:rsidR="00000000" w:rsidRPr="00000000">
        <w:rPr>
          <w:rtl w:val="0"/>
        </w:rPr>
        <w:t xml:space="preserve">Are peanuts processed on </w:t>
      </w:r>
      <w:r w:rsidDel="00000000" w:rsidR="00000000" w:rsidRPr="00000000">
        <w:rPr>
          <w:b w:val="1"/>
          <w:bCs w:val="1"/>
          <w:rtl w:val="0"/>
        </w:rPr>
        <w:t xml:space="preserve">dedicated lines</w:t>
      </w:r>
      <w:r w:rsidDel="00000000" w:rsidR="00000000" w:rsidRPr="00000000">
        <w:rPr>
          <w:rtl w:val="0"/>
        </w:rPr>
        <w:t xml:space="preserve">?</w:t>
      </w:r>
    </w:p>
    <w:p w:rsidR="00000000" w:rsidDel="00000000" w:rsidP="00000000" w:rsidRDefault="00000000" w:rsidRPr="00000000" w14:paraId="00001E10">
      <w:pPr>
        <w:numPr>
          <w:ilvl w:val="0"/>
          <w:numId w:val="507"/>
        </w:numPr>
        <w:spacing w:after="0" w:afterAutospacing="0" w:before="0" w:beforeAutospacing="0" w:lineRule="auto"/>
        <w:ind w:left="720" w:hanging="360"/>
      </w:pPr>
      <w:r w:rsidDel="00000000" w:rsidR="00000000" w:rsidRPr="00000000">
        <w:rPr>
          <w:rtl w:val="0"/>
        </w:rPr>
        <w:t xml:space="preserve">What food safety certifications do your peanut facilities hold?</w:t>
      </w:r>
    </w:p>
    <w:p w:rsidR="00000000" w:rsidDel="00000000" w:rsidP="00000000" w:rsidRDefault="00000000" w:rsidRPr="00000000" w14:paraId="00001E11">
      <w:pPr>
        <w:numPr>
          <w:ilvl w:val="0"/>
          <w:numId w:val="507"/>
        </w:numPr>
        <w:spacing w:after="0" w:afterAutospacing="0" w:before="0" w:beforeAutospacing="0" w:lineRule="auto"/>
        <w:ind w:left="720" w:hanging="360"/>
      </w:pPr>
      <w:r w:rsidDel="00000000" w:rsidR="00000000" w:rsidRPr="00000000">
        <w:rPr>
          <w:rtl w:val="0"/>
        </w:rPr>
        <w:t xml:space="preserve">Can you provide </w:t>
      </w:r>
      <w:r w:rsidDel="00000000" w:rsidR="00000000" w:rsidRPr="00000000">
        <w:rPr>
          <w:b w:val="1"/>
          <w:bCs w:val="1"/>
          <w:rtl w:val="0"/>
        </w:rPr>
        <w:t xml:space="preserve">COAs per lot</w:t>
      </w:r>
      <w:r w:rsidDel="00000000" w:rsidR="00000000" w:rsidRPr="00000000">
        <w:rPr>
          <w:rtl w:val="0"/>
        </w:rPr>
        <w:t xml:space="preserve">?</w:t>
      </w:r>
    </w:p>
    <w:p w:rsidR="00000000" w:rsidDel="00000000" w:rsidP="00000000" w:rsidRDefault="00000000" w:rsidRPr="00000000" w14:paraId="00001E12">
      <w:pPr>
        <w:numPr>
          <w:ilvl w:val="0"/>
          <w:numId w:val="507"/>
        </w:numPr>
        <w:spacing w:after="240" w:before="0" w:beforeAutospacing="0" w:lineRule="auto"/>
        <w:ind w:left="720" w:hanging="360"/>
      </w:pPr>
      <w:r w:rsidDel="00000000" w:rsidR="00000000" w:rsidRPr="00000000">
        <w:rPr>
          <w:rtl w:val="0"/>
        </w:rPr>
        <w:t xml:space="preserve">MOQ, lead times, and price stability?</w:t>
      </w:r>
    </w:p>
    <w:p w:rsidR="00000000" w:rsidDel="00000000" w:rsidP="00000000" w:rsidRDefault="00000000" w:rsidRPr="00000000" w14:paraId="00001E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4">
      <w:pPr>
        <w:pStyle w:val="Heading2"/>
        <w:keepNext w:val="0"/>
        <w:keepLines w:val="0"/>
        <w:spacing w:after="80" w:lineRule="auto"/>
        <w:rPr>
          <w:b w:val="1"/>
          <w:bCs w:val="1"/>
          <w:sz w:val="34"/>
          <w:szCs w:val="34"/>
        </w:rPr>
      </w:pPr>
      <w:bookmarkStart w:colFirst="0" w:colLast="0" w:name="_a3ppm7se0ilr" w:id="985"/>
      <w:bookmarkEnd w:id="985"/>
      <w:r w:rsidDel="00000000" w:rsidR="00000000" w:rsidRPr="00000000">
        <w:rPr>
          <w:b w:val="1"/>
          <w:bCs w:val="1"/>
          <w:sz w:val="34"/>
          <w:szCs w:val="34"/>
          <w:rtl w:val="0"/>
        </w:rPr>
        <w:t xml:space="preserve">10) Internal Notes (MD Health Only)</w:t>
      </w:r>
    </w:p>
    <w:p w:rsidR="00000000" w:rsidDel="00000000" w:rsidP="00000000" w:rsidRDefault="00000000" w:rsidRPr="00000000" w14:paraId="00001E15">
      <w:pPr>
        <w:spacing w:after="240" w:before="240" w:lineRule="auto"/>
        <w:rPr>
          <w:i w:val="1"/>
          <w:iCs w:val="1"/>
        </w:rPr>
      </w:pPr>
      <w:r w:rsidDel="00000000" w:rsidR="00000000" w:rsidRPr="00000000">
        <w:rPr>
          <w:i w:val="1"/>
          <w:iCs w:val="1"/>
          <w:rtl w:val="0"/>
        </w:rPr>
        <w:t xml:space="preserve">(Fill after samples + testing)</w:t>
      </w:r>
    </w:p>
    <w:p w:rsidR="00000000" w:rsidDel="00000000" w:rsidP="00000000" w:rsidRDefault="00000000" w:rsidRPr="00000000" w14:paraId="00001E16">
      <w:pPr>
        <w:numPr>
          <w:ilvl w:val="0"/>
          <w:numId w:val="2"/>
        </w:numPr>
        <w:spacing w:after="0" w:afterAutospacing="0" w:before="240" w:lineRule="auto"/>
        <w:ind w:left="720" w:hanging="360"/>
      </w:pPr>
      <w:r w:rsidDel="00000000" w:rsidR="00000000" w:rsidRPr="00000000">
        <w:rPr>
          <w:rtl w:val="0"/>
        </w:rPr>
        <w:t xml:space="preserve">Sensory performance in bar:</w:t>
      </w:r>
    </w:p>
    <w:p w:rsidR="00000000" w:rsidDel="00000000" w:rsidP="00000000" w:rsidRDefault="00000000" w:rsidRPr="00000000" w14:paraId="00001E17">
      <w:pPr>
        <w:numPr>
          <w:ilvl w:val="0"/>
          <w:numId w:val="2"/>
        </w:numPr>
        <w:spacing w:after="0" w:afterAutospacing="0" w:before="0" w:beforeAutospacing="0" w:lineRule="auto"/>
        <w:ind w:left="720" w:hanging="360"/>
      </w:pPr>
      <w:r w:rsidDel="00000000" w:rsidR="00000000" w:rsidRPr="00000000">
        <w:rPr>
          <w:rtl w:val="0"/>
        </w:rPr>
        <w:t xml:space="preserve">Texture over shelf life:</w:t>
      </w:r>
    </w:p>
    <w:p w:rsidR="00000000" w:rsidDel="00000000" w:rsidP="00000000" w:rsidRDefault="00000000" w:rsidRPr="00000000" w14:paraId="00001E18">
      <w:pPr>
        <w:numPr>
          <w:ilvl w:val="0"/>
          <w:numId w:val="2"/>
        </w:numPr>
        <w:spacing w:after="0" w:afterAutospacing="0" w:before="0" w:beforeAutospacing="0" w:lineRule="auto"/>
        <w:ind w:left="720" w:hanging="360"/>
      </w:pPr>
      <w:r w:rsidDel="00000000" w:rsidR="00000000" w:rsidRPr="00000000">
        <w:rPr>
          <w:rtl w:val="0"/>
        </w:rPr>
        <w:t xml:space="preserve">Moisture migration risk:</w:t>
      </w:r>
    </w:p>
    <w:p w:rsidR="00000000" w:rsidDel="00000000" w:rsidP="00000000" w:rsidRDefault="00000000" w:rsidRPr="00000000" w14:paraId="00001E19">
      <w:pPr>
        <w:numPr>
          <w:ilvl w:val="0"/>
          <w:numId w:val="2"/>
        </w:numPr>
        <w:spacing w:after="0" w:afterAutospacing="0" w:before="0" w:beforeAutospacing="0" w:lineRule="auto"/>
        <w:ind w:left="720" w:hanging="360"/>
      </w:pPr>
      <w:r w:rsidDel="00000000" w:rsidR="00000000" w:rsidRPr="00000000">
        <w:rPr>
          <w:rtl w:val="0"/>
        </w:rPr>
        <w:t xml:space="preserve">Cost per kg landed:</w:t>
      </w:r>
    </w:p>
    <w:p w:rsidR="00000000" w:rsidDel="00000000" w:rsidP="00000000" w:rsidRDefault="00000000" w:rsidRPr="00000000" w14:paraId="00001E1A">
      <w:pPr>
        <w:numPr>
          <w:ilvl w:val="0"/>
          <w:numId w:val="2"/>
        </w:numPr>
        <w:spacing w:after="240" w:before="0" w:beforeAutospacing="0" w:lineRule="auto"/>
        <w:ind w:left="720" w:hanging="360"/>
      </w:pPr>
      <w:r w:rsidDel="00000000" w:rsidR="00000000" w:rsidRPr="00000000">
        <w:rPr>
          <w:rtl w:val="0"/>
        </w:rPr>
        <w:t xml:space="preserve">Backup supplier identified?</w:t>
      </w:r>
    </w:p>
    <w:p w:rsidR="00000000" w:rsidDel="00000000" w:rsidP="00000000" w:rsidRDefault="00000000" w:rsidRPr="00000000" w14:paraId="00001E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C">
      <w:pPr>
        <w:pStyle w:val="Heading3"/>
        <w:keepNext w:val="0"/>
        <w:keepLines w:val="0"/>
        <w:spacing w:before="280" w:lineRule="auto"/>
        <w:rPr>
          <w:b w:val="1"/>
          <w:bCs w:val="1"/>
          <w:color w:val="000000"/>
          <w:sz w:val="26"/>
          <w:szCs w:val="26"/>
        </w:rPr>
      </w:pPr>
      <w:bookmarkStart w:colFirst="0" w:colLast="0" w:name="_i1b6vzhihke4" w:id="986"/>
      <w:bookmarkEnd w:id="986"/>
      <w:r w:rsidDel="00000000" w:rsidR="00000000" w:rsidRPr="00000000">
        <w:rPr>
          <w:b w:val="1"/>
          <w:bCs w:val="1"/>
          <w:color w:val="000000"/>
          <w:sz w:val="26"/>
          <w:szCs w:val="26"/>
          <w:rtl w:val="0"/>
        </w:rPr>
        <w:t xml:space="preserve">Strategic note (blunt but important)</w:t>
      </w:r>
    </w:p>
    <w:p w:rsidR="00000000" w:rsidDel="00000000" w:rsidP="00000000" w:rsidRDefault="00000000" w:rsidRPr="00000000" w14:paraId="00001E1D">
      <w:pPr>
        <w:spacing w:after="240" w:before="240" w:lineRule="auto"/>
        <w:rPr/>
      </w:pPr>
      <w:r w:rsidDel="00000000" w:rsidR="00000000" w:rsidRPr="00000000">
        <w:rPr>
          <w:rtl w:val="0"/>
        </w:rPr>
        <w:t xml:space="preserve">If MD Health Bar is leaning </w:t>
      </w:r>
      <w:r w:rsidDel="00000000" w:rsidR="00000000" w:rsidRPr="00000000">
        <w:rPr>
          <w:b w:val="1"/>
          <w:bCs w:val="1"/>
          <w:rtl w:val="0"/>
        </w:rPr>
        <w:t xml:space="preserve">hard into gut health / inflammation reduction</w:t>
      </w:r>
      <w:r w:rsidDel="00000000" w:rsidR="00000000" w:rsidRPr="00000000">
        <w:rPr>
          <w:rtl w:val="0"/>
        </w:rPr>
        <w:t xml:space="preserve">, peanuts are </w:t>
      </w:r>
      <w:r w:rsidDel="00000000" w:rsidR="00000000" w:rsidRPr="00000000">
        <w:rPr>
          <w:b w:val="1"/>
          <w:bCs w:val="1"/>
          <w:rtl w:val="0"/>
        </w:rPr>
        <w:t xml:space="preserve">nutritionally fine but perception-sensitive</w:t>
      </w:r>
      <w:r w:rsidDel="00000000" w:rsidR="00000000" w:rsidRPr="00000000">
        <w:rPr>
          <w:rtl w:val="0"/>
        </w:rPr>
        <w:t xml:space="preserve">. Not a deal-breaker — just something to weigh against almonds, cashews, or seeds if marketing gets aggressive.</w:t>
      </w:r>
    </w:p>
    <w:p w:rsidR="00000000" w:rsidDel="00000000" w:rsidP="00000000" w:rsidRDefault="00000000" w:rsidRPr="00000000" w14:paraId="00001E1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ppuxqxm8vwg" w:id="987"/>
      <w:bookmarkEnd w:id="9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United Cocoa: Cocoa Powder</w:t>
      </w:r>
      <w:r w:rsidDel="00000000" w:rsidR="00000000" w:rsidRPr="00000000">
        <w:rPr>
          <w:rtl w:val="0"/>
        </w:rPr>
      </w:r>
    </w:p>
    <w:p w:rsidR="00000000" w:rsidDel="00000000" w:rsidP="00000000" w:rsidRDefault="00000000" w:rsidRPr="00000000" w14:paraId="00001E20">
      <w:pPr>
        <w:pStyle w:val="Heading1"/>
        <w:keepNext w:val="0"/>
        <w:keepLines w:val="0"/>
        <w:spacing w:before="480" w:lineRule="auto"/>
        <w:rPr>
          <w:b w:val="1"/>
          <w:bCs w:val="1"/>
          <w:sz w:val="46"/>
          <w:szCs w:val="46"/>
        </w:rPr>
      </w:pPr>
      <w:bookmarkStart w:colFirst="0" w:colLast="0" w:name="_vdz7ehsa5tn6" w:id="988"/>
      <w:bookmarkEnd w:id="988"/>
      <w:r w:rsidDel="00000000" w:rsidR="00000000" w:rsidRPr="00000000">
        <w:rPr>
          <w:b w:val="1"/>
          <w:bCs w:val="1"/>
          <w:sz w:val="46"/>
          <w:szCs w:val="46"/>
          <w:rtl w:val="0"/>
        </w:rPr>
        <w:t xml:space="preserve">Ingredient Supplier Brief — United Cocoa Processors, Inc.</w:t>
      </w:r>
    </w:p>
    <w:p w:rsidR="00000000" w:rsidDel="00000000" w:rsidP="00000000" w:rsidRDefault="00000000" w:rsidRPr="00000000" w14:paraId="00001E21">
      <w:pPr>
        <w:spacing w:after="240" w:before="240" w:lineRule="auto"/>
        <w:rPr/>
      </w:pPr>
      <w:r w:rsidDel="00000000" w:rsidR="00000000" w:rsidRPr="00000000">
        <w:rPr>
          <w:b w:val="1"/>
          <w:bCs w:val="1"/>
          <w:rtl w:val="0"/>
        </w:rPr>
        <w:t xml:space="preserve">Ingredient:</w:t>
      </w:r>
      <w:r w:rsidDel="00000000" w:rsidR="00000000" w:rsidRPr="00000000">
        <w:rPr>
          <w:rtl w:val="0"/>
        </w:rPr>
        <w:t xml:space="preserve"> Cocoa Powder</w:t>
        <w:br w:type="textWrapping"/>
      </w:r>
      <w:r w:rsidDel="00000000" w:rsidR="00000000" w:rsidRPr="00000000">
        <w:rPr>
          <w:b w:val="1"/>
          <w:bCs w:val="1"/>
          <w:rtl w:val="0"/>
        </w:rPr>
        <w:t xml:space="preserve">Use Case:</w:t>
      </w:r>
      <w:r w:rsidDel="00000000" w:rsidR="00000000" w:rsidRPr="00000000">
        <w:rPr>
          <w:rtl w:val="0"/>
        </w:rPr>
        <w:t xml:space="preserve"> MD Health Bar (raw ingredient sourcing)</w:t>
      </w:r>
    </w:p>
    <w:p w:rsidR="00000000" w:rsidDel="00000000" w:rsidP="00000000" w:rsidRDefault="00000000" w:rsidRPr="00000000" w14:paraId="00001E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3">
      <w:pPr>
        <w:pStyle w:val="Heading2"/>
        <w:keepNext w:val="0"/>
        <w:keepLines w:val="0"/>
        <w:spacing w:after="80" w:lineRule="auto"/>
        <w:rPr>
          <w:b w:val="1"/>
          <w:bCs w:val="1"/>
          <w:sz w:val="34"/>
          <w:szCs w:val="34"/>
        </w:rPr>
      </w:pPr>
      <w:bookmarkStart w:colFirst="0" w:colLast="0" w:name="_n54s0bako3s" w:id="989"/>
      <w:bookmarkEnd w:id="989"/>
      <w:r w:rsidDel="00000000" w:rsidR="00000000" w:rsidRPr="00000000">
        <w:rPr>
          <w:b w:val="1"/>
          <w:bCs w:val="1"/>
          <w:sz w:val="34"/>
          <w:szCs w:val="34"/>
          <w:rtl w:val="0"/>
        </w:rPr>
        <w:t xml:space="preserve">1) Supplier Snapshot</w:t>
      </w:r>
    </w:p>
    <w:p w:rsidR="00000000" w:rsidDel="00000000" w:rsidP="00000000" w:rsidRDefault="00000000" w:rsidRPr="00000000" w14:paraId="00001E24">
      <w:pPr>
        <w:numPr>
          <w:ilvl w:val="0"/>
          <w:numId w:val="716"/>
        </w:numPr>
        <w:spacing w:after="0" w:afterAutospacing="0" w:before="240" w:lineRule="auto"/>
        <w:ind w:left="720" w:hanging="360"/>
      </w:pPr>
      <w:r w:rsidDel="00000000" w:rsidR="00000000" w:rsidRPr="00000000">
        <w:rPr>
          <w:b w:val="1"/>
          <w:bCs w:val="1"/>
          <w:rtl w:val="0"/>
        </w:rPr>
        <w:t xml:space="preserve">Company:</w:t>
      </w:r>
      <w:r w:rsidDel="00000000" w:rsidR="00000000" w:rsidRPr="00000000">
        <w:rPr>
          <w:rtl w:val="0"/>
        </w:rPr>
        <w:t xml:space="preserve"> United Cocoa Processors, Inc. (UCP)</w:t>
      </w:r>
    </w:p>
    <w:p w:rsidR="00000000" w:rsidDel="00000000" w:rsidP="00000000" w:rsidRDefault="00000000" w:rsidRPr="00000000" w14:paraId="00001E25">
      <w:pPr>
        <w:numPr>
          <w:ilvl w:val="0"/>
          <w:numId w:val="716"/>
        </w:numPr>
        <w:spacing w:after="0" w:afterAutospacing="0" w:before="0" w:beforeAutospacing="0" w:lineRule="auto"/>
        <w:ind w:left="720" w:hanging="360"/>
      </w:pPr>
      <w:r w:rsidDel="00000000" w:rsidR="00000000" w:rsidRPr="00000000">
        <w:rPr>
          <w:b w:val="1"/>
          <w:bCs w:val="1"/>
          <w:rtl w:val="0"/>
        </w:rPr>
        <w:t xml:space="preserve">Address:</w:t>
      </w:r>
      <w:r w:rsidDel="00000000" w:rsidR="00000000" w:rsidRPr="00000000">
        <w:rPr>
          <w:rtl w:val="0"/>
        </w:rPr>
        <w:t xml:space="preserve"> 789 N. Dixboro Road, Ann Arbor, MI 48105</w:t>
      </w:r>
    </w:p>
    <w:p w:rsidR="00000000" w:rsidDel="00000000" w:rsidP="00000000" w:rsidRDefault="00000000" w:rsidRPr="00000000" w14:paraId="00001E26">
      <w:pPr>
        <w:numPr>
          <w:ilvl w:val="0"/>
          <w:numId w:val="716"/>
        </w:numPr>
        <w:spacing w:after="0" w:afterAutospacing="0" w:before="0" w:beforeAutospacing="0" w:lineRule="auto"/>
        <w:ind w:left="720" w:hanging="360"/>
      </w:pPr>
      <w:r w:rsidDel="00000000" w:rsidR="00000000" w:rsidRPr="00000000">
        <w:rPr>
          <w:b w:val="1"/>
          <w:bCs w:val="1"/>
          <w:rtl w:val="0"/>
        </w:rPr>
        <w:t xml:space="preserve">Website:</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http://www.unitedcocoa.com</w:t>
        </w:r>
      </w:hyperlink>
      <w:r w:rsidDel="00000000" w:rsidR="00000000" w:rsidRPr="00000000">
        <w:rPr>
          <w:rtl w:val="0"/>
        </w:rPr>
      </w:r>
    </w:p>
    <w:p w:rsidR="00000000" w:rsidDel="00000000" w:rsidP="00000000" w:rsidRDefault="00000000" w:rsidRPr="00000000" w14:paraId="00001E27">
      <w:pPr>
        <w:numPr>
          <w:ilvl w:val="0"/>
          <w:numId w:val="716"/>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Cocoa processor and ingredient manufacturer</w:t>
      </w:r>
    </w:p>
    <w:p w:rsidR="00000000" w:rsidDel="00000000" w:rsidP="00000000" w:rsidRDefault="00000000" w:rsidRPr="00000000" w14:paraId="00001E28">
      <w:pPr>
        <w:numPr>
          <w:ilvl w:val="0"/>
          <w:numId w:val="716"/>
        </w:numPr>
        <w:spacing w:after="240" w:before="0" w:beforeAutospacing="0" w:lineRule="auto"/>
        <w:ind w:left="720" w:hanging="360"/>
      </w:pPr>
      <w:r w:rsidDel="00000000" w:rsidR="00000000" w:rsidRPr="00000000">
        <w:rPr>
          <w:b w:val="1"/>
          <w:bCs w:val="1"/>
          <w:rtl w:val="0"/>
        </w:rPr>
        <w:t xml:space="preserve">Primary Products:</w:t>
      </w:r>
      <w:r w:rsidDel="00000000" w:rsidR="00000000" w:rsidRPr="00000000">
        <w:rPr>
          <w:rtl w:val="0"/>
        </w:rPr>
        <w:t xml:space="preserve"> Cocoa powder, cocoa liquor, cocoa butter</w:t>
      </w:r>
    </w:p>
    <w:p w:rsidR="00000000" w:rsidDel="00000000" w:rsidP="00000000" w:rsidRDefault="00000000" w:rsidRPr="00000000" w14:paraId="00001E29">
      <w:pPr>
        <w:spacing w:after="240" w:before="240" w:lineRule="auto"/>
        <w:rPr/>
      </w:pPr>
      <w:r w:rsidDel="00000000" w:rsidR="00000000" w:rsidRPr="00000000">
        <w:rPr>
          <w:b w:val="1"/>
          <w:bCs w:val="1"/>
          <w:rtl w:val="0"/>
        </w:rPr>
        <w:t xml:space="preserve">Positioning:</w:t>
        <w:br w:type="textWrapping"/>
      </w:r>
      <w:r w:rsidDel="00000000" w:rsidR="00000000" w:rsidRPr="00000000">
        <w:rPr>
          <w:rtl w:val="0"/>
        </w:rPr>
        <w:t xml:space="preserve">UCP is a </w:t>
      </w:r>
      <w:r w:rsidDel="00000000" w:rsidR="00000000" w:rsidRPr="00000000">
        <w:rPr>
          <w:b w:val="1"/>
          <w:bCs w:val="1"/>
          <w:rtl w:val="0"/>
        </w:rPr>
        <w:t xml:space="preserve">vertically involved cocoa processor</w:t>
      </w:r>
      <w:r w:rsidDel="00000000" w:rsidR="00000000" w:rsidRPr="00000000">
        <w:rPr>
          <w:rtl w:val="0"/>
        </w:rPr>
        <w:t xml:space="preserve">, not just a trader. This materially improves quality control, traceability, and testing rigor compared to brokers.</w:t>
      </w:r>
    </w:p>
    <w:p w:rsidR="00000000" w:rsidDel="00000000" w:rsidP="00000000" w:rsidRDefault="00000000" w:rsidRPr="00000000" w14:paraId="00001E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B">
      <w:pPr>
        <w:pStyle w:val="Heading2"/>
        <w:keepNext w:val="0"/>
        <w:keepLines w:val="0"/>
        <w:spacing w:after="80" w:lineRule="auto"/>
        <w:rPr>
          <w:b w:val="1"/>
          <w:bCs w:val="1"/>
          <w:sz w:val="34"/>
          <w:szCs w:val="34"/>
        </w:rPr>
      </w:pPr>
      <w:bookmarkStart w:colFirst="0" w:colLast="0" w:name="_w81ycknzuvzr" w:id="990"/>
      <w:bookmarkEnd w:id="990"/>
      <w:r w:rsidDel="00000000" w:rsidR="00000000" w:rsidRPr="00000000">
        <w:rPr>
          <w:b w:val="1"/>
          <w:bCs w:val="1"/>
          <w:sz w:val="34"/>
          <w:szCs w:val="34"/>
          <w:rtl w:val="0"/>
        </w:rPr>
        <w:t xml:space="preserve">2) Quality Control &amp; Food Safety Programs (From UCP Site)</w:t>
      </w:r>
    </w:p>
    <w:p w:rsidR="00000000" w:rsidDel="00000000" w:rsidP="00000000" w:rsidRDefault="00000000" w:rsidRPr="00000000" w14:paraId="00001E2C">
      <w:pPr>
        <w:spacing w:after="240" w:before="240" w:lineRule="auto"/>
        <w:rPr/>
      </w:pPr>
      <w:r w:rsidDel="00000000" w:rsidR="00000000" w:rsidRPr="00000000">
        <w:rPr>
          <w:rtl w:val="0"/>
        </w:rPr>
        <w:t xml:space="preserve">UCP separates </w:t>
      </w:r>
      <w:r w:rsidDel="00000000" w:rsidR="00000000" w:rsidRPr="00000000">
        <w:rPr>
          <w:b w:val="1"/>
          <w:bCs w:val="1"/>
          <w:rtl w:val="0"/>
        </w:rPr>
        <w:t xml:space="preserve">quality control</w:t>
      </w:r>
      <w:r w:rsidDel="00000000" w:rsidR="00000000" w:rsidRPr="00000000">
        <w:rPr>
          <w:rtl w:val="0"/>
        </w:rPr>
        <w:t xml:space="preserve"> and </w:t>
      </w:r>
      <w:r w:rsidDel="00000000" w:rsidR="00000000" w:rsidRPr="00000000">
        <w:rPr>
          <w:b w:val="1"/>
          <w:bCs w:val="1"/>
          <w:rtl w:val="0"/>
        </w:rPr>
        <w:t xml:space="preserve">quality assurance</w:t>
      </w:r>
      <w:r w:rsidDel="00000000" w:rsidR="00000000" w:rsidRPr="00000000">
        <w:rPr>
          <w:rtl w:val="0"/>
        </w:rPr>
        <w:t xml:space="preserve">:</w:t>
      </w:r>
    </w:p>
    <w:p w:rsidR="00000000" w:rsidDel="00000000" w:rsidP="00000000" w:rsidRDefault="00000000" w:rsidRPr="00000000" w14:paraId="00001E2D">
      <w:pPr>
        <w:numPr>
          <w:ilvl w:val="0"/>
          <w:numId w:val="392"/>
        </w:numPr>
        <w:spacing w:after="0" w:afterAutospacing="0" w:before="240" w:lineRule="auto"/>
        <w:ind w:left="720" w:hanging="360"/>
      </w:pPr>
      <w:r w:rsidDel="00000000" w:rsidR="00000000" w:rsidRPr="00000000">
        <w:rPr>
          <w:b w:val="1"/>
          <w:bCs w:val="1"/>
          <w:rtl w:val="0"/>
        </w:rPr>
        <w:t xml:space="preserve">Quality Control:</w:t>
        <w:br w:type="textWrapping"/>
      </w:r>
      <w:r w:rsidDel="00000000" w:rsidR="00000000" w:rsidRPr="00000000">
        <w:rPr>
          <w:rtl w:val="0"/>
        </w:rPr>
        <w:t xml:space="preserve">Focuses on monitoring and maintaining product quality during ongoing production and delivery.</w:t>
      </w:r>
    </w:p>
    <w:p w:rsidR="00000000" w:rsidDel="00000000" w:rsidP="00000000" w:rsidRDefault="00000000" w:rsidRPr="00000000" w14:paraId="00001E2E">
      <w:pPr>
        <w:numPr>
          <w:ilvl w:val="0"/>
          <w:numId w:val="392"/>
        </w:numPr>
        <w:spacing w:after="240" w:before="0" w:beforeAutospacing="0" w:lineRule="auto"/>
        <w:ind w:left="720" w:hanging="360"/>
      </w:pPr>
      <w:r w:rsidDel="00000000" w:rsidR="00000000" w:rsidRPr="00000000">
        <w:rPr>
          <w:b w:val="1"/>
          <w:bCs w:val="1"/>
          <w:rtl w:val="0"/>
        </w:rPr>
        <w:t xml:space="preserve">Quality Assurance:</w:t>
        <w:br w:type="textWrapping"/>
      </w:r>
      <w:r w:rsidDel="00000000" w:rsidR="00000000" w:rsidRPr="00000000">
        <w:rPr>
          <w:rtl w:val="0"/>
        </w:rPr>
        <w:t xml:space="preserve">Ensures UCP operations remain aligned with </w:t>
      </w:r>
      <w:r w:rsidDel="00000000" w:rsidR="00000000" w:rsidRPr="00000000">
        <w:rPr>
          <w:b w:val="1"/>
          <w:bCs w:val="1"/>
          <w:rtl w:val="0"/>
        </w:rPr>
        <w:t xml:space="preserve">leading-edge food safety principles</w:t>
      </w:r>
      <w:r w:rsidDel="00000000" w:rsidR="00000000" w:rsidRPr="00000000">
        <w:rPr>
          <w:rtl w:val="0"/>
        </w:rPr>
        <w:t xml:space="preserve"> and evolving regulatory requirements.</w:t>
      </w:r>
    </w:p>
    <w:p w:rsidR="00000000" w:rsidDel="00000000" w:rsidP="00000000" w:rsidRDefault="00000000" w:rsidRPr="00000000" w14:paraId="00001E2F">
      <w:pPr>
        <w:pStyle w:val="Heading3"/>
        <w:keepNext w:val="0"/>
        <w:keepLines w:val="0"/>
        <w:spacing w:before="280" w:lineRule="auto"/>
        <w:rPr>
          <w:b w:val="1"/>
          <w:bCs w:val="1"/>
          <w:color w:val="000000"/>
          <w:sz w:val="26"/>
          <w:szCs w:val="26"/>
        </w:rPr>
      </w:pPr>
      <w:bookmarkStart w:colFirst="0" w:colLast="0" w:name="_7ubvmwbza3b9" w:id="991"/>
      <w:bookmarkEnd w:id="991"/>
      <w:r w:rsidDel="00000000" w:rsidR="00000000" w:rsidRPr="00000000">
        <w:rPr>
          <w:b w:val="1"/>
          <w:bCs w:val="1"/>
          <w:color w:val="000000"/>
          <w:sz w:val="26"/>
          <w:szCs w:val="26"/>
          <w:rtl w:val="0"/>
        </w:rPr>
        <w:t xml:space="preserve">Formal Programs &amp; Certifications Claimed</w:t>
      </w:r>
    </w:p>
    <w:p w:rsidR="00000000" w:rsidDel="00000000" w:rsidP="00000000" w:rsidRDefault="00000000" w:rsidRPr="00000000" w14:paraId="00001E30">
      <w:pPr>
        <w:spacing w:after="240" w:before="240" w:lineRule="auto"/>
        <w:rPr/>
      </w:pPr>
      <w:r w:rsidDel="00000000" w:rsidR="00000000" w:rsidRPr="00000000">
        <w:rPr>
          <w:rtl w:val="0"/>
        </w:rPr>
        <w:t xml:space="preserve">UCP states it maintains the following:</w:t>
      </w:r>
    </w:p>
    <w:p w:rsidR="00000000" w:rsidDel="00000000" w:rsidP="00000000" w:rsidRDefault="00000000" w:rsidRPr="00000000" w14:paraId="00001E31">
      <w:pPr>
        <w:numPr>
          <w:ilvl w:val="0"/>
          <w:numId w:val="621"/>
        </w:numPr>
        <w:spacing w:after="0" w:afterAutospacing="0" w:before="240" w:lineRule="auto"/>
        <w:ind w:left="720" w:hanging="360"/>
      </w:pPr>
      <w:r w:rsidDel="00000000" w:rsidR="00000000" w:rsidRPr="00000000">
        <w:rPr>
          <w:rtl w:val="0"/>
        </w:rPr>
        <w:t xml:space="preserve">Organic Manufacturing</w:t>
      </w:r>
    </w:p>
    <w:p w:rsidR="00000000" w:rsidDel="00000000" w:rsidP="00000000" w:rsidRDefault="00000000" w:rsidRPr="00000000" w14:paraId="00001E32">
      <w:pPr>
        <w:numPr>
          <w:ilvl w:val="0"/>
          <w:numId w:val="621"/>
        </w:numPr>
        <w:spacing w:after="0" w:afterAutospacing="0" w:before="0" w:beforeAutospacing="0" w:lineRule="auto"/>
        <w:ind w:left="720" w:hanging="360"/>
      </w:pPr>
      <w:r w:rsidDel="00000000" w:rsidR="00000000" w:rsidRPr="00000000">
        <w:rPr>
          <w:rtl w:val="0"/>
        </w:rPr>
        <w:t xml:space="preserve">Food Safety, Quality, and Food Defense programs</w:t>
      </w:r>
    </w:p>
    <w:p w:rsidR="00000000" w:rsidDel="00000000" w:rsidP="00000000" w:rsidRDefault="00000000" w:rsidRPr="00000000" w14:paraId="00001E33">
      <w:pPr>
        <w:numPr>
          <w:ilvl w:val="0"/>
          <w:numId w:val="621"/>
        </w:numPr>
        <w:spacing w:after="0" w:afterAutospacing="0" w:before="0" w:beforeAutospacing="0" w:lineRule="auto"/>
        <w:ind w:left="720" w:hanging="360"/>
      </w:pPr>
      <w:r w:rsidDel="00000000" w:rsidR="00000000" w:rsidRPr="00000000">
        <w:rPr>
          <w:rtl w:val="0"/>
        </w:rPr>
        <w:t xml:space="preserve">Good Manufacturing Practices (GMP)</w:t>
      </w:r>
    </w:p>
    <w:p w:rsidR="00000000" w:rsidDel="00000000" w:rsidP="00000000" w:rsidRDefault="00000000" w:rsidRPr="00000000" w14:paraId="00001E34">
      <w:pPr>
        <w:numPr>
          <w:ilvl w:val="0"/>
          <w:numId w:val="621"/>
        </w:numPr>
        <w:spacing w:after="0" w:afterAutospacing="0" w:before="0" w:beforeAutospacing="0" w:lineRule="auto"/>
        <w:ind w:left="720" w:hanging="360"/>
      </w:pPr>
      <w:r w:rsidDel="00000000" w:rsidR="00000000" w:rsidRPr="00000000">
        <w:rPr>
          <w:b w:val="1"/>
          <w:bCs w:val="1"/>
          <w:rtl w:val="0"/>
        </w:rPr>
        <w:t xml:space="preserve">Kosher Pareve</w:t>
      </w:r>
    </w:p>
    <w:p w:rsidR="00000000" w:rsidDel="00000000" w:rsidP="00000000" w:rsidRDefault="00000000" w:rsidRPr="00000000" w14:paraId="00001E35">
      <w:pPr>
        <w:numPr>
          <w:ilvl w:val="0"/>
          <w:numId w:val="621"/>
        </w:numPr>
        <w:spacing w:after="0" w:afterAutospacing="0" w:before="0" w:beforeAutospacing="0" w:lineRule="auto"/>
        <w:ind w:left="720" w:hanging="360"/>
      </w:pPr>
      <w:r w:rsidDel="00000000" w:rsidR="00000000" w:rsidRPr="00000000">
        <w:rPr>
          <w:b w:val="1"/>
          <w:bCs w:val="1"/>
          <w:rtl w:val="0"/>
        </w:rPr>
        <w:t xml:space="preserve">GFSI Certified (SQF)</w:t>
      </w:r>
    </w:p>
    <w:p w:rsidR="00000000" w:rsidDel="00000000" w:rsidP="00000000" w:rsidRDefault="00000000" w:rsidRPr="00000000" w14:paraId="00001E36">
      <w:pPr>
        <w:numPr>
          <w:ilvl w:val="0"/>
          <w:numId w:val="621"/>
        </w:numPr>
        <w:spacing w:after="0" w:afterAutospacing="0" w:before="0" w:beforeAutospacing="0" w:lineRule="auto"/>
        <w:ind w:left="720" w:hanging="360"/>
      </w:pPr>
      <w:r w:rsidDel="00000000" w:rsidR="00000000" w:rsidRPr="00000000">
        <w:rPr>
          <w:b w:val="1"/>
          <w:bCs w:val="1"/>
          <w:rtl w:val="0"/>
        </w:rPr>
        <w:t xml:space="preserve">Halal Certified</w:t>
      </w:r>
    </w:p>
    <w:p w:rsidR="00000000" w:rsidDel="00000000" w:rsidP="00000000" w:rsidRDefault="00000000" w:rsidRPr="00000000" w14:paraId="00001E37">
      <w:pPr>
        <w:numPr>
          <w:ilvl w:val="0"/>
          <w:numId w:val="621"/>
        </w:numPr>
        <w:spacing w:after="0" w:afterAutospacing="0" w:before="0" w:beforeAutospacing="0" w:lineRule="auto"/>
        <w:ind w:left="720" w:hanging="360"/>
      </w:pPr>
      <w:r w:rsidDel="00000000" w:rsidR="00000000" w:rsidRPr="00000000">
        <w:rPr>
          <w:b w:val="1"/>
          <w:bCs w:val="1"/>
          <w:rtl w:val="0"/>
        </w:rPr>
        <w:t xml:space="preserve">Organic Certified</w:t>
      </w:r>
    </w:p>
    <w:p w:rsidR="00000000" w:rsidDel="00000000" w:rsidP="00000000" w:rsidRDefault="00000000" w:rsidRPr="00000000" w14:paraId="00001E38">
      <w:pPr>
        <w:numPr>
          <w:ilvl w:val="0"/>
          <w:numId w:val="621"/>
        </w:numPr>
        <w:spacing w:after="0" w:afterAutospacing="0" w:before="0" w:beforeAutospacing="0" w:lineRule="auto"/>
        <w:ind w:left="720" w:hanging="360"/>
      </w:pPr>
      <w:r w:rsidDel="00000000" w:rsidR="00000000" w:rsidRPr="00000000">
        <w:rPr>
          <w:b w:val="1"/>
          <w:bCs w:val="1"/>
          <w:rtl w:val="0"/>
        </w:rPr>
        <w:t xml:space="preserve">Rainforest Alliance Certified</w:t>
      </w:r>
    </w:p>
    <w:p w:rsidR="00000000" w:rsidDel="00000000" w:rsidP="00000000" w:rsidRDefault="00000000" w:rsidRPr="00000000" w14:paraId="00001E39">
      <w:pPr>
        <w:numPr>
          <w:ilvl w:val="0"/>
          <w:numId w:val="621"/>
        </w:numPr>
        <w:spacing w:after="0" w:afterAutospacing="0" w:before="0" w:beforeAutospacing="0" w:lineRule="auto"/>
        <w:ind w:left="720" w:hanging="360"/>
      </w:pPr>
      <w:r w:rsidDel="00000000" w:rsidR="00000000" w:rsidRPr="00000000">
        <w:rPr>
          <w:b w:val="1"/>
          <w:bCs w:val="1"/>
          <w:rtl w:val="0"/>
        </w:rPr>
        <w:t xml:space="preserve">Fair Trade Certified</w:t>
      </w:r>
    </w:p>
    <w:p w:rsidR="00000000" w:rsidDel="00000000" w:rsidP="00000000" w:rsidRDefault="00000000" w:rsidRPr="00000000" w14:paraId="00001E3A">
      <w:pPr>
        <w:numPr>
          <w:ilvl w:val="0"/>
          <w:numId w:val="621"/>
        </w:numPr>
        <w:spacing w:after="240" w:before="0" w:beforeAutospacing="0" w:lineRule="auto"/>
        <w:ind w:left="720" w:hanging="360"/>
      </w:pPr>
      <w:r w:rsidDel="00000000" w:rsidR="00000000" w:rsidRPr="00000000">
        <w:rPr>
          <w:b w:val="1"/>
          <w:bCs w:val="1"/>
          <w:rtl w:val="0"/>
        </w:rPr>
        <w:t xml:space="preserve">UTZ Certified</w:t>
      </w:r>
    </w:p>
    <w:p w:rsidR="00000000" w:rsidDel="00000000" w:rsidP="00000000" w:rsidRDefault="00000000" w:rsidRPr="00000000" w14:paraId="00001E3B">
      <w:pPr>
        <w:spacing w:after="240" w:before="240" w:lineRule="auto"/>
        <w:ind w:left="600" w:right="600" w:firstLine="0"/>
        <w:rPr/>
      </w:pPr>
      <w:r w:rsidDel="00000000" w:rsidR="00000000" w:rsidRPr="00000000">
        <w:rPr>
          <w:rtl w:val="0"/>
        </w:rPr>
        <w:t xml:space="preserve">⚠️ Action required: Certificates must be requested and verified for </w:t>
      </w:r>
      <w:r w:rsidDel="00000000" w:rsidR="00000000" w:rsidRPr="00000000">
        <w:rPr>
          <w:b w:val="1"/>
          <w:bCs w:val="1"/>
          <w:rtl w:val="0"/>
        </w:rPr>
        <w:t xml:space="preserve">scope, site address, and validity dates</w:t>
      </w:r>
      <w:r w:rsidDel="00000000" w:rsidR="00000000" w:rsidRPr="00000000">
        <w:rPr>
          <w:rtl w:val="0"/>
        </w:rPr>
        <w:t xml:space="preserve">.</w:t>
      </w:r>
    </w:p>
    <w:p w:rsidR="00000000" w:rsidDel="00000000" w:rsidP="00000000" w:rsidRDefault="00000000" w:rsidRPr="00000000" w14:paraId="00001E3C">
      <w:pPr>
        <w:pStyle w:val="Heading3"/>
        <w:keepNext w:val="0"/>
        <w:keepLines w:val="0"/>
        <w:spacing w:before="280" w:lineRule="auto"/>
        <w:rPr>
          <w:b w:val="1"/>
          <w:bCs w:val="1"/>
          <w:color w:val="000000"/>
          <w:sz w:val="26"/>
          <w:szCs w:val="26"/>
        </w:rPr>
      </w:pPr>
      <w:bookmarkStart w:colFirst="0" w:colLast="0" w:name="_ha0jdiqaolow" w:id="992"/>
      <w:bookmarkEnd w:id="992"/>
      <w:r w:rsidDel="00000000" w:rsidR="00000000" w:rsidRPr="00000000">
        <w:rPr>
          <w:b w:val="1"/>
          <w:bCs w:val="1"/>
          <w:color w:val="000000"/>
          <w:sz w:val="26"/>
          <w:szCs w:val="26"/>
          <w:rtl w:val="0"/>
        </w:rPr>
        <w:t xml:space="preserve">Positive Release System</w:t>
      </w:r>
    </w:p>
    <w:p w:rsidR="00000000" w:rsidDel="00000000" w:rsidP="00000000" w:rsidRDefault="00000000" w:rsidRPr="00000000" w14:paraId="00001E3D">
      <w:pPr>
        <w:numPr>
          <w:ilvl w:val="0"/>
          <w:numId w:val="567"/>
        </w:numPr>
        <w:spacing w:after="0" w:afterAutospacing="0" w:before="240" w:lineRule="auto"/>
        <w:ind w:left="720" w:hanging="360"/>
      </w:pPr>
      <w:r w:rsidDel="00000000" w:rsidR="00000000" w:rsidRPr="00000000">
        <w:rPr>
          <w:rtl w:val="0"/>
        </w:rPr>
        <w:t xml:space="preserve">UCP uses a </w:t>
      </w:r>
      <w:r w:rsidDel="00000000" w:rsidR="00000000" w:rsidRPr="00000000">
        <w:rPr>
          <w:b w:val="1"/>
          <w:bCs w:val="1"/>
          <w:rtl w:val="0"/>
        </w:rPr>
        <w:t xml:space="preserve">positive release system</w:t>
      </w:r>
      <w:r w:rsidDel="00000000" w:rsidR="00000000" w:rsidRPr="00000000">
        <w:rPr>
          <w:rtl w:val="0"/>
        </w:rPr>
        <w:t xml:space="preserve">, meaning:</w:t>
      </w:r>
    </w:p>
    <w:p w:rsidR="00000000" w:rsidDel="00000000" w:rsidP="00000000" w:rsidRDefault="00000000" w:rsidRPr="00000000" w14:paraId="00001E3E">
      <w:pPr>
        <w:numPr>
          <w:ilvl w:val="1"/>
          <w:numId w:val="567"/>
        </w:numPr>
        <w:spacing w:after="0" w:afterAutospacing="0" w:before="0" w:beforeAutospacing="0" w:lineRule="auto"/>
        <w:ind w:left="1440" w:hanging="360"/>
      </w:pPr>
      <w:r w:rsidDel="00000000" w:rsidR="00000000" w:rsidRPr="00000000">
        <w:rPr>
          <w:rtl w:val="0"/>
        </w:rPr>
        <w:t xml:space="preserve">Product lots are </w:t>
      </w:r>
      <w:r w:rsidDel="00000000" w:rsidR="00000000" w:rsidRPr="00000000">
        <w:rPr>
          <w:b w:val="1"/>
          <w:bCs w:val="1"/>
          <w:rtl w:val="0"/>
        </w:rPr>
        <w:t xml:space="preserve">not released</w:t>
      </w:r>
      <w:r w:rsidDel="00000000" w:rsidR="00000000" w:rsidRPr="00000000">
        <w:rPr>
          <w:rtl w:val="0"/>
        </w:rPr>
        <w:t xml:space="preserve"> until they are thoroughly checked</w:t>
      </w:r>
    </w:p>
    <w:p w:rsidR="00000000" w:rsidDel="00000000" w:rsidP="00000000" w:rsidRDefault="00000000" w:rsidRPr="00000000" w14:paraId="00001E3F">
      <w:pPr>
        <w:numPr>
          <w:ilvl w:val="1"/>
          <w:numId w:val="567"/>
        </w:numPr>
        <w:spacing w:after="240" w:before="0" w:beforeAutospacing="0" w:lineRule="auto"/>
        <w:ind w:left="1440" w:hanging="360"/>
      </w:pPr>
      <w:r w:rsidDel="00000000" w:rsidR="00000000" w:rsidRPr="00000000">
        <w:rPr>
          <w:rtl w:val="0"/>
        </w:rPr>
        <w:t xml:space="preserve">Lots must conform to defined quality standards before shipment</w:t>
      </w:r>
    </w:p>
    <w:p w:rsidR="00000000" w:rsidDel="00000000" w:rsidP="00000000" w:rsidRDefault="00000000" w:rsidRPr="00000000" w14:paraId="00001E40">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strong QA signal</w:t>
      </w:r>
      <w:r w:rsidDel="00000000" w:rsidR="00000000" w:rsidRPr="00000000">
        <w:rPr>
          <w:rtl w:val="0"/>
        </w:rPr>
        <w:t xml:space="preserve">, especially for cocoa.</w:t>
      </w:r>
    </w:p>
    <w:p w:rsidR="00000000" w:rsidDel="00000000" w:rsidP="00000000" w:rsidRDefault="00000000" w:rsidRPr="00000000" w14:paraId="00001E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2">
      <w:pPr>
        <w:pStyle w:val="Heading2"/>
        <w:keepNext w:val="0"/>
        <w:keepLines w:val="0"/>
        <w:spacing w:after="80" w:lineRule="auto"/>
        <w:rPr>
          <w:b w:val="1"/>
          <w:bCs w:val="1"/>
          <w:sz w:val="34"/>
          <w:szCs w:val="34"/>
        </w:rPr>
      </w:pPr>
      <w:bookmarkStart w:colFirst="0" w:colLast="0" w:name="_7yq4rqua8voo" w:id="993"/>
      <w:bookmarkEnd w:id="993"/>
      <w:r w:rsidDel="00000000" w:rsidR="00000000" w:rsidRPr="00000000">
        <w:rPr>
          <w:b w:val="1"/>
          <w:bCs w:val="1"/>
          <w:sz w:val="34"/>
          <w:szCs w:val="34"/>
          <w:rtl w:val="0"/>
        </w:rPr>
        <w:t xml:space="preserve">3) Sustainable Sourcing (From UCP Site)</w:t>
      </w:r>
    </w:p>
    <w:p w:rsidR="00000000" w:rsidDel="00000000" w:rsidP="00000000" w:rsidRDefault="00000000" w:rsidRPr="00000000" w14:paraId="00001E43">
      <w:pPr>
        <w:spacing w:after="240" w:before="240" w:lineRule="auto"/>
        <w:rPr/>
      </w:pPr>
      <w:r w:rsidDel="00000000" w:rsidR="00000000" w:rsidRPr="00000000">
        <w:rPr>
          <w:rtl w:val="0"/>
        </w:rPr>
        <w:t xml:space="preserve">UCP positions sustainability as core to its supply chain:</w:t>
      </w:r>
    </w:p>
    <w:p w:rsidR="00000000" w:rsidDel="00000000" w:rsidP="00000000" w:rsidRDefault="00000000" w:rsidRPr="00000000" w14:paraId="00001E44">
      <w:pPr>
        <w:numPr>
          <w:ilvl w:val="0"/>
          <w:numId w:val="798"/>
        </w:numPr>
        <w:spacing w:after="0" w:afterAutospacing="0" w:before="240" w:lineRule="auto"/>
        <w:ind w:left="720" w:hanging="360"/>
      </w:pPr>
      <w:r w:rsidDel="00000000" w:rsidR="00000000" w:rsidRPr="00000000">
        <w:rPr>
          <w:rtl w:val="0"/>
        </w:rPr>
        <w:t xml:space="preserve">Actively supports cocoa farmers through:</w:t>
      </w:r>
    </w:p>
    <w:p w:rsidR="00000000" w:rsidDel="00000000" w:rsidP="00000000" w:rsidRDefault="00000000" w:rsidRPr="00000000" w14:paraId="00001E45">
      <w:pPr>
        <w:numPr>
          <w:ilvl w:val="1"/>
          <w:numId w:val="798"/>
        </w:numPr>
        <w:spacing w:after="0" w:afterAutospacing="0" w:before="0" w:beforeAutospacing="0" w:lineRule="auto"/>
        <w:ind w:left="1440" w:hanging="360"/>
      </w:pPr>
      <w:r w:rsidDel="00000000" w:rsidR="00000000" w:rsidRPr="00000000">
        <w:rPr>
          <w:rtl w:val="0"/>
        </w:rPr>
        <w:t xml:space="preserve">Organic certification</w:t>
      </w:r>
    </w:p>
    <w:p w:rsidR="00000000" w:rsidDel="00000000" w:rsidP="00000000" w:rsidRDefault="00000000" w:rsidRPr="00000000" w14:paraId="00001E46">
      <w:pPr>
        <w:numPr>
          <w:ilvl w:val="1"/>
          <w:numId w:val="798"/>
        </w:numPr>
        <w:spacing w:after="0" w:afterAutospacing="0" w:before="0" w:beforeAutospacing="0" w:lineRule="auto"/>
        <w:ind w:left="1440" w:hanging="360"/>
      </w:pPr>
      <w:r w:rsidDel="00000000" w:rsidR="00000000" w:rsidRPr="00000000">
        <w:rPr>
          <w:rtl w:val="0"/>
        </w:rPr>
        <w:t xml:space="preserve">Fair Trade</w:t>
      </w:r>
    </w:p>
    <w:p w:rsidR="00000000" w:rsidDel="00000000" w:rsidP="00000000" w:rsidRDefault="00000000" w:rsidRPr="00000000" w14:paraId="00001E47">
      <w:pPr>
        <w:numPr>
          <w:ilvl w:val="1"/>
          <w:numId w:val="798"/>
        </w:numPr>
        <w:spacing w:after="0" w:afterAutospacing="0" w:before="0" w:beforeAutospacing="0" w:lineRule="auto"/>
        <w:ind w:left="1440" w:hanging="360"/>
      </w:pPr>
      <w:r w:rsidDel="00000000" w:rsidR="00000000" w:rsidRPr="00000000">
        <w:rPr>
          <w:rtl w:val="0"/>
        </w:rPr>
        <w:t xml:space="preserve">Rainforest Alliance</w:t>
      </w:r>
    </w:p>
    <w:p w:rsidR="00000000" w:rsidDel="00000000" w:rsidP="00000000" w:rsidRDefault="00000000" w:rsidRPr="00000000" w14:paraId="00001E48">
      <w:pPr>
        <w:numPr>
          <w:ilvl w:val="0"/>
          <w:numId w:val="798"/>
        </w:numPr>
        <w:spacing w:after="0" w:afterAutospacing="0" w:before="0" w:beforeAutospacing="0" w:lineRule="auto"/>
        <w:ind w:left="720" w:hanging="360"/>
      </w:pPr>
      <w:r w:rsidDel="00000000" w:rsidR="00000000" w:rsidRPr="00000000">
        <w:rPr>
          <w:rtl w:val="0"/>
        </w:rPr>
        <w:t xml:space="preserve">Frames certifications as tools to:</w:t>
      </w:r>
    </w:p>
    <w:p w:rsidR="00000000" w:rsidDel="00000000" w:rsidP="00000000" w:rsidRDefault="00000000" w:rsidRPr="00000000" w14:paraId="00001E49">
      <w:pPr>
        <w:numPr>
          <w:ilvl w:val="1"/>
          <w:numId w:val="798"/>
        </w:numPr>
        <w:spacing w:after="0" w:afterAutospacing="0" w:before="0" w:beforeAutospacing="0" w:lineRule="auto"/>
        <w:ind w:left="1440" w:hanging="360"/>
      </w:pPr>
      <w:r w:rsidDel="00000000" w:rsidR="00000000" w:rsidRPr="00000000">
        <w:rPr>
          <w:rtl w:val="0"/>
        </w:rPr>
        <w:t xml:space="preserve">Promote social responsibility</w:t>
      </w:r>
    </w:p>
    <w:p w:rsidR="00000000" w:rsidDel="00000000" w:rsidP="00000000" w:rsidRDefault="00000000" w:rsidRPr="00000000" w14:paraId="00001E4A">
      <w:pPr>
        <w:numPr>
          <w:ilvl w:val="1"/>
          <w:numId w:val="798"/>
        </w:numPr>
        <w:spacing w:after="0" w:afterAutospacing="0" w:before="0" w:beforeAutospacing="0" w:lineRule="auto"/>
        <w:ind w:left="1440" w:hanging="360"/>
      </w:pPr>
      <w:r w:rsidDel="00000000" w:rsidR="00000000" w:rsidRPr="00000000">
        <w:rPr>
          <w:rtl w:val="0"/>
        </w:rPr>
        <w:t xml:space="preserve">Encourage environmental stewardship</w:t>
      </w:r>
    </w:p>
    <w:p w:rsidR="00000000" w:rsidDel="00000000" w:rsidP="00000000" w:rsidRDefault="00000000" w:rsidRPr="00000000" w14:paraId="00001E4B">
      <w:pPr>
        <w:numPr>
          <w:ilvl w:val="1"/>
          <w:numId w:val="798"/>
        </w:numPr>
        <w:spacing w:after="240" w:before="0" w:beforeAutospacing="0" w:lineRule="auto"/>
        <w:ind w:left="1440" w:hanging="360"/>
      </w:pPr>
      <w:r w:rsidDel="00000000" w:rsidR="00000000" w:rsidRPr="00000000">
        <w:rPr>
          <w:rtl w:val="0"/>
        </w:rPr>
        <w:t xml:space="preserve">Build long-term cocoa supply sustainability</w:t>
      </w:r>
    </w:p>
    <w:p w:rsidR="00000000" w:rsidDel="00000000" w:rsidP="00000000" w:rsidRDefault="00000000" w:rsidRPr="00000000" w14:paraId="00001E4C">
      <w:pPr>
        <w:pStyle w:val="Heading3"/>
        <w:keepNext w:val="0"/>
        <w:keepLines w:val="0"/>
        <w:spacing w:before="280" w:lineRule="auto"/>
        <w:rPr>
          <w:b w:val="1"/>
          <w:bCs w:val="1"/>
          <w:color w:val="000000"/>
          <w:sz w:val="26"/>
          <w:szCs w:val="26"/>
        </w:rPr>
      </w:pPr>
      <w:bookmarkStart w:colFirst="0" w:colLast="0" w:name="_njcgikepqghs" w:id="994"/>
      <w:bookmarkEnd w:id="994"/>
      <w:r w:rsidDel="00000000" w:rsidR="00000000" w:rsidRPr="00000000">
        <w:rPr>
          <w:b w:val="1"/>
          <w:bCs w:val="1"/>
          <w:color w:val="000000"/>
          <w:sz w:val="26"/>
          <w:szCs w:val="26"/>
          <w:rtl w:val="0"/>
        </w:rPr>
        <w:t xml:space="preserve">Direct Farmer Engagement</w:t>
      </w:r>
    </w:p>
    <w:p w:rsidR="00000000" w:rsidDel="00000000" w:rsidP="00000000" w:rsidRDefault="00000000" w:rsidRPr="00000000" w14:paraId="00001E4D">
      <w:pPr>
        <w:numPr>
          <w:ilvl w:val="0"/>
          <w:numId w:val="1067"/>
        </w:numPr>
        <w:spacing w:after="0" w:afterAutospacing="0" w:before="240" w:lineRule="auto"/>
        <w:ind w:left="720" w:hanging="360"/>
      </w:pPr>
      <w:r w:rsidDel="00000000" w:rsidR="00000000" w:rsidRPr="00000000">
        <w:rPr>
          <w:rtl w:val="0"/>
        </w:rPr>
        <w:t xml:space="preserve">UCP states it:</w:t>
      </w:r>
    </w:p>
    <w:p w:rsidR="00000000" w:rsidDel="00000000" w:rsidP="00000000" w:rsidRDefault="00000000" w:rsidRPr="00000000" w14:paraId="00001E4E">
      <w:pPr>
        <w:numPr>
          <w:ilvl w:val="1"/>
          <w:numId w:val="1067"/>
        </w:numPr>
        <w:spacing w:after="0" w:afterAutospacing="0" w:before="0" w:beforeAutospacing="0" w:lineRule="auto"/>
        <w:ind w:left="1440" w:hanging="360"/>
      </w:pPr>
      <w:r w:rsidDel="00000000" w:rsidR="00000000" w:rsidRPr="00000000">
        <w:rPr>
          <w:rtl w:val="0"/>
        </w:rPr>
        <w:t xml:space="preserve">Travels to cocoa origins</w:t>
      </w:r>
    </w:p>
    <w:p w:rsidR="00000000" w:rsidDel="00000000" w:rsidP="00000000" w:rsidRDefault="00000000" w:rsidRPr="00000000" w14:paraId="00001E4F">
      <w:pPr>
        <w:numPr>
          <w:ilvl w:val="1"/>
          <w:numId w:val="1067"/>
        </w:numPr>
        <w:spacing w:after="0" w:afterAutospacing="0" w:before="0" w:beforeAutospacing="0" w:lineRule="auto"/>
        <w:ind w:left="1440" w:hanging="360"/>
      </w:pPr>
      <w:r w:rsidDel="00000000" w:rsidR="00000000" w:rsidRPr="00000000">
        <w:rPr>
          <w:rtl w:val="0"/>
        </w:rPr>
        <w:t xml:space="preserve">Encourages clients to join </w:t>
      </w:r>
      <w:r w:rsidDel="00000000" w:rsidR="00000000" w:rsidRPr="00000000">
        <w:rPr>
          <w:b w:val="1"/>
          <w:bCs w:val="1"/>
          <w:rtl w:val="0"/>
        </w:rPr>
        <w:t xml:space="preserve">periodic farm visits</w:t>
      </w:r>
    </w:p>
    <w:p w:rsidR="00000000" w:rsidDel="00000000" w:rsidP="00000000" w:rsidRDefault="00000000" w:rsidRPr="00000000" w14:paraId="00001E50">
      <w:pPr>
        <w:numPr>
          <w:ilvl w:val="1"/>
          <w:numId w:val="1067"/>
        </w:numPr>
        <w:spacing w:after="240" w:before="0" w:beforeAutospacing="0" w:lineRule="auto"/>
        <w:ind w:left="1440" w:hanging="360"/>
      </w:pPr>
      <w:r w:rsidDel="00000000" w:rsidR="00000000" w:rsidRPr="00000000">
        <w:rPr>
          <w:rtl w:val="0"/>
        </w:rPr>
        <w:t xml:space="preserve">Verifies that certification premiums are benefiting farmers</w:t>
      </w:r>
    </w:p>
    <w:p w:rsidR="00000000" w:rsidDel="00000000" w:rsidP="00000000" w:rsidRDefault="00000000" w:rsidRPr="00000000" w14:paraId="00001E51">
      <w:pPr>
        <w:spacing w:after="240" w:before="240" w:lineRule="auto"/>
        <w:rPr/>
      </w:pPr>
      <w:r w:rsidDel="00000000" w:rsidR="00000000" w:rsidRPr="00000000">
        <w:rPr>
          <w:rtl w:val="0"/>
        </w:rPr>
        <w:t xml:space="preserve">Their stated rationale:</w:t>
      </w:r>
    </w:p>
    <w:p w:rsidR="00000000" w:rsidDel="00000000" w:rsidP="00000000" w:rsidRDefault="00000000" w:rsidRPr="00000000" w14:paraId="00001E52">
      <w:pPr>
        <w:spacing w:after="240" w:before="240" w:lineRule="auto"/>
        <w:ind w:left="600" w:right="600" w:firstLine="0"/>
        <w:rPr/>
      </w:pPr>
      <w:r w:rsidDel="00000000" w:rsidR="00000000" w:rsidRPr="00000000">
        <w:rPr>
          <w:rtl w:val="0"/>
        </w:rPr>
        <w:t xml:space="preserve">“No cocoa beans, no cocoa products, no chocolate.”</w:t>
      </w:r>
    </w:p>
    <w:p w:rsidR="00000000" w:rsidDel="00000000" w:rsidP="00000000" w:rsidRDefault="00000000" w:rsidRPr="00000000" w14:paraId="00001E53">
      <w:pPr>
        <w:spacing w:after="240" w:before="240" w:lineRule="auto"/>
        <w:rPr/>
      </w:pPr>
      <w:r w:rsidDel="00000000" w:rsidR="00000000" w:rsidRPr="00000000">
        <w:rPr>
          <w:rtl w:val="0"/>
        </w:rPr>
        <w:t xml:space="preserve">UCP also supports:</w:t>
      </w:r>
    </w:p>
    <w:p w:rsidR="00000000" w:rsidDel="00000000" w:rsidP="00000000" w:rsidRDefault="00000000" w:rsidRPr="00000000" w14:paraId="00001E54">
      <w:pPr>
        <w:numPr>
          <w:ilvl w:val="0"/>
          <w:numId w:val="1078"/>
        </w:numPr>
        <w:spacing w:after="0" w:afterAutospacing="0" w:before="240" w:lineRule="auto"/>
        <w:ind w:left="720" w:hanging="360"/>
      </w:pPr>
      <w:r w:rsidDel="00000000" w:rsidR="00000000" w:rsidRPr="00000000">
        <w:rPr>
          <w:rtl w:val="0"/>
        </w:rPr>
        <w:t xml:space="preserve">Large international trading houses with:</w:t>
      </w:r>
    </w:p>
    <w:p w:rsidR="00000000" w:rsidDel="00000000" w:rsidP="00000000" w:rsidRDefault="00000000" w:rsidRPr="00000000" w14:paraId="00001E55">
      <w:pPr>
        <w:numPr>
          <w:ilvl w:val="1"/>
          <w:numId w:val="1078"/>
        </w:numPr>
        <w:spacing w:after="0" w:afterAutospacing="0" w:before="0" w:beforeAutospacing="0" w:lineRule="auto"/>
        <w:ind w:left="1440" w:hanging="360"/>
      </w:pPr>
      <w:r w:rsidDel="00000000" w:rsidR="00000000" w:rsidRPr="00000000">
        <w:rPr>
          <w:rtl w:val="0"/>
        </w:rPr>
        <w:t xml:space="preserve">Local presence</w:t>
      </w:r>
    </w:p>
    <w:p w:rsidR="00000000" w:rsidDel="00000000" w:rsidP="00000000" w:rsidRDefault="00000000" w:rsidRPr="00000000" w14:paraId="00001E56">
      <w:pPr>
        <w:numPr>
          <w:ilvl w:val="1"/>
          <w:numId w:val="1078"/>
        </w:numPr>
        <w:spacing w:after="240" w:before="0" w:beforeAutospacing="0" w:lineRule="auto"/>
        <w:ind w:left="1440" w:hanging="360"/>
      </w:pPr>
      <w:r w:rsidDel="00000000" w:rsidR="00000000" w:rsidRPr="00000000">
        <w:rPr>
          <w:rtl w:val="0"/>
        </w:rPr>
        <w:t xml:space="preserve">Proprietary sustainability initiatives</w:t>
      </w:r>
    </w:p>
    <w:p w:rsidR="00000000" w:rsidDel="00000000" w:rsidP="00000000" w:rsidRDefault="00000000" w:rsidRPr="00000000" w14:paraId="00001E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8">
      <w:pPr>
        <w:pStyle w:val="Heading2"/>
        <w:keepNext w:val="0"/>
        <w:keepLines w:val="0"/>
        <w:spacing w:after="80" w:lineRule="auto"/>
        <w:rPr>
          <w:b w:val="1"/>
          <w:bCs w:val="1"/>
          <w:sz w:val="34"/>
          <w:szCs w:val="34"/>
        </w:rPr>
      </w:pPr>
      <w:bookmarkStart w:colFirst="0" w:colLast="0" w:name="_yq2nzs1omckw" w:id="995"/>
      <w:bookmarkEnd w:id="995"/>
      <w:r w:rsidDel="00000000" w:rsidR="00000000" w:rsidRPr="00000000">
        <w:rPr>
          <w:b w:val="1"/>
          <w:bCs w:val="1"/>
          <w:sz w:val="34"/>
          <w:szCs w:val="34"/>
          <w:rtl w:val="0"/>
        </w:rPr>
        <w:t xml:space="preserve">4) Cocoa Product Scope (Likely — Must Confirm)</w:t>
      </w:r>
    </w:p>
    <w:p w:rsidR="00000000" w:rsidDel="00000000" w:rsidP="00000000" w:rsidRDefault="00000000" w:rsidRPr="00000000" w14:paraId="00001E59">
      <w:pPr>
        <w:spacing w:after="240" w:before="240" w:lineRule="auto"/>
        <w:rPr/>
      </w:pPr>
      <w:r w:rsidDel="00000000" w:rsidR="00000000" w:rsidRPr="00000000">
        <w:rPr>
          <w:rtl w:val="0"/>
        </w:rPr>
        <w:t xml:space="preserve">UCP typically supplies:</w:t>
      </w:r>
    </w:p>
    <w:p w:rsidR="00000000" w:rsidDel="00000000" w:rsidP="00000000" w:rsidRDefault="00000000" w:rsidRPr="00000000" w14:paraId="00001E5A">
      <w:pPr>
        <w:numPr>
          <w:ilvl w:val="0"/>
          <w:numId w:val="739"/>
        </w:numPr>
        <w:spacing w:after="0" w:afterAutospacing="0" w:before="240" w:lineRule="auto"/>
        <w:ind w:left="720" w:hanging="360"/>
      </w:pPr>
      <w:r w:rsidDel="00000000" w:rsidR="00000000" w:rsidRPr="00000000">
        <w:rPr>
          <w:rtl w:val="0"/>
        </w:rPr>
        <w:t xml:space="preserve">Natural cocoa powder</w:t>
      </w:r>
    </w:p>
    <w:p w:rsidR="00000000" w:rsidDel="00000000" w:rsidP="00000000" w:rsidRDefault="00000000" w:rsidRPr="00000000" w14:paraId="00001E5B">
      <w:pPr>
        <w:numPr>
          <w:ilvl w:val="0"/>
          <w:numId w:val="739"/>
        </w:numPr>
        <w:spacing w:after="0" w:afterAutospacing="0" w:before="0" w:beforeAutospacing="0" w:lineRule="auto"/>
        <w:ind w:left="720" w:hanging="360"/>
      </w:pPr>
      <w:r w:rsidDel="00000000" w:rsidR="00000000" w:rsidRPr="00000000">
        <w:rPr>
          <w:rtl w:val="0"/>
        </w:rPr>
        <w:t xml:space="preserve">Dutch-processed (alkalized) cocoa powder</w:t>
      </w:r>
    </w:p>
    <w:p w:rsidR="00000000" w:rsidDel="00000000" w:rsidP="00000000" w:rsidRDefault="00000000" w:rsidRPr="00000000" w14:paraId="00001E5C">
      <w:pPr>
        <w:numPr>
          <w:ilvl w:val="0"/>
          <w:numId w:val="739"/>
        </w:numPr>
        <w:spacing w:after="0" w:afterAutospacing="0" w:before="0" w:beforeAutospacing="0" w:lineRule="auto"/>
        <w:ind w:left="720" w:hanging="360"/>
      </w:pPr>
      <w:r w:rsidDel="00000000" w:rsidR="00000000" w:rsidRPr="00000000">
        <w:rPr>
          <w:rtl w:val="0"/>
        </w:rPr>
        <w:t xml:space="preserve">Cocoa liquor / mass</w:t>
      </w:r>
    </w:p>
    <w:p w:rsidR="00000000" w:rsidDel="00000000" w:rsidP="00000000" w:rsidRDefault="00000000" w:rsidRPr="00000000" w14:paraId="00001E5D">
      <w:pPr>
        <w:numPr>
          <w:ilvl w:val="0"/>
          <w:numId w:val="739"/>
        </w:numPr>
        <w:spacing w:after="240" w:before="0" w:beforeAutospacing="0" w:lineRule="auto"/>
        <w:ind w:left="720" w:hanging="360"/>
      </w:pPr>
      <w:r w:rsidDel="00000000" w:rsidR="00000000" w:rsidRPr="00000000">
        <w:rPr>
          <w:rtl w:val="0"/>
        </w:rPr>
        <w:t xml:space="preserve">Cocoa butter</w:t>
      </w:r>
    </w:p>
    <w:p w:rsidR="00000000" w:rsidDel="00000000" w:rsidP="00000000" w:rsidRDefault="00000000" w:rsidRPr="00000000" w14:paraId="00001E5E">
      <w:pPr>
        <w:spacing w:after="240" w:before="240" w:lineRule="auto"/>
        <w:rPr>
          <w:b w:val="1"/>
          <w:bCs w:val="1"/>
        </w:rPr>
      </w:pPr>
      <w:r w:rsidDel="00000000" w:rsidR="00000000" w:rsidRPr="00000000">
        <w:rPr>
          <w:b w:val="1"/>
          <w:bCs w:val="1"/>
          <w:rtl w:val="0"/>
        </w:rPr>
        <w:t xml:space="preserve">Critical variables to lock down:</w:t>
      </w:r>
    </w:p>
    <w:p w:rsidR="00000000" w:rsidDel="00000000" w:rsidP="00000000" w:rsidRDefault="00000000" w:rsidRPr="00000000" w14:paraId="00001E5F">
      <w:pPr>
        <w:numPr>
          <w:ilvl w:val="0"/>
          <w:numId w:val="271"/>
        </w:numPr>
        <w:spacing w:after="0" w:afterAutospacing="0" w:before="240" w:lineRule="auto"/>
        <w:ind w:left="720" w:hanging="360"/>
      </w:pPr>
      <w:r w:rsidDel="00000000" w:rsidR="00000000" w:rsidRPr="00000000">
        <w:rPr>
          <w:rtl w:val="0"/>
        </w:rPr>
        <w:t xml:space="preserve">Natural vs alkalized</w:t>
      </w:r>
    </w:p>
    <w:p w:rsidR="00000000" w:rsidDel="00000000" w:rsidP="00000000" w:rsidRDefault="00000000" w:rsidRPr="00000000" w14:paraId="00001E60">
      <w:pPr>
        <w:numPr>
          <w:ilvl w:val="0"/>
          <w:numId w:val="271"/>
        </w:numPr>
        <w:spacing w:after="0" w:afterAutospacing="0" w:before="0" w:beforeAutospacing="0" w:lineRule="auto"/>
        <w:ind w:left="720" w:hanging="360"/>
      </w:pPr>
      <w:r w:rsidDel="00000000" w:rsidR="00000000" w:rsidRPr="00000000">
        <w:rPr>
          <w:rtl w:val="0"/>
        </w:rPr>
        <w:t xml:space="preserve">Fat percentage</w:t>
      </w:r>
    </w:p>
    <w:p w:rsidR="00000000" w:rsidDel="00000000" w:rsidP="00000000" w:rsidRDefault="00000000" w:rsidRPr="00000000" w14:paraId="00001E61">
      <w:pPr>
        <w:numPr>
          <w:ilvl w:val="0"/>
          <w:numId w:val="271"/>
        </w:numPr>
        <w:spacing w:after="0" w:afterAutospacing="0" w:before="0" w:beforeAutospacing="0" w:lineRule="auto"/>
        <w:ind w:left="720" w:hanging="360"/>
      </w:pPr>
      <w:r w:rsidDel="00000000" w:rsidR="00000000" w:rsidRPr="00000000">
        <w:rPr>
          <w:rtl w:val="0"/>
        </w:rPr>
        <w:t xml:space="preserve">pH range</w:t>
      </w:r>
    </w:p>
    <w:p w:rsidR="00000000" w:rsidDel="00000000" w:rsidP="00000000" w:rsidRDefault="00000000" w:rsidRPr="00000000" w14:paraId="00001E62">
      <w:pPr>
        <w:numPr>
          <w:ilvl w:val="0"/>
          <w:numId w:val="271"/>
        </w:numPr>
        <w:spacing w:after="0" w:afterAutospacing="0" w:before="0" w:beforeAutospacing="0" w:lineRule="auto"/>
        <w:ind w:left="720" w:hanging="360"/>
      </w:pPr>
      <w:r w:rsidDel="00000000" w:rsidR="00000000" w:rsidRPr="00000000">
        <w:rPr>
          <w:rtl w:val="0"/>
        </w:rPr>
        <w:t xml:space="preserve">Color / flavor profile</w:t>
      </w:r>
    </w:p>
    <w:p w:rsidR="00000000" w:rsidDel="00000000" w:rsidP="00000000" w:rsidRDefault="00000000" w:rsidRPr="00000000" w14:paraId="00001E63">
      <w:pPr>
        <w:numPr>
          <w:ilvl w:val="0"/>
          <w:numId w:val="271"/>
        </w:numPr>
        <w:spacing w:after="240" w:before="0" w:beforeAutospacing="0" w:lineRule="auto"/>
        <w:ind w:left="720" w:hanging="360"/>
      </w:pPr>
      <w:r w:rsidDel="00000000" w:rsidR="00000000" w:rsidRPr="00000000">
        <w:rPr>
          <w:rtl w:val="0"/>
        </w:rPr>
        <w:t xml:space="preserve">Particle size</w:t>
      </w:r>
    </w:p>
    <w:p w:rsidR="00000000" w:rsidDel="00000000" w:rsidP="00000000" w:rsidRDefault="00000000" w:rsidRPr="00000000" w14:paraId="00001E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5">
      <w:pPr>
        <w:pStyle w:val="Heading2"/>
        <w:keepNext w:val="0"/>
        <w:keepLines w:val="0"/>
        <w:spacing w:after="80" w:lineRule="auto"/>
        <w:rPr>
          <w:b w:val="1"/>
          <w:bCs w:val="1"/>
          <w:sz w:val="34"/>
          <w:szCs w:val="34"/>
        </w:rPr>
      </w:pPr>
      <w:bookmarkStart w:colFirst="0" w:colLast="0" w:name="_o49vy9gdupgq" w:id="996"/>
      <w:bookmarkEnd w:id="996"/>
      <w:r w:rsidDel="00000000" w:rsidR="00000000" w:rsidRPr="00000000">
        <w:rPr>
          <w:b w:val="1"/>
          <w:bCs w:val="1"/>
          <w:sz w:val="34"/>
          <w:szCs w:val="34"/>
          <w:rtl w:val="0"/>
        </w:rPr>
        <w:t xml:space="preserve">5) Cocoa-Specific Risk Areas (Still Non-Negotiable)</w:t>
      </w:r>
    </w:p>
    <w:p w:rsidR="00000000" w:rsidDel="00000000" w:rsidP="00000000" w:rsidRDefault="00000000" w:rsidRPr="00000000" w14:paraId="00001E66">
      <w:pPr>
        <w:spacing w:after="240" w:before="240" w:lineRule="auto"/>
        <w:rPr/>
      </w:pPr>
      <w:r w:rsidDel="00000000" w:rsidR="00000000" w:rsidRPr="00000000">
        <w:rPr>
          <w:rtl w:val="0"/>
        </w:rPr>
        <w:t xml:space="preserve">Even with strong programs, cocoa remains </w:t>
      </w:r>
      <w:r w:rsidDel="00000000" w:rsidR="00000000" w:rsidRPr="00000000">
        <w:rPr>
          <w:b w:val="1"/>
          <w:bCs w:val="1"/>
          <w:rtl w:val="0"/>
        </w:rPr>
        <w:t xml:space="preserve">high-risk</w:t>
      </w:r>
      <w:r w:rsidDel="00000000" w:rsidR="00000000" w:rsidRPr="00000000">
        <w:rPr>
          <w:rtl w:val="0"/>
        </w:rPr>
        <w:t xml:space="preserve">.</w:t>
      </w:r>
    </w:p>
    <w:p w:rsidR="00000000" w:rsidDel="00000000" w:rsidP="00000000" w:rsidRDefault="00000000" w:rsidRPr="00000000" w14:paraId="00001E67">
      <w:pPr>
        <w:pStyle w:val="Heading3"/>
        <w:keepNext w:val="0"/>
        <w:keepLines w:val="0"/>
        <w:spacing w:before="280" w:lineRule="auto"/>
        <w:rPr>
          <w:b w:val="1"/>
          <w:bCs w:val="1"/>
          <w:color w:val="000000"/>
          <w:sz w:val="26"/>
          <w:szCs w:val="26"/>
        </w:rPr>
      </w:pPr>
      <w:bookmarkStart w:colFirst="0" w:colLast="0" w:name="_l05gy9fsz0n5" w:id="997"/>
      <w:bookmarkEnd w:id="997"/>
      <w:r w:rsidDel="00000000" w:rsidR="00000000" w:rsidRPr="00000000">
        <w:rPr>
          <w:b w:val="1"/>
          <w:bCs w:val="1"/>
          <w:color w:val="000000"/>
          <w:sz w:val="26"/>
          <w:szCs w:val="26"/>
          <w:rtl w:val="0"/>
        </w:rPr>
        <w:t xml:space="preserve">🚨 Heavy Metals</w:t>
      </w:r>
    </w:p>
    <w:p w:rsidR="00000000" w:rsidDel="00000000" w:rsidP="00000000" w:rsidRDefault="00000000" w:rsidRPr="00000000" w14:paraId="00001E68">
      <w:pPr>
        <w:spacing w:after="240" w:before="240" w:lineRule="auto"/>
        <w:rPr/>
      </w:pPr>
      <w:r w:rsidDel="00000000" w:rsidR="00000000" w:rsidRPr="00000000">
        <w:rPr>
          <w:rtl w:val="0"/>
        </w:rPr>
        <w:t xml:space="preserve">You must verify </w:t>
      </w:r>
      <w:r w:rsidDel="00000000" w:rsidR="00000000" w:rsidRPr="00000000">
        <w:rPr>
          <w:b w:val="1"/>
          <w:bCs w:val="1"/>
          <w:rtl w:val="0"/>
        </w:rPr>
        <w:t xml:space="preserve">per-lot COAs</w:t>
      </w:r>
      <w:r w:rsidDel="00000000" w:rsidR="00000000" w:rsidRPr="00000000">
        <w:rPr>
          <w:rtl w:val="0"/>
        </w:rPr>
        <w:t xml:space="preserve"> for:</w:t>
      </w:r>
    </w:p>
    <w:p w:rsidR="00000000" w:rsidDel="00000000" w:rsidP="00000000" w:rsidRDefault="00000000" w:rsidRPr="00000000" w14:paraId="00001E69">
      <w:pPr>
        <w:numPr>
          <w:ilvl w:val="0"/>
          <w:numId w:val="143"/>
        </w:numPr>
        <w:spacing w:after="0" w:afterAutospacing="0" w:before="240" w:lineRule="auto"/>
        <w:ind w:left="720" w:hanging="360"/>
      </w:pPr>
      <w:r w:rsidDel="00000000" w:rsidR="00000000" w:rsidRPr="00000000">
        <w:rPr>
          <w:rtl w:val="0"/>
        </w:rPr>
        <w:t xml:space="preserve">Cadmium (Cd)</w:t>
      </w:r>
    </w:p>
    <w:p w:rsidR="00000000" w:rsidDel="00000000" w:rsidP="00000000" w:rsidRDefault="00000000" w:rsidRPr="00000000" w14:paraId="00001E6A">
      <w:pPr>
        <w:numPr>
          <w:ilvl w:val="0"/>
          <w:numId w:val="143"/>
        </w:numPr>
        <w:spacing w:after="240" w:before="0" w:beforeAutospacing="0" w:lineRule="auto"/>
        <w:ind w:left="720" w:hanging="360"/>
      </w:pPr>
      <w:r w:rsidDel="00000000" w:rsidR="00000000" w:rsidRPr="00000000">
        <w:rPr>
          <w:rtl w:val="0"/>
        </w:rPr>
        <w:t xml:space="preserve">Lead (Pb)</w:t>
      </w:r>
    </w:p>
    <w:p w:rsidR="00000000" w:rsidDel="00000000" w:rsidP="00000000" w:rsidRDefault="00000000" w:rsidRPr="00000000" w14:paraId="00001E6B">
      <w:pPr>
        <w:spacing w:after="240" w:before="240" w:lineRule="auto"/>
        <w:rPr/>
      </w:pPr>
      <w:r w:rsidDel="00000000" w:rsidR="00000000" w:rsidRPr="00000000">
        <w:rPr>
          <w:rtl w:val="0"/>
        </w:rPr>
        <w:t xml:space="preserve">Certifications do </w:t>
      </w:r>
      <w:r w:rsidDel="00000000" w:rsidR="00000000" w:rsidRPr="00000000">
        <w:rPr>
          <w:b w:val="1"/>
          <w:bCs w:val="1"/>
          <w:rtl w:val="0"/>
        </w:rPr>
        <w:t xml:space="preserve">not</w:t>
      </w:r>
      <w:r w:rsidDel="00000000" w:rsidR="00000000" w:rsidRPr="00000000">
        <w:rPr>
          <w:rtl w:val="0"/>
        </w:rPr>
        <w:t xml:space="preserve"> replace analytical testing.</w:t>
      </w:r>
    </w:p>
    <w:p w:rsidR="00000000" w:rsidDel="00000000" w:rsidP="00000000" w:rsidRDefault="00000000" w:rsidRPr="00000000" w14:paraId="00001E6C">
      <w:pPr>
        <w:pStyle w:val="Heading3"/>
        <w:keepNext w:val="0"/>
        <w:keepLines w:val="0"/>
        <w:spacing w:before="280" w:lineRule="auto"/>
        <w:rPr>
          <w:b w:val="1"/>
          <w:bCs w:val="1"/>
          <w:color w:val="000000"/>
          <w:sz w:val="26"/>
          <w:szCs w:val="26"/>
        </w:rPr>
      </w:pPr>
      <w:bookmarkStart w:colFirst="0" w:colLast="0" w:name="_mmdpraxz89j2" w:id="998"/>
      <w:bookmarkEnd w:id="998"/>
      <w:r w:rsidDel="00000000" w:rsidR="00000000" w:rsidRPr="00000000">
        <w:rPr>
          <w:b w:val="1"/>
          <w:bCs w:val="1"/>
          <w:color w:val="000000"/>
          <w:sz w:val="26"/>
          <w:szCs w:val="26"/>
          <w:rtl w:val="0"/>
        </w:rPr>
        <w:t xml:space="preserve">🚨 Origin Sensitivity</w:t>
      </w:r>
    </w:p>
    <w:p w:rsidR="00000000" w:rsidDel="00000000" w:rsidP="00000000" w:rsidRDefault="00000000" w:rsidRPr="00000000" w14:paraId="00001E6D">
      <w:pPr>
        <w:spacing w:after="240" w:before="240" w:lineRule="auto"/>
        <w:rPr/>
      </w:pPr>
      <w:r w:rsidDel="00000000" w:rsidR="00000000" w:rsidRPr="00000000">
        <w:rPr>
          <w:rtl w:val="0"/>
        </w:rPr>
        <w:t xml:space="preserve">Cadmium varies heavily by origin:</w:t>
      </w:r>
    </w:p>
    <w:p w:rsidR="00000000" w:rsidDel="00000000" w:rsidP="00000000" w:rsidRDefault="00000000" w:rsidRPr="00000000" w14:paraId="00001E6E">
      <w:pPr>
        <w:numPr>
          <w:ilvl w:val="0"/>
          <w:numId w:val="59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Latin America → higher risk</w:t>
      </w:r>
    </w:p>
    <w:p w:rsidR="00000000" w:rsidDel="00000000" w:rsidP="00000000" w:rsidRDefault="00000000" w:rsidRPr="00000000" w14:paraId="00001E6F">
      <w:pPr>
        <w:numPr>
          <w:ilvl w:val="0"/>
          <w:numId w:val="59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West Africa → typically lower</w:t>
      </w:r>
    </w:p>
    <w:p w:rsidR="00000000" w:rsidDel="00000000" w:rsidP="00000000" w:rsidRDefault="00000000" w:rsidRPr="00000000" w14:paraId="00001E70">
      <w:pPr>
        <w:spacing w:after="240" w:before="240" w:lineRule="auto"/>
        <w:rPr/>
      </w:pPr>
      <w:r w:rsidDel="00000000" w:rsidR="00000000" w:rsidRPr="00000000">
        <w:rPr>
          <w:rtl w:val="0"/>
        </w:rPr>
        <w:t xml:space="preserve">You need </w:t>
      </w:r>
      <w:r w:rsidDel="00000000" w:rsidR="00000000" w:rsidRPr="00000000">
        <w:rPr>
          <w:b w:val="1"/>
          <w:bCs w:val="1"/>
          <w:rtl w:val="0"/>
        </w:rPr>
        <w:t xml:space="preserve">origin transparency + testing</w:t>
      </w:r>
      <w:r w:rsidDel="00000000" w:rsidR="00000000" w:rsidRPr="00000000">
        <w:rPr>
          <w:rtl w:val="0"/>
        </w:rPr>
        <w:t xml:space="preserve">.</w:t>
      </w:r>
    </w:p>
    <w:p w:rsidR="00000000" w:rsidDel="00000000" w:rsidP="00000000" w:rsidRDefault="00000000" w:rsidRPr="00000000" w14:paraId="00001E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2">
      <w:pPr>
        <w:pStyle w:val="Heading2"/>
        <w:keepNext w:val="0"/>
        <w:keepLines w:val="0"/>
        <w:spacing w:after="80" w:lineRule="auto"/>
        <w:rPr>
          <w:b w:val="1"/>
          <w:bCs w:val="1"/>
          <w:sz w:val="34"/>
          <w:szCs w:val="34"/>
        </w:rPr>
      </w:pPr>
      <w:bookmarkStart w:colFirst="0" w:colLast="0" w:name="_h9g9yyxzpiut" w:id="999"/>
      <w:bookmarkEnd w:id="999"/>
      <w:r w:rsidDel="00000000" w:rsidR="00000000" w:rsidRPr="00000000">
        <w:rPr>
          <w:b w:val="1"/>
          <w:bCs w:val="1"/>
          <w:sz w:val="34"/>
          <w:szCs w:val="34"/>
          <w:rtl w:val="0"/>
        </w:rPr>
        <w:t xml:space="preserve">6) Documentation You Must Request</w:t>
      </w:r>
    </w:p>
    <w:p w:rsidR="00000000" w:rsidDel="00000000" w:rsidP="00000000" w:rsidRDefault="00000000" w:rsidRPr="00000000" w14:paraId="00001E73">
      <w:pPr>
        <w:pStyle w:val="Heading3"/>
        <w:keepNext w:val="0"/>
        <w:keepLines w:val="0"/>
        <w:spacing w:before="280" w:lineRule="auto"/>
        <w:rPr>
          <w:b w:val="1"/>
          <w:bCs w:val="1"/>
          <w:color w:val="000000"/>
          <w:sz w:val="26"/>
          <w:szCs w:val="26"/>
        </w:rPr>
      </w:pPr>
      <w:bookmarkStart w:colFirst="0" w:colLast="0" w:name="_zb0my28xdl1h" w:id="1000"/>
      <w:bookmarkEnd w:id="1000"/>
      <w:r w:rsidDel="00000000" w:rsidR="00000000" w:rsidRPr="00000000">
        <w:rPr>
          <w:b w:val="1"/>
          <w:bCs w:val="1"/>
          <w:color w:val="000000"/>
          <w:sz w:val="26"/>
          <w:szCs w:val="26"/>
          <w:rtl w:val="0"/>
        </w:rPr>
        <w:t xml:space="preserve">Quality &amp; Compliance</w:t>
      </w:r>
    </w:p>
    <w:p w:rsidR="00000000" w:rsidDel="00000000" w:rsidP="00000000" w:rsidRDefault="00000000" w:rsidRPr="00000000" w14:paraId="00001E74">
      <w:pPr>
        <w:numPr>
          <w:ilvl w:val="0"/>
          <w:numId w:val="970"/>
        </w:numPr>
        <w:spacing w:after="0" w:afterAutospacing="0" w:before="240" w:lineRule="auto"/>
        <w:ind w:left="720" w:hanging="360"/>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Lot-specific COAs</w:t>
      </w:r>
      <w:r w:rsidDel="00000000" w:rsidR="00000000" w:rsidRPr="00000000">
        <w:rPr>
          <w:rtl w:val="0"/>
        </w:rPr>
        <w:t xml:space="preserve"> (Cd, Pb, micro)</w:t>
      </w:r>
    </w:p>
    <w:p w:rsidR="00000000" w:rsidDel="00000000" w:rsidP="00000000" w:rsidRDefault="00000000" w:rsidRPr="00000000" w14:paraId="00001E75">
      <w:pPr>
        <w:numPr>
          <w:ilvl w:val="0"/>
          <w:numId w:val="970"/>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 Spec sheets (fat %, pH, alkalization status)</w:t>
      </w:r>
    </w:p>
    <w:p w:rsidR="00000000" w:rsidDel="00000000" w:rsidP="00000000" w:rsidRDefault="00000000" w:rsidRPr="00000000" w14:paraId="00001E76">
      <w:pPr>
        <w:numPr>
          <w:ilvl w:val="0"/>
          <w:numId w:val="970"/>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 SQF certificate (scope + site)</w:t>
      </w:r>
    </w:p>
    <w:p w:rsidR="00000000" w:rsidDel="00000000" w:rsidP="00000000" w:rsidRDefault="00000000" w:rsidRPr="00000000" w14:paraId="00001E77">
      <w:pPr>
        <w:numPr>
          <w:ilvl w:val="0"/>
          <w:numId w:val="970"/>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 Organic certificate (if organic cocoa used)</w:t>
      </w:r>
    </w:p>
    <w:p w:rsidR="00000000" w:rsidDel="00000000" w:rsidP="00000000" w:rsidRDefault="00000000" w:rsidRPr="00000000" w14:paraId="00001E78">
      <w:pPr>
        <w:numPr>
          <w:ilvl w:val="0"/>
          <w:numId w:val="970"/>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 FDA facility registration</w:t>
      </w:r>
    </w:p>
    <w:p w:rsidR="00000000" w:rsidDel="00000000" w:rsidP="00000000" w:rsidRDefault="00000000" w:rsidRPr="00000000" w14:paraId="00001E79">
      <w:pPr>
        <w:numPr>
          <w:ilvl w:val="0"/>
          <w:numId w:val="970"/>
        </w:numPr>
        <w:spacing w:after="240" w:before="0" w:beforeAutospacing="0" w:lineRule="auto"/>
        <w:ind w:left="720" w:hanging="360"/>
      </w:pPr>
      <w:r w:rsidDel="00000000" w:rsidR="00000000" w:rsidRPr="00000000">
        <w:rPr>
          <w:rFonts w:ascii="Fira Mono" w:cs="Fira Mono" w:eastAsia="Fira Mono" w:hAnsi="Fira Mono"/>
          <w:rtl w:val="0"/>
        </w:rPr>
        <w:t xml:space="preserve">⬜ HACCP plan (cocoa-specific)</w:t>
      </w:r>
    </w:p>
    <w:p w:rsidR="00000000" w:rsidDel="00000000" w:rsidP="00000000" w:rsidRDefault="00000000" w:rsidRPr="00000000" w14:paraId="00001E7A">
      <w:pPr>
        <w:pStyle w:val="Heading3"/>
        <w:keepNext w:val="0"/>
        <w:keepLines w:val="0"/>
        <w:spacing w:before="280" w:lineRule="auto"/>
        <w:rPr>
          <w:b w:val="1"/>
          <w:bCs w:val="1"/>
          <w:color w:val="000000"/>
          <w:sz w:val="26"/>
          <w:szCs w:val="26"/>
        </w:rPr>
      </w:pPr>
      <w:bookmarkStart w:colFirst="0" w:colLast="0" w:name="_scpy8whgxk78" w:id="1001"/>
      <w:bookmarkEnd w:id="1001"/>
      <w:r w:rsidDel="00000000" w:rsidR="00000000" w:rsidRPr="00000000">
        <w:rPr>
          <w:b w:val="1"/>
          <w:bCs w:val="1"/>
          <w:color w:val="000000"/>
          <w:sz w:val="26"/>
          <w:szCs w:val="26"/>
          <w:rtl w:val="0"/>
        </w:rPr>
        <w:t xml:space="preserve">Sustainability (If Used in Marketing)</w:t>
      </w:r>
    </w:p>
    <w:p w:rsidR="00000000" w:rsidDel="00000000" w:rsidP="00000000" w:rsidRDefault="00000000" w:rsidRPr="00000000" w14:paraId="00001E7B">
      <w:pPr>
        <w:numPr>
          <w:ilvl w:val="0"/>
          <w:numId w:val="547"/>
        </w:numPr>
        <w:spacing w:after="0" w:afterAutospacing="0" w:before="240" w:lineRule="auto"/>
        <w:ind w:left="720" w:hanging="360"/>
      </w:pPr>
      <w:r w:rsidDel="00000000" w:rsidR="00000000" w:rsidRPr="00000000">
        <w:rPr>
          <w:rFonts w:ascii="Fira Mono" w:cs="Fira Mono" w:eastAsia="Fira Mono" w:hAnsi="Fira Mono"/>
          <w:rtl w:val="0"/>
        </w:rPr>
        <w:t xml:space="preserve">⬜ Certification certificates actually tied to your product</w:t>
      </w:r>
    </w:p>
    <w:p w:rsidR="00000000" w:rsidDel="00000000" w:rsidP="00000000" w:rsidRDefault="00000000" w:rsidRPr="00000000" w14:paraId="00001E7C">
      <w:pPr>
        <w:numPr>
          <w:ilvl w:val="0"/>
          <w:numId w:val="547"/>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 Chain-of-custody confirmation</w:t>
      </w:r>
    </w:p>
    <w:p w:rsidR="00000000" w:rsidDel="00000000" w:rsidP="00000000" w:rsidRDefault="00000000" w:rsidRPr="00000000" w14:paraId="00001E7D">
      <w:pPr>
        <w:numPr>
          <w:ilvl w:val="0"/>
          <w:numId w:val="547"/>
        </w:numPr>
        <w:spacing w:after="240" w:before="0" w:beforeAutospacing="0" w:lineRule="auto"/>
        <w:ind w:left="720" w:hanging="360"/>
      </w:pPr>
      <w:r w:rsidDel="00000000" w:rsidR="00000000" w:rsidRPr="00000000">
        <w:rPr>
          <w:rFonts w:ascii="Fira Mono" w:cs="Fira Mono" w:eastAsia="Fira Mono" w:hAnsi="Fira Mono"/>
          <w:rtl w:val="0"/>
        </w:rPr>
        <w:t xml:space="preserve">⬜ Origin disclosure language approval</w:t>
      </w:r>
    </w:p>
    <w:p w:rsidR="00000000" w:rsidDel="00000000" w:rsidP="00000000" w:rsidRDefault="00000000" w:rsidRPr="00000000" w14:paraId="00001E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F">
      <w:pPr>
        <w:pStyle w:val="Heading2"/>
        <w:keepNext w:val="0"/>
        <w:keepLines w:val="0"/>
        <w:spacing w:after="80" w:lineRule="auto"/>
        <w:rPr>
          <w:b w:val="1"/>
          <w:bCs w:val="1"/>
          <w:sz w:val="34"/>
          <w:szCs w:val="34"/>
        </w:rPr>
      </w:pPr>
      <w:bookmarkStart w:colFirst="0" w:colLast="0" w:name="_1qotvmmy16z" w:id="1002"/>
      <w:bookmarkEnd w:id="1002"/>
      <w:r w:rsidDel="00000000" w:rsidR="00000000" w:rsidRPr="00000000">
        <w:rPr>
          <w:b w:val="1"/>
          <w:bCs w:val="1"/>
          <w:sz w:val="34"/>
          <w:szCs w:val="34"/>
          <w:rtl w:val="0"/>
        </w:rPr>
        <w:t xml:space="preserve">7) Labeling &amp; Marketing Implications</w:t>
      </w:r>
    </w:p>
    <w:p w:rsidR="00000000" w:rsidDel="00000000" w:rsidP="00000000" w:rsidRDefault="00000000" w:rsidRPr="00000000" w14:paraId="00001E80">
      <w:pPr>
        <w:spacing w:after="240" w:before="240" w:lineRule="auto"/>
        <w:rPr>
          <w:b w:val="1"/>
          <w:bCs w:val="1"/>
        </w:rPr>
      </w:pPr>
      <w:r w:rsidDel="00000000" w:rsidR="00000000" w:rsidRPr="00000000">
        <w:rPr>
          <w:b w:val="1"/>
          <w:bCs w:val="1"/>
          <w:rtl w:val="0"/>
        </w:rPr>
        <w:t xml:space="preserve">Ingredient list:</w:t>
      </w:r>
    </w:p>
    <w:p w:rsidR="00000000" w:rsidDel="00000000" w:rsidP="00000000" w:rsidRDefault="00000000" w:rsidRPr="00000000" w14:paraId="00001E81">
      <w:pPr>
        <w:numPr>
          <w:ilvl w:val="0"/>
          <w:numId w:val="251"/>
        </w:numPr>
        <w:spacing w:after="0" w:afterAutospacing="0" w:before="240" w:lineRule="auto"/>
        <w:ind w:left="720" w:hanging="360"/>
      </w:pPr>
      <w:r w:rsidDel="00000000" w:rsidR="00000000" w:rsidRPr="00000000">
        <w:rPr>
          <w:rtl w:val="0"/>
        </w:rPr>
        <w:t xml:space="preserve">“Cocoa powder”</w:t>
      </w:r>
    </w:p>
    <w:p w:rsidR="00000000" w:rsidDel="00000000" w:rsidP="00000000" w:rsidRDefault="00000000" w:rsidRPr="00000000" w14:paraId="00001E82">
      <w:pPr>
        <w:numPr>
          <w:ilvl w:val="0"/>
          <w:numId w:val="251"/>
        </w:numPr>
        <w:spacing w:after="240" w:before="0" w:beforeAutospacing="0" w:lineRule="auto"/>
        <w:ind w:left="720" w:hanging="360"/>
      </w:pPr>
      <w:r w:rsidDel="00000000" w:rsidR="00000000" w:rsidRPr="00000000">
        <w:rPr>
          <w:rtl w:val="0"/>
        </w:rPr>
        <w:t xml:space="preserve">If alkalized: “Cocoa powder (processed with alkali)”</w:t>
      </w:r>
    </w:p>
    <w:p w:rsidR="00000000" w:rsidDel="00000000" w:rsidP="00000000" w:rsidRDefault="00000000" w:rsidRPr="00000000" w14:paraId="00001E83">
      <w:pPr>
        <w:spacing w:after="240" w:before="240" w:lineRule="auto"/>
        <w:rPr>
          <w:b w:val="1"/>
          <w:bCs w:val="1"/>
        </w:rPr>
      </w:pPr>
      <w:r w:rsidDel="00000000" w:rsidR="00000000" w:rsidRPr="00000000">
        <w:rPr>
          <w:b w:val="1"/>
          <w:bCs w:val="1"/>
          <w:rtl w:val="0"/>
        </w:rPr>
        <w:t xml:space="preserve">Claims to treat carefully:</w:t>
      </w:r>
    </w:p>
    <w:p w:rsidR="00000000" w:rsidDel="00000000" w:rsidP="00000000" w:rsidRDefault="00000000" w:rsidRPr="00000000" w14:paraId="00001E84">
      <w:pPr>
        <w:numPr>
          <w:ilvl w:val="0"/>
          <w:numId w:val="57"/>
        </w:numPr>
        <w:spacing w:after="0" w:afterAutospacing="0" w:before="240" w:lineRule="auto"/>
        <w:ind w:left="720" w:hanging="360"/>
      </w:pPr>
      <w:r w:rsidDel="00000000" w:rsidR="00000000" w:rsidRPr="00000000">
        <w:rPr>
          <w:rtl w:val="0"/>
        </w:rPr>
        <w:t xml:space="preserve">“Antioxidant rich”</w:t>
      </w:r>
    </w:p>
    <w:p w:rsidR="00000000" w:rsidDel="00000000" w:rsidP="00000000" w:rsidRDefault="00000000" w:rsidRPr="00000000" w14:paraId="00001E85">
      <w:pPr>
        <w:numPr>
          <w:ilvl w:val="0"/>
          <w:numId w:val="57"/>
        </w:numPr>
        <w:spacing w:after="0" w:afterAutospacing="0" w:before="0" w:beforeAutospacing="0" w:lineRule="auto"/>
        <w:ind w:left="720" w:hanging="360"/>
      </w:pPr>
      <w:r w:rsidDel="00000000" w:rsidR="00000000" w:rsidRPr="00000000">
        <w:rPr>
          <w:rtl w:val="0"/>
        </w:rPr>
        <w:t xml:space="preserve">“Heart healthy”</w:t>
      </w:r>
    </w:p>
    <w:p w:rsidR="00000000" w:rsidDel="00000000" w:rsidP="00000000" w:rsidRDefault="00000000" w:rsidRPr="00000000" w14:paraId="00001E86">
      <w:pPr>
        <w:numPr>
          <w:ilvl w:val="0"/>
          <w:numId w:val="57"/>
        </w:numPr>
        <w:spacing w:after="240" w:before="0" w:beforeAutospacing="0" w:lineRule="auto"/>
        <w:ind w:left="720" w:hanging="360"/>
      </w:pPr>
      <w:r w:rsidDel="00000000" w:rsidR="00000000" w:rsidRPr="00000000">
        <w:rPr>
          <w:rtl w:val="0"/>
        </w:rPr>
        <w:t xml:space="preserve">“Sustainably sourced”</w:t>
      </w:r>
    </w:p>
    <w:p w:rsidR="00000000" w:rsidDel="00000000" w:rsidP="00000000" w:rsidRDefault="00000000" w:rsidRPr="00000000" w14:paraId="00001E87">
      <w:pPr>
        <w:spacing w:after="240" w:before="240" w:lineRule="auto"/>
        <w:rPr/>
      </w:pPr>
      <w:r w:rsidDel="00000000" w:rsidR="00000000" w:rsidRPr="00000000">
        <w:rPr>
          <w:rtl w:val="0"/>
        </w:rPr>
        <w:t xml:space="preserve">Only use claims that:</w:t>
      </w:r>
    </w:p>
    <w:p w:rsidR="00000000" w:rsidDel="00000000" w:rsidP="00000000" w:rsidRDefault="00000000" w:rsidRPr="00000000" w14:paraId="00001E88">
      <w:pPr>
        <w:numPr>
          <w:ilvl w:val="0"/>
          <w:numId w:val="866"/>
        </w:numPr>
        <w:spacing w:after="0" w:afterAutospacing="0" w:before="240" w:lineRule="auto"/>
        <w:ind w:left="720" w:hanging="360"/>
      </w:pPr>
      <w:r w:rsidDel="00000000" w:rsidR="00000000" w:rsidRPr="00000000">
        <w:rPr>
          <w:rtl w:val="0"/>
        </w:rPr>
        <w:t xml:space="preserve">Match the </w:t>
      </w:r>
      <w:r w:rsidDel="00000000" w:rsidR="00000000" w:rsidRPr="00000000">
        <w:rPr>
          <w:b w:val="1"/>
          <w:bCs w:val="1"/>
          <w:rtl w:val="0"/>
        </w:rPr>
        <w:t xml:space="preserve">specific cocoa you buy</w:t>
      </w:r>
    </w:p>
    <w:p w:rsidR="00000000" w:rsidDel="00000000" w:rsidP="00000000" w:rsidRDefault="00000000" w:rsidRPr="00000000" w14:paraId="00001E89">
      <w:pPr>
        <w:numPr>
          <w:ilvl w:val="0"/>
          <w:numId w:val="866"/>
        </w:numPr>
        <w:spacing w:after="240" w:before="0" w:beforeAutospacing="0" w:lineRule="auto"/>
        <w:ind w:left="720" w:hanging="360"/>
      </w:pPr>
      <w:r w:rsidDel="00000000" w:rsidR="00000000" w:rsidRPr="00000000">
        <w:rPr>
          <w:rtl w:val="0"/>
        </w:rPr>
        <w:t xml:space="preserve">Are backed by documentation</w:t>
      </w:r>
    </w:p>
    <w:p w:rsidR="00000000" w:rsidDel="00000000" w:rsidP="00000000" w:rsidRDefault="00000000" w:rsidRPr="00000000" w14:paraId="00001E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B">
      <w:pPr>
        <w:pStyle w:val="Heading2"/>
        <w:keepNext w:val="0"/>
        <w:keepLines w:val="0"/>
        <w:spacing w:after="80" w:lineRule="auto"/>
        <w:rPr>
          <w:b w:val="1"/>
          <w:bCs w:val="1"/>
          <w:sz w:val="34"/>
          <w:szCs w:val="34"/>
        </w:rPr>
      </w:pPr>
      <w:bookmarkStart w:colFirst="0" w:colLast="0" w:name="_hjomz8sfxtcy" w:id="1003"/>
      <w:bookmarkEnd w:id="1003"/>
      <w:r w:rsidDel="00000000" w:rsidR="00000000" w:rsidRPr="00000000">
        <w:rPr>
          <w:b w:val="1"/>
          <w:bCs w:val="1"/>
          <w:sz w:val="34"/>
          <w:szCs w:val="34"/>
          <w:rtl w:val="0"/>
        </w:rPr>
        <w:t xml:space="preserve">8) Preliminary Scorecard (Pre-Audit)</w:t>
      </w:r>
    </w:p>
    <w:tbl>
      <w:tblPr>
        <w:tblStyle w:val="Table13"/>
        <w:tblW w:w="4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0"/>
        <w:gridCol w:w="1400"/>
        <w:tblGridChange w:id="0">
          <w:tblGrid>
            <w:gridCol w:w="3050"/>
            <w:gridCol w:w="1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C">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D">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E">
            <w:pPr>
              <w:rPr/>
            </w:pPr>
            <w:r w:rsidDel="00000000" w:rsidR="00000000" w:rsidRPr="00000000">
              <w:rPr>
                <w:rtl w:val="0"/>
              </w:rPr>
              <w:t xml:space="preserve">Food safety 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F">
            <w:pPr>
              <w:rPr/>
            </w:pPr>
            <w:r w:rsidDel="00000000" w:rsidR="00000000" w:rsidRPr="00000000">
              <w:rPr>
                <w:rtl w:val="0"/>
              </w:rPr>
              <w:t xml:space="preserve">🟢 Strong</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0">
            <w:pPr>
              <w:rPr/>
            </w:pPr>
            <w:r w:rsidDel="00000000" w:rsidR="00000000" w:rsidRPr="00000000">
              <w:rPr>
                <w:rtl w:val="0"/>
              </w:rPr>
              <w:t xml:space="preserve">Certification breadth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1">
            <w:pPr>
              <w:rPr/>
            </w:pPr>
            <w:r w:rsidDel="00000000" w:rsidR="00000000" w:rsidRPr="00000000">
              <w:rPr>
                <w:rtl w:val="0"/>
              </w:rPr>
              <w:t xml:space="preserve">🟢 Strong</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2">
            <w:pPr>
              <w:rPr/>
            </w:pPr>
            <w:r w:rsidDel="00000000" w:rsidR="00000000" w:rsidRPr="00000000">
              <w:rPr>
                <w:rtl w:val="0"/>
              </w:rPr>
              <w:t xml:space="preserve">QA process (positive release)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3">
            <w:pPr>
              <w:rPr/>
            </w:pPr>
            <w:r w:rsidDel="00000000" w:rsidR="00000000" w:rsidRPr="00000000">
              <w:rPr>
                <w:rtl w:val="0"/>
              </w:rPr>
              <w:t xml:space="preserve">🟢 Strong</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4">
            <w:pPr>
              <w:rPr/>
            </w:pPr>
            <w:r w:rsidDel="00000000" w:rsidR="00000000" w:rsidRPr="00000000">
              <w:rPr>
                <w:rtl w:val="0"/>
              </w:rPr>
              <w:t xml:space="preserve">Heavy metal risk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5">
            <w:pPr>
              <w:rPr/>
            </w:pPr>
            <w:r w:rsidDel="00000000" w:rsidR="00000000" w:rsidRPr="00000000">
              <w:rPr>
                <w:rtl w:val="0"/>
              </w:rPr>
              <w:t xml:space="preserve">🔴 Inherent</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6">
            <w:pPr>
              <w:rPr/>
            </w:pPr>
            <w:r w:rsidDel="00000000" w:rsidR="00000000" w:rsidRPr="00000000">
              <w:rPr>
                <w:rtl w:val="0"/>
              </w:rPr>
              <w:t xml:space="preserve">Transparency (public)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7">
            <w:pPr>
              <w:rPr/>
            </w:pPr>
            <w:r w:rsidDel="00000000" w:rsidR="00000000" w:rsidRPr="00000000">
              <w:rPr>
                <w:rtl w:val="0"/>
              </w:rPr>
              <w:t xml:space="preserve">🟡 Medium</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8">
            <w:pPr>
              <w:rPr/>
            </w:pPr>
            <w:r w:rsidDel="00000000" w:rsidR="00000000" w:rsidRPr="00000000">
              <w:rPr>
                <w:rtl w:val="0"/>
              </w:rPr>
              <w:t xml:space="preserve">Alignment with MD Health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9">
            <w:pPr>
              <w:rPr/>
            </w:pPr>
            <w:r w:rsidDel="00000000" w:rsidR="00000000" w:rsidRPr="00000000">
              <w:rPr>
                <w:rtl w:val="0"/>
              </w:rPr>
              <w:t xml:space="preserve">🟢 Strong</w:t>
            </w:r>
          </w:p>
        </w:tc>
      </w:tr>
    </w:tbl>
    <w:p w:rsidR="00000000" w:rsidDel="00000000" w:rsidP="00000000" w:rsidRDefault="00000000" w:rsidRPr="00000000" w14:paraId="00001E9A">
      <w:pPr>
        <w:spacing w:after="240" w:before="240" w:lineRule="auto"/>
        <w:rPr>
          <w:i w:val="1"/>
          <w:iCs w:val="1"/>
        </w:rPr>
      </w:pPr>
      <w:r w:rsidDel="00000000" w:rsidR="00000000" w:rsidRPr="00000000">
        <w:rPr>
          <w:b w:val="1"/>
          <w:bCs w:val="1"/>
          <w:rtl w:val="0"/>
        </w:rPr>
        <w:t xml:space="preserve">Overall Status:</w:t>
      </w:r>
      <w:r w:rsidDel="00000000" w:rsidR="00000000" w:rsidRPr="00000000">
        <w:rPr>
          <w:rtl w:val="0"/>
        </w:rPr>
        <w:t xml:space="preserve"> 🟢 </w:t>
      </w:r>
      <w:r w:rsidDel="00000000" w:rsidR="00000000" w:rsidRPr="00000000">
        <w:rPr>
          <w:i w:val="1"/>
          <w:iCs w:val="1"/>
          <w:rtl w:val="0"/>
        </w:rPr>
        <w:t xml:space="preserve">Strong candidate pending COA verification</w:t>
      </w:r>
    </w:p>
    <w:p w:rsidR="00000000" w:rsidDel="00000000" w:rsidP="00000000" w:rsidRDefault="00000000" w:rsidRPr="00000000" w14:paraId="00001E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C">
      <w:pPr>
        <w:pStyle w:val="Heading2"/>
        <w:keepNext w:val="0"/>
        <w:keepLines w:val="0"/>
        <w:spacing w:after="80" w:lineRule="auto"/>
        <w:rPr>
          <w:b w:val="1"/>
          <w:bCs w:val="1"/>
          <w:sz w:val="34"/>
          <w:szCs w:val="34"/>
        </w:rPr>
      </w:pPr>
      <w:bookmarkStart w:colFirst="0" w:colLast="0" w:name="_qeea8gqd18i0" w:id="1004"/>
      <w:bookmarkEnd w:id="1004"/>
      <w:r w:rsidDel="00000000" w:rsidR="00000000" w:rsidRPr="00000000">
        <w:rPr>
          <w:b w:val="1"/>
          <w:bCs w:val="1"/>
          <w:sz w:val="34"/>
          <w:szCs w:val="34"/>
          <w:rtl w:val="0"/>
        </w:rPr>
        <w:t xml:space="preserve">9) Open Questions for UCP (Final Validation)</w:t>
      </w:r>
    </w:p>
    <w:p w:rsidR="00000000" w:rsidDel="00000000" w:rsidP="00000000" w:rsidRDefault="00000000" w:rsidRPr="00000000" w14:paraId="00001E9D">
      <w:pPr>
        <w:numPr>
          <w:ilvl w:val="0"/>
          <w:numId w:val="648"/>
        </w:numPr>
        <w:spacing w:after="0" w:afterAutospacing="0" w:before="240" w:lineRule="auto"/>
        <w:ind w:left="720" w:hanging="360"/>
      </w:pPr>
      <w:r w:rsidDel="00000000" w:rsidR="00000000" w:rsidRPr="00000000">
        <w:rPr>
          <w:rtl w:val="0"/>
        </w:rPr>
        <w:t xml:space="preserve">Natural or Dutch-processed cocoa options?</w:t>
      </w:r>
    </w:p>
    <w:p w:rsidR="00000000" w:rsidDel="00000000" w:rsidP="00000000" w:rsidRDefault="00000000" w:rsidRPr="00000000" w14:paraId="00001E9E">
      <w:pPr>
        <w:numPr>
          <w:ilvl w:val="0"/>
          <w:numId w:val="648"/>
        </w:numPr>
        <w:spacing w:after="0" w:afterAutospacing="0" w:before="0" w:beforeAutospacing="0" w:lineRule="auto"/>
        <w:ind w:left="720" w:hanging="360"/>
      </w:pPr>
      <w:r w:rsidDel="00000000" w:rsidR="00000000" w:rsidRPr="00000000">
        <w:rPr>
          <w:rtl w:val="0"/>
        </w:rPr>
        <w:t xml:space="preserve">Typical fat %, pH, and color ranges?</w:t>
      </w:r>
    </w:p>
    <w:p w:rsidR="00000000" w:rsidDel="00000000" w:rsidP="00000000" w:rsidRDefault="00000000" w:rsidRPr="00000000" w14:paraId="00001E9F">
      <w:pPr>
        <w:numPr>
          <w:ilvl w:val="0"/>
          <w:numId w:val="648"/>
        </w:numPr>
        <w:spacing w:after="0" w:afterAutospacing="0" w:before="0" w:beforeAutospacing="0" w:lineRule="auto"/>
        <w:ind w:left="720" w:hanging="360"/>
      </w:pPr>
      <w:r w:rsidDel="00000000" w:rsidR="00000000" w:rsidRPr="00000000">
        <w:rPr>
          <w:rtl w:val="0"/>
        </w:rPr>
        <w:t xml:space="preserve">Current cocoa bean origins?</w:t>
      </w:r>
    </w:p>
    <w:p w:rsidR="00000000" w:rsidDel="00000000" w:rsidP="00000000" w:rsidRDefault="00000000" w:rsidRPr="00000000" w14:paraId="00001EA0">
      <w:pPr>
        <w:numPr>
          <w:ilvl w:val="0"/>
          <w:numId w:val="648"/>
        </w:numPr>
        <w:spacing w:after="0" w:afterAutospacing="0" w:before="0" w:beforeAutospacing="0" w:lineRule="auto"/>
        <w:ind w:left="720" w:hanging="360"/>
      </w:pPr>
      <w:r w:rsidDel="00000000" w:rsidR="00000000" w:rsidRPr="00000000">
        <w:rPr>
          <w:rtl w:val="0"/>
        </w:rPr>
        <w:t xml:space="preserve">Can you provide </w:t>
      </w:r>
      <w:r w:rsidDel="00000000" w:rsidR="00000000" w:rsidRPr="00000000">
        <w:rPr>
          <w:b w:val="1"/>
          <w:bCs w:val="1"/>
          <w:rtl w:val="0"/>
        </w:rPr>
        <w:t xml:space="preserve">lot-specific heavy metal COAs</w:t>
      </w:r>
      <w:r w:rsidDel="00000000" w:rsidR="00000000" w:rsidRPr="00000000">
        <w:rPr>
          <w:rtl w:val="0"/>
        </w:rPr>
        <w:t xml:space="preserve">?</w:t>
      </w:r>
    </w:p>
    <w:p w:rsidR="00000000" w:rsidDel="00000000" w:rsidP="00000000" w:rsidRDefault="00000000" w:rsidRPr="00000000" w14:paraId="00001EA1">
      <w:pPr>
        <w:numPr>
          <w:ilvl w:val="0"/>
          <w:numId w:val="648"/>
        </w:numPr>
        <w:spacing w:after="0" w:afterAutospacing="0" w:before="0" w:beforeAutospacing="0" w:lineRule="auto"/>
        <w:ind w:left="720" w:hanging="360"/>
      </w:pPr>
      <w:r w:rsidDel="00000000" w:rsidR="00000000" w:rsidRPr="00000000">
        <w:rPr>
          <w:rtl w:val="0"/>
        </w:rPr>
        <w:t xml:space="preserve">Which certifications apply </w:t>
      </w:r>
      <w:r w:rsidDel="00000000" w:rsidR="00000000" w:rsidRPr="00000000">
        <w:rPr>
          <w:b w:val="1"/>
          <w:bCs w:val="1"/>
          <w:rtl w:val="0"/>
        </w:rPr>
        <w:t xml:space="preserve">to our specific SKU</w:t>
      </w:r>
      <w:r w:rsidDel="00000000" w:rsidR="00000000" w:rsidRPr="00000000">
        <w:rPr>
          <w:rtl w:val="0"/>
        </w:rPr>
        <w:t xml:space="preserve">?</w:t>
      </w:r>
    </w:p>
    <w:p w:rsidR="00000000" w:rsidDel="00000000" w:rsidP="00000000" w:rsidRDefault="00000000" w:rsidRPr="00000000" w14:paraId="00001EA2">
      <w:pPr>
        <w:numPr>
          <w:ilvl w:val="0"/>
          <w:numId w:val="648"/>
        </w:numPr>
        <w:spacing w:after="240" w:before="0" w:beforeAutospacing="0" w:lineRule="auto"/>
        <w:ind w:left="720" w:hanging="360"/>
      </w:pPr>
      <w:r w:rsidDel="00000000" w:rsidR="00000000" w:rsidRPr="00000000">
        <w:rPr>
          <w:rtl w:val="0"/>
        </w:rPr>
        <w:t xml:space="preserve">MOQ, lead times, price stability?</w:t>
      </w:r>
    </w:p>
    <w:p w:rsidR="00000000" w:rsidDel="00000000" w:rsidP="00000000" w:rsidRDefault="00000000" w:rsidRPr="00000000" w14:paraId="00001E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4">
      <w:pPr>
        <w:pStyle w:val="Heading2"/>
        <w:keepNext w:val="0"/>
        <w:keepLines w:val="0"/>
        <w:spacing w:after="80" w:lineRule="auto"/>
        <w:rPr>
          <w:b w:val="1"/>
          <w:bCs w:val="1"/>
          <w:sz w:val="34"/>
          <w:szCs w:val="34"/>
        </w:rPr>
      </w:pPr>
      <w:bookmarkStart w:colFirst="0" w:colLast="0" w:name="_k8orzx7o6mn9" w:id="1005"/>
      <w:bookmarkEnd w:id="1005"/>
      <w:r w:rsidDel="00000000" w:rsidR="00000000" w:rsidRPr="00000000">
        <w:rPr>
          <w:b w:val="1"/>
          <w:bCs w:val="1"/>
          <w:sz w:val="34"/>
          <w:szCs w:val="34"/>
          <w:rtl w:val="0"/>
        </w:rPr>
        <w:t xml:space="preserve">10) Internal Notes (MD Health Only)</w:t>
      </w:r>
    </w:p>
    <w:p w:rsidR="00000000" w:rsidDel="00000000" w:rsidP="00000000" w:rsidRDefault="00000000" w:rsidRPr="00000000" w14:paraId="00001EA5">
      <w:pPr>
        <w:spacing w:after="240" w:before="240" w:lineRule="auto"/>
        <w:rPr>
          <w:i w:val="1"/>
          <w:iCs w:val="1"/>
        </w:rPr>
      </w:pPr>
      <w:r w:rsidDel="00000000" w:rsidR="00000000" w:rsidRPr="00000000">
        <w:rPr>
          <w:i w:val="1"/>
          <w:iCs w:val="1"/>
          <w:rtl w:val="0"/>
        </w:rPr>
        <w:t xml:space="preserve">(Fill after samples + testing)</w:t>
      </w:r>
    </w:p>
    <w:p w:rsidR="00000000" w:rsidDel="00000000" w:rsidP="00000000" w:rsidRDefault="00000000" w:rsidRPr="00000000" w14:paraId="00001EA6">
      <w:pPr>
        <w:numPr>
          <w:ilvl w:val="0"/>
          <w:numId w:val="566"/>
        </w:numPr>
        <w:spacing w:after="0" w:afterAutospacing="0" w:before="240" w:lineRule="auto"/>
        <w:ind w:left="720" w:hanging="360"/>
      </w:pPr>
      <w:r w:rsidDel="00000000" w:rsidR="00000000" w:rsidRPr="00000000">
        <w:rPr>
          <w:rtl w:val="0"/>
        </w:rPr>
        <w:t xml:space="preserve">Flavor impact in bar:</w:t>
      </w:r>
    </w:p>
    <w:p w:rsidR="00000000" w:rsidDel="00000000" w:rsidP="00000000" w:rsidRDefault="00000000" w:rsidRPr="00000000" w14:paraId="00001EA7">
      <w:pPr>
        <w:numPr>
          <w:ilvl w:val="0"/>
          <w:numId w:val="566"/>
        </w:numPr>
        <w:spacing w:after="0" w:afterAutospacing="0" w:before="0" w:beforeAutospacing="0" w:lineRule="auto"/>
        <w:ind w:left="720" w:hanging="360"/>
      </w:pPr>
      <w:r w:rsidDel="00000000" w:rsidR="00000000" w:rsidRPr="00000000">
        <w:rPr>
          <w:rtl w:val="0"/>
        </w:rPr>
        <w:t xml:space="preserve">Heavy metal lab results:</w:t>
      </w:r>
    </w:p>
    <w:p w:rsidR="00000000" w:rsidDel="00000000" w:rsidP="00000000" w:rsidRDefault="00000000" w:rsidRPr="00000000" w14:paraId="00001EA8">
      <w:pPr>
        <w:numPr>
          <w:ilvl w:val="0"/>
          <w:numId w:val="566"/>
        </w:numPr>
        <w:spacing w:after="0" w:afterAutospacing="0" w:before="0" w:beforeAutospacing="0" w:lineRule="auto"/>
        <w:ind w:left="720" w:hanging="360"/>
      </w:pPr>
      <w:r w:rsidDel="00000000" w:rsidR="00000000" w:rsidRPr="00000000">
        <w:rPr>
          <w:rtl w:val="0"/>
        </w:rPr>
        <w:t xml:space="preserve">Labeling language approved:</w:t>
      </w:r>
    </w:p>
    <w:p w:rsidR="00000000" w:rsidDel="00000000" w:rsidP="00000000" w:rsidRDefault="00000000" w:rsidRPr="00000000" w14:paraId="00001EA9">
      <w:pPr>
        <w:numPr>
          <w:ilvl w:val="0"/>
          <w:numId w:val="566"/>
        </w:numPr>
        <w:spacing w:after="0" w:afterAutospacing="0" w:before="0" w:beforeAutospacing="0" w:lineRule="auto"/>
        <w:ind w:left="720" w:hanging="360"/>
      </w:pPr>
      <w:r w:rsidDel="00000000" w:rsidR="00000000" w:rsidRPr="00000000">
        <w:rPr>
          <w:rtl w:val="0"/>
        </w:rPr>
        <w:t xml:space="preserve">Cost per kg landed:</w:t>
      </w:r>
    </w:p>
    <w:p w:rsidR="00000000" w:rsidDel="00000000" w:rsidP="00000000" w:rsidRDefault="00000000" w:rsidRPr="00000000" w14:paraId="00001EAA">
      <w:pPr>
        <w:numPr>
          <w:ilvl w:val="0"/>
          <w:numId w:val="566"/>
        </w:numPr>
        <w:spacing w:after="240" w:before="0" w:beforeAutospacing="0" w:lineRule="auto"/>
        <w:ind w:left="720" w:hanging="360"/>
      </w:pPr>
      <w:r w:rsidDel="00000000" w:rsidR="00000000" w:rsidRPr="00000000">
        <w:rPr>
          <w:rtl w:val="0"/>
        </w:rPr>
        <w:t xml:space="preserve">Backup cocoa supplier?</w:t>
      </w:r>
    </w:p>
    <w:p w:rsidR="00000000" w:rsidDel="00000000" w:rsidP="00000000" w:rsidRDefault="00000000" w:rsidRPr="00000000" w14:paraId="00001E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C">
      <w:pPr>
        <w:pStyle w:val="Heading3"/>
        <w:keepNext w:val="0"/>
        <w:keepLines w:val="0"/>
        <w:spacing w:before="280" w:lineRule="auto"/>
        <w:rPr>
          <w:b w:val="1"/>
          <w:bCs w:val="1"/>
          <w:color w:val="000000"/>
          <w:sz w:val="26"/>
          <w:szCs w:val="26"/>
        </w:rPr>
      </w:pPr>
      <w:bookmarkStart w:colFirst="0" w:colLast="0" w:name="_hjmvy3ho26jd" w:id="1006"/>
      <w:bookmarkEnd w:id="1006"/>
      <w:r w:rsidDel="00000000" w:rsidR="00000000" w:rsidRPr="00000000">
        <w:rPr>
          <w:b w:val="1"/>
          <w:bCs w:val="1"/>
          <w:color w:val="000000"/>
          <w:sz w:val="26"/>
          <w:szCs w:val="26"/>
          <w:rtl w:val="0"/>
        </w:rPr>
        <w:t xml:space="preserve">Bottom line (strategic take)</w:t>
      </w:r>
    </w:p>
    <w:p w:rsidR="00000000" w:rsidDel="00000000" w:rsidP="00000000" w:rsidRDefault="00000000" w:rsidRPr="00000000" w14:paraId="00001EAD">
      <w:pPr>
        <w:spacing w:after="240" w:before="240" w:lineRule="auto"/>
        <w:rPr/>
      </w:pPr>
      <w:r w:rsidDel="00000000" w:rsidR="00000000" w:rsidRPr="00000000">
        <w:rPr>
          <w:rtl w:val="0"/>
        </w:rPr>
        <w:t xml:space="preserve">Compared to many cocoa suppliers, </w:t>
      </w:r>
      <w:r w:rsidDel="00000000" w:rsidR="00000000" w:rsidRPr="00000000">
        <w:rPr>
          <w:b w:val="1"/>
          <w:bCs w:val="1"/>
          <w:rtl w:val="0"/>
        </w:rPr>
        <w:t xml:space="preserve">UCP checks the right structural boxes</w:t>
      </w:r>
      <w:r w:rsidDel="00000000" w:rsidR="00000000" w:rsidRPr="00000000">
        <w:rPr>
          <w:rtl w:val="0"/>
        </w:rPr>
        <w:t xml:space="preserve">:</w:t>
      </w:r>
    </w:p>
    <w:p w:rsidR="00000000" w:rsidDel="00000000" w:rsidP="00000000" w:rsidRDefault="00000000" w:rsidRPr="00000000" w14:paraId="00001EAE">
      <w:pPr>
        <w:numPr>
          <w:ilvl w:val="0"/>
          <w:numId w:val="423"/>
        </w:numPr>
        <w:spacing w:after="0" w:afterAutospacing="0" w:before="240" w:lineRule="auto"/>
        <w:ind w:left="720" w:hanging="360"/>
      </w:pPr>
      <w:r w:rsidDel="00000000" w:rsidR="00000000" w:rsidRPr="00000000">
        <w:rPr>
          <w:rtl w:val="0"/>
        </w:rPr>
        <w:t xml:space="preserve">Strong QA language</w:t>
      </w:r>
    </w:p>
    <w:p w:rsidR="00000000" w:rsidDel="00000000" w:rsidP="00000000" w:rsidRDefault="00000000" w:rsidRPr="00000000" w14:paraId="00001EAF">
      <w:pPr>
        <w:numPr>
          <w:ilvl w:val="0"/>
          <w:numId w:val="423"/>
        </w:numPr>
        <w:spacing w:after="0" w:afterAutospacing="0" w:before="0" w:beforeAutospacing="0" w:lineRule="auto"/>
        <w:ind w:left="720" w:hanging="360"/>
      </w:pPr>
      <w:r w:rsidDel="00000000" w:rsidR="00000000" w:rsidRPr="00000000">
        <w:rPr>
          <w:rtl w:val="0"/>
        </w:rPr>
        <w:t xml:space="preserve">Recognized certifications</w:t>
      </w:r>
    </w:p>
    <w:p w:rsidR="00000000" w:rsidDel="00000000" w:rsidP="00000000" w:rsidRDefault="00000000" w:rsidRPr="00000000" w14:paraId="00001EB0">
      <w:pPr>
        <w:numPr>
          <w:ilvl w:val="0"/>
          <w:numId w:val="423"/>
        </w:numPr>
        <w:spacing w:after="0" w:afterAutospacing="0" w:before="0" w:beforeAutospacing="0" w:lineRule="auto"/>
        <w:ind w:left="720" w:hanging="360"/>
      </w:pPr>
      <w:r w:rsidDel="00000000" w:rsidR="00000000" w:rsidRPr="00000000">
        <w:rPr>
          <w:rtl w:val="0"/>
        </w:rPr>
        <w:t xml:space="preserve">Positive release system</w:t>
      </w:r>
    </w:p>
    <w:p w:rsidR="00000000" w:rsidDel="00000000" w:rsidP="00000000" w:rsidRDefault="00000000" w:rsidRPr="00000000" w14:paraId="00001EB1">
      <w:pPr>
        <w:numPr>
          <w:ilvl w:val="0"/>
          <w:numId w:val="423"/>
        </w:numPr>
        <w:spacing w:after="240" w:before="0" w:beforeAutospacing="0" w:lineRule="auto"/>
        <w:ind w:left="720" w:hanging="360"/>
      </w:pPr>
      <w:r w:rsidDel="00000000" w:rsidR="00000000" w:rsidRPr="00000000">
        <w:rPr>
          <w:rtl w:val="0"/>
        </w:rPr>
        <w:t xml:space="preserve">Sustainability infrastructure</w:t>
      </w:r>
    </w:p>
    <w:p w:rsidR="00000000" w:rsidDel="00000000" w:rsidP="00000000" w:rsidRDefault="00000000" w:rsidRPr="00000000" w14:paraId="00001EB2">
      <w:pPr>
        <w:spacing w:after="240" w:before="240" w:lineRule="auto"/>
        <w:rPr/>
      </w:pPr>
      <w:r w:rsidDel="00000000" w:rsidR="00000000" w:rsidRPr="00000000">
        <w:rPr>
          <w:rtl w:val="0"/>
        </w:rPr>
        <w:t xml:space="preserve">This puts them </w:t>
      </w:r>
      <w:r w:rsidDel="00000000" w:rsidR="00000000" w:rsidRPr="00000000">
        <w:rPr>
          <w:b w:val="1"/>
          <w:bCs w:val="1"/>
          <w:rtl w:val="0"/>
        </w:rPr>
        <w:t xml:space="preserve">ahead of most commodity cocoa suppliers</w:t>
      </w:r>
      <w:r w:rsidDel="00000000" w:rsidR="00000000" w:rsidRPr="00000000">
        <w:rPr>
          <w:rtl w:val="0"/>
        </w:rPr>
        <w:t xml:space="preserve"> — but </w:t>
      </w:r>
      <w:r w:rsidDel="00000000" w:rsidR="00000000" w:rsidRPr="00000000">
        <w:rPr>
          <w:b w:val="1"/>
          <w:bCs w:val="1"/>
          <w:rtl w:val="0"/>
        </w:rPr>
        <w:t xml:space="preserve">only data (COAs) finishes the job</w:t>
      </w:r>
      <w:r w:rsidDel="00000000" w:rsidR="00000000" w:rsidRPr="00000000">
        <w:rPr>
          <w:rtl w:val="0"/>
        </w:rPr>
        <w:t xml:space="preserve">.</w:t>
      </w:r>
    </w:p>
    <w:p w:rsidR="00000000" w:rsidDel="00000000" w:rsidP="00000000" w:rsidRDefault="00000000" w:rsidRPr="00000000" w14:paraId="00001EB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4rdhrx9atx3" w:id="1007"/>
      <w:bookmarkEnd w:id="10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Bella Viva: Blueberries</w:t>
      </w:r>
      <w:r w:rsidDel="00000000" w:rsidR="00000000" w:rsidRPr="00000000">
        <w:rPr>
          <w:rtl w:val="0"/>
        </w:rPr>
      </w:r>
    </w:p>
    <w:p w:rsidR="00000000" w:rsidDel="00000000" w:rsidP="00000000" w:rsidRDefault="00000000" w:rsidRPr="00000000" w14:paraId="00001EB5">
      <w:pPr>
        <w:pStyle w:val="Heading1"/>
        <w:keepNext w:val="0"/>
        <w:keepLines w:val="0"/>
        <w:spacing w:before="480" w:lineRule="auto"/>
        <w:rPr>
          <w:b w:val="1"/>
          <w:bCs w:val="1"/>
          <w:sz w:val="46"/>
          <w:szCs w:val="46"/>
        </w:rPr>
      </w:pPr>
      <w:bookmarkStart w:colFirst="0" w:colLast="0" w:name="_9op5zdxgjl7w" w:id="1008"/>
      <w:bookmarkEnd w:id="1008"/>
      <w:r w:rsidDel="00000000" w:rsidR="00000000" w:rsidRPr="00000000">
        <w:rPr>
          <w:b w:val="1"/>
          <w:bCs w:val="1"/>
          <w:sz w:val="46"/>
          <w:szCs w:val="46"/>
          <w:rtl w:val="0"/>
        </w:rPr>
        <w:t xml:space="preserve">Ingredient Supplier Case — Bella Viva Orchards, Inc.</w:t>
      </w:r>
    </w:p>
    <w:p w:rsidR="00000000" w:rsidDel="00000000" w:rsidP="00000000" w:rsidRDefault="00000000" w:rsidRPr="00000000" w14:paraId="00001EB6">
      <w:pPr>
        <w:spacing w:after="240" w:before="240" w:lineRule="auto"/>
        <w:rPr/>
      </w:pPr>
      <w:r w:rsidDel="00000000" w:rsidR="00000000" w:rsidRPr="00000000">
        <w:rPr>
          <w:b w:val="1"/>
          <w:bCs w:val="1"/>
          <w:rtl w:val="0"/>
        </w:rPr>
        <w:t xml:space="preserve">Ingredient:</w:t>
      </w:r>
      <w:r w:rsidDel="00000000" w:rsidR="00000000" w:rsidRPr="00000000">
        <w:rPr>
          <w:rtl w:val="0"/>
        </w:rPr>
        <w:t xml:space="preserve"> Organic Blueberries (Dehydrated)</w:t>
        <w:br w:type="textWrapping"/>
        <w:t xml:space="preserve"> </w:t>
      </w:r>
      <w:r w:rsidDel="00000000" w:rsidR="00000000" w:rsidRPr="00000000">
        <w:rPr>
          <w:b w:val="1"/>
          <w:bCs w:val="1"/>
          <w:rtl w:val="0"/>
        </w:rPr>
        <w:t xml:space="preserve">Item #:</w:t>
      </w:r>
      <w:r w:rsidDel="00000000" w:rsidR="00000000" w:rsidRPr="00000000">
        <w:rPr>
          <w:rtl w:val="0"/>
        </w:rPr>
        <w:t xml:space="preserve"> 1412</w:t>
        <w:br w:type="textWrapping"/>
        <w:t xml:space="preserve"> </w:t>
      </w:r>
      <w:r w:rsidDel="00000000" w:rsidR="00000000" w:rsidRPr="00000000">
        <w:rPr>
          <w:b w:val="1"/>
          <w:bCs w:val="1"/>
          <w:rtl w:val="0"/>
        </w:rPr>
        <w:t xml:space="preserve">Use Case:</w:t>
      </w:r>
      <w:r w:rsidDel="00000000" w:rsidR="00000000" w:rsidRPr="00000000">
        <w:rPr>
          <w:rtl w:val="0"/>
        </w:rPr>
        <w:t xml:space="preserve"> MD Health Bar (raw ingredient sourcing)</w:t>
      </w:r>
    </w:p>
    <w:p w:rsidR="00000000" w:rsidDel="00000000" w:rsidP="00000000" w:rsidRDefault="00000000" w:rsidRPr="00000000" w14:paraId="00001E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8">
      <w:pPr>
        <w:pStyle w:val="Heading2"/>
        <w:keepNext w:val="0"/>
        <w:keepLines w:val="0"/>
        <w:spacing w:after="80" w:lineRule="auto"/>
        <w:rPr>
          <w:b w:val="1"/>
          <w:bCs w:val="1"/>
          <w:sz w:val="34"/>
          <w:szCs w:val="34"/>
        </w:rPr>
      </w:pPr>
      <w:bookmarkStart w:colFirst="0" w:colLast="0" w:name="_ywmgia20f9b" w:id="1009"/>
      <w:bookmarkEnd w:id="1009"/>
      <w:r w:rsidDel="00000000" w:rsidR="00000000" w:rsidRPr="00000000">
        <w:rPr>
          <w:b w:val="1"/>
          <w:bCs w:val="1"/>
          <w:sz w:val="34"/>
          <w:szCs w:val="34"/>
          <w:rtl w:val="0"/>
        </w:rPr>
        <w:t xml:space="preserve">1) Supplier Snapshot</w:t>
      </w:r>
    </w:p>
    <w:p w:rsidR="00000000" w:rsidDel="00000000" w:rsidP="00000000" w:rsidRDefault="00000000" w:rsidRPr="00000000" w14:paraId="00001EB9">
      <w:pPr>
        <w:numPr>
          <w:ilvl w:val="0"/>
          <w:numId w:val="1116"/>
        </w:numPr>
        <w:spacing w:after="0" w:afterAutospacing="0" w:before="240" w:lineRule="auto"/>
        <w:ind w:left="720" w:hanging="360"/>
      </w:pPr>
      <w:r w:rsidDel="00000000" w:rsidR="00000000" w:rsidRPr="00000000">
        <w:rPr>
          <w:b w:val="1"/>
          <w:bCs w:val="1"/>
          <w:rtl w:val="0"/>
        </w:rPr>
        <w:t xml:space="preserve">Company:</w:t>
      </w:r>
      <w:r w:rsidDel="00000000" w:rsidR="00000000" w:rsidRPr="00000000">
        <w:rPr>
          <w:rtl w:val="0"/>
        </w:rPr>
        <w:t xml:space="preserve"> Bella Viva Orchards, Inc.</w:t>
        <w:br w:type="textWrapping"/>
      </w:r>
    </w:p>
    <w:p w:rsidR="00000000" w:rsidDel="00000000" w:rsidP="00000000" w:rsidRDefault="00000000" w:rsidRPr="00000000" w14:paraId="00001EBA">
      <w:pPr>
        <w:numPr>
          <w:ilvl w:val="0"/>
          <w:numId w:val="1116"/>
        </w:numPr>
        <w:spacing w:after="0" w:afterAutospacing="0" w:before="0" w:beforeAutospacing="0" w:lineRule="auto"/>
        <w:ind w:left="720" w:hanging="360"/>
      </w:pPr>
      <w:r w:rsidDel="00000000" w:rsidR="00000000" w:rsidRPr="00000000">
        <w:rPr>
          <w:b w:val="1"/>
          <w:bCs w:val="1"/>
          <w:rtl w:val="0"/>
        </w:rPr>
        <w:t xml:space="preserve">Location:</w:t>
      </w:r>
      <w:r w:rsidDel="00000000" w:rsidR="00000000" w:rsidRPr="00000000">
        <w:rPr>
          <w:rtl w:val="0"/>
        </w:rPr>
        <w:t xml:space="preserve"> Denair, California (San Joaquin Valley)</w:t>
        <w:br w:type="textWrapping"/>
      </w:r>
    </w:p>
    <w:p w:rsidR="00000000" w:rsidDel="00000000" w:rsidP="00000000" w:rsidRDefault="00000000" w:rsidRPr="00000000" w14:paraId="00001EBB">
      <w:pPr>
        <w:numPr>
          <w:ilvl w:val="0"/>
          <w:numId w:val="1116"/>
        </w:numPr>
        <w:spacing w:after="0" w:afterAutospacing="0" w:before="0" w:beforeAutospacing="0" w:lineRule="auto"/>
        <w:ind w:left="720" w:hanging="360"/>
      </w:pPr>
      <w:r w:rsidDel="00000000" w:rsidR="00000000" w:rsidRPr="00000000">
        <w:rPr>
          <w:b w:val="1"/>
          <w:bCs w:val="1"/>
          <w:rtl w:val="0"/>
        </w:rPr>
        <w:t xml:space="preserve">Facility:</w:t>
      </w:r>
      <w:r w:rsidDel="00000000" w:rsidR="00000000" w:rsidRPr="00000000">
        <w:rPr>
          <w:rtl w:val="0"/>
        </w:rPr>
        <w:t xml:space="preserve"> Manufacturing Division (not DTC)</w:t>
        <w:br w:type="textWrapping"/>
      </w:r>
    </w:p>
    <w:p w:rsidR="00000000" w:rsidDel="00000000" w:rsidP="00000000" w:rsidRDefault="00000000" w:rsidRPr="00000000" w14:paraId="00001EBC">
      <w:pPr>
        <w:numPr>
          <w:ilvl w:val="0"/>
          <w:numId w:val="1116"/>
        </w:numPr>
        <w:spacing w:after="0" w:afterAutospacing="0" w:before="0" w:beforeAutospacing="0" w:lineRule="auto"/>
        <w:ind w:left="720" w:hanging="360"/>
      </w:pPr>
      <w:r w:rsidDel="00000000" w:rsidR="00000000" w:rsidRPr="00000000">
        <w:rPr>
          <w:b w:val="1"/>
          <w:bCs w:val="1"/>
          <w:rtl w:val="0"/>
        </w:rPr>
        <w:t xml:space="preserve">Sourcing Radius:</w:t>
      </w:r>
      <w:r w:rsidDel="00000000" w:rsidR="00000000" w:rsidRPr="00000000">
        <w:rPr>
          <w:rtl w:val="0"/>
        </w:rPr>
        <w:t xml:space="preserve"> Majority of fruit grown within </w:t>
      </w:r>
      <w:r w:rsidDel="00000000" w:rsidR="00000000" w:rsidRPr="00000000">
        <w:rPr>
          <w:b w:val="1"/>
          <w:bCs w:val="1"/>
          <w:rtl w:val="0"/>
        </w:rPr>
        <w:t xml:space="preserve">100 miles</w:t>
      </w:r>
      <w:r w:rsidDel="00000000" w:rsidR="00000000" w:rsidRPr="00000000">
        <w:rPr>
          <w:rtl w:val="0"/>
        </w:rPr>
        <w:t xml:space="preserve"> of facility</w:t>
        <w:br w:type="textWrapping"/>
      </w:r>
    </w:p>
    <w:p w:rsidR="00000000" w:rsidDel="00000000" w:rsidP="00000000" w:rsidRDefault="00000000" w:rsidRPr="00000000" w14:paraId="00001EBD">
      <w:pPr>
        <w:numPr>
          <w:ilvl w:val="0"/>
          <w:numId w:val="1116"/>
        </w:numPr>
        <w:spacing w:after="240" w:before="0" w:beforeAutospacing="0" w:lineRule="auto"/>
        <w:ind w:left="720" w:hanging="360"/>
      </w:pPr>
      <w:r w:rsidDel="00000000" w:rsidR="00000000" w:rsidRPr="00000000">
        <w:rPr>
          <w:b w:val="1"/>
          <w:bCs w:val="1"/>
          <w:rtl w:val="0"/>
        </w:rPr>
        <w:t xml:space="preserve">Business Model:</w:t>
      </w:r>
      <w:r w:rsidDel="00000000" w:rsidR="00000000" w:rsidRPr="00000000">
        <w:rPr>
          <w:rtl w:val="0"/>
        </w:rPr>
        <w:t xml:space="preserve"> Manufacturer of dried fruit (not broker)</w:t>
        <w:br w:type="textWrapping"/>
      </w:r>
    </w:p>
    <w:p w:rsidR="00000000" w:rsidDel="00000000" w:rsidP="00000000" w:rsidRDefault="00000000" w:rsidRPr="00000000" w14:paraId="00001EBE">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 This is a </w:t>
      </w:r>
      <w:r w:rsidDel="00000000" w:rsidR="00000000" w:rsidRPr="00000000">
        <w:rPr>
          <w:b w:val="1"/>
          <w:bCs w:val="1"/>
          <w:rtl w:val="0"/>
        </w:rPr>
        <w:t xml:space="preserve">domestic, vertically aligned dried fruit producer</w:t>
      </w:r>
      <w:r w:rsidDel="00000000" w:rsidR="00000000" w:rsidRPr="00000000">
        <w:rPr>
          <w:rtl w:val="0"/>
        </w:rPr>
        <w:t xml:space="preserve">, not a global commodity trader.</w:t>
      </w:r>
    </w:p>
    <w:p w:rsidR="00000000" w:rsidDel="00000000" w:rsidP="00000000" w:rsidRDefault="00000000" w:rsidRPr="00000000" w14:paraId="00001E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0">
      <w:pPr>
        <w:pStyle w:val="Heading2"/>
        <w:keepNext w:val="0"/>
        <w:keepLines w:val="0"/>
        <w:spacing w:after="80" w:lineRule="auto"/>
        <w:rPr>
          <w:b w:val="1"/>
          <w:bCs w:val="1"/>
          <w:sz w:val="34"/>
          <w:szCs w:val="34"/>
        </w:rPr>
      </w:pPr>
      <w:bookmarkStart w:colFirst="0" w:colLast="0" w:name="_kyop3cw32oo8" w:id="1010"/>
      <w:bookmarkEnd w:id="1010"/>
      <w:r w:rsidDel="00000000" w:rsidR="00000000" w:rsidRPr="00000000">
        <w:rPr>
          <w:b w:val="1"/>
          <w:bCs w:val="1"/>
          <w:sz w:val="34"/>
          <w:szCs w:val="34"/>
          <w:rtl w:val="0"/>
        </w:rPr>
        <w:t xml:space="preserve">2) Product Details (Blueberries)</w:t>
      </w:r>
    </w:p>
    <w:p w:rsidR="00000000" w:rsidDel="00000000" w:rsidP="00000000" w:rsidRDefault="00000000" w:rsidRPr="00000000" w14:paraId="00001EC1">
      <w:pPr>
        <w:spacing w:after="240" w:before="240" w:lineRule="auto"/>
        <w:rPr>
          <w:b w:val="1"/>
          <w:bCs w:val="1"/>
        </w:rPr>
      </w:pPr>
      <w:r w:rsidDel="00000000" w:rsidR="00000000" w:rsidRPr="00000000">
        <w:rPr>
          <w:b w:val="1"/>
          <w:bCs w:val="1"/>
          <w:rtl w:val="0"/>
        </w:rPr>
        <w:t xml:space="preserve">Product:</w:t>
      </w:r>
      <w:r w:rsidDel="00000000" w:rsidR="00000000" w:rsidRPr="00000000">
        <w:rPr>
          <w:rtl w:val="0"/>
        </w:rPr>
        <w:t xml:space="preserve"> Dehydrated Organic Blueberries</w:t>
        <w:br w:type="textWrapping"/>
        <w:t xml:space="preserve"> </w:t>
      </w:r>
      <w:r w:rsidDel="00000000" w:rsidR="00000000" w:rsidRPr="00000000">
        <w:rPr>
          <w:b w:val="1"/>
          <w:bCs w:val="1"/>
          <w:rtl w:val="0"/>
        </w:rPr>
        <w:t xml:space="preserve">Origin:</w:t>
      </w:r>
      <w:r w:rsidDel="00000000" w:rsidR="00000000" w:rsidRPr="00000000">
        <w:rPr>
          <w:rtl w:val="0"/>
        </w:rPr>
        <w:t xml:space="preserve"> USA</w:t>
        <w:br w:type="textWrapping"/>
        <w:t xml:space="preserve"> </w:t>
      </w:r>
      <w:r w:rsidDel="00000000" w:rsidR="00000000" w:rsidRPr="00000000">
        <w:rPr>
          <w:b w:val="1"/>
          <w:bCs w:val="1"/>
          <w:rtl w:val="0"/>
        </w:rPr>
        <w:t xml:space="preserve">Ingredient Statement:</w:t>
      </w:r>
    </w:p>
    <w:p w:rsidR="00000000" w:rsidDel="00000000" w:rsidP="00000000" w:rsidRDefault="00000000" w:rsidRPr="00000000" w14:paraId="00001EC2">
      <w:pPr>
        <w:numPr>
          <w:ilvl w:val="0"/>
          <w:numId w:val="456"/>
        </w:numPr>
        <w:spacing w:after="0" w:afterAutospacing="0" w:before="240" w:lineRule="auto"/>
        <w:ind w:left="720" w:hanging="360"/>
      </w:pPr>
      <w:r w:rsidDel="00000000" w:rsidR="00000000" w:rsidRPr="00000000">
        <w:rPr>
          <w:b w:val="1"/>
          <w:bCs w:val="1"/>
          <w:rtl w:val="0"/>
        </w:rPr>
        <w:t xml:space="preserve">Single ingredient: blueberries only</w:t>
        <w:br w:type="textWrapping"/>
      </w:r>
    </w:p>
    <w:p w:rsidR="00000000" w:rsidDel="00000000" w:rsidP="00000000" w:rsidRDefault="00000000" w:rsidRPr="00000000" w14:paraId="00001EC3">
      <w:pPr>
        <w:numPr>
          <w:ilvl w:val="0"/>
          <w:numId w:val="456"/>
        </w:numPr>
        <w:spacing w:after="0" w:afterAutospacing="0" w:before="0" w:beforeAutospacing="0" w:lineRule="auto"/>
        <w:ind w:left="720" w:hanging="360"/>
      </w:pPr>
      <w:r w:rsidDel="00000000" w:rsidR="00000000" w:rsidRPr="00000000">
        <w:rPr>
          <w:rtl w:val="0"/>
        </w:rPr>
        <w:t xml:space="preserve">No additives</w:t>
        <w:br w:type="textWrapping"/>
      </w:r>
    </w:p>
    <w:p w:rsidR="00000000" w:rsidDel="00000000" w:rsidP="00000000" w:rsidRDefault="00000000" w:rsidRPr="00000000" w14:paraId="00001EC4">
      <w:pPr>
        <w:numPr>
          <w:ilvl w:val="0"/>
          <w:numId w:val="456"/>
        </w:numPr>
        <w:spacing w:after="240" w:before="0" w:beforeAutospacing="0" w:lineRule="auto"/>
        <w:ind w:left="720" w:hanging="360"/>
      </w:pPr>
      <w:r w:rsidDel="00000000" w:rsidR="00000000" w:rsidRPr="00000000">
        <w:rPr>
          <w:rtl w:val="0"/>
        </w:rPr>
        <w:t xml:space="preserve">No preservatives</w:t>
        <w:br w:type="textWrapping"/>
      </w:r>
    </w:p>
    <w:p w:rsidR="00000000" w:rsidDel="00000000" w:rsidP="00000000" w:rsidRDefault="00000000" w:rsidRPr="00000000" w14:paraId="00001EC5">
      <w:pPr>
        <w:spacing w:after="240" w:before="240" w:lineRule="auto"/>
        <w:rPr>
          <w:b w:val="1"/>
          <w:bCs w:val="1"/>
        </w:rPr>
      </w:pPr>
      <w:r w:rsidDel="00000000" w:rsidR="00000000" w:rsidRPr="00000000">
        <w:rPr>
          <w:b w:val="1"/>
          <w:bCs w:val="1"/>
          <w:rtl w:val="0"/>
        </w:rPr>
        <w:t xml:space="preserve">Processing:</w:t>
      </w:r>
    </w:p>
    <w:p w:rsidR="00000000" w:rsidDel="00000000" w:rsidP="00000000" w:rsidRDefault="00000000" w:rsidRPr="00000000" w14:paraId="00001EC6">
      <w:pPr>
        <w:numPr>
          <w:ilvl w:val="0"/>
          <w:numId w:val="891"/>
        </w:numPr>
        <w:spacing w:after="0" w:afterAutospacing="0" w:before="240" w:lineRule="auto"/>
        <w:ind w:left="720" w:hanging="360"/>
      </w:pPr>
      <w:r w:rsidDel="00000000" w:rsidR="00000000" w:rsidRPr="00000000">
        <w:rPr>
          <w:rtl w:val="0"/>
        </w:rPr>
        <w:t xml:space="preserve">Dehydrated under </w:t>
      </w:r>
      <w:r w:rsidDel="00000000" w:rsidR="00000000" w:rsidRPr="00000000">
        <w:rPr>
          <w:b w:val="1"/>
          <w:bCs w:val="1"/>
          <w:rtl w:val="0"/>
        </w:rPr>
        <w:t xml:space="preserve">HACCP</w:t>
      </w:r>
      <w:r w:rsidDel="00000000" w:rsidR="00000000" w:rsidRPr="00000000">
        <w:rPr>
          <w:rtl w:val="0"/>
        </w:rPr>
        <w:t xml:space="preserve"> and </w:t>
      </w:r>
      <w:r w:rsidDel="00000000" w:rsidR="00000000" w:rsidRPr="00000000">
        <w:rPr>
          <w:b w:val="1"/>
          <w:bCs w:val="1"/>
          <w:rtl w:val="0"/>
        </w:rPr>
        <w:t xml:space="preserve">GMP</w:t>
      </w:r>
      <w:r w:rsidDel="00000000" w:rsidR="00000000" w:rsidRPr="00000000">
        <w:rPr>
          <w:rtl w:val="0"/>
        </w:rPr>
        <w:t xml:space="preserve"> systems</w:t>
        <w:br w:type="textWrapping"/>
      </w:r>
    </w:p>
    <w:p w:rsidR="00000000" w:rsidDel="00000000" w:rsidP="00000000" w:rsidRDefault="00000000" w:rsidRPr="00000000" w14:paraId="00001EC7">
      <w:pPr>
        <w:numPr>
          <w:ilvl w:val="0"/>
          <w:numId w:val="891"/>
        </w:numPr>
        <w:spacing w:after="0" w:afterAutospacing="0" w:before="0" w:beforeAutospacing="0" w:lineRule="auto"/>
        <w:ind w:left="720" w:hanging="360"/>
      </w:pPr>
      <w:r w:rsidDel="00000000" w:rsidR="00000000" w:rsidRPr="00000000">
        <w:rPr>
          <w:b w:val="1"/>
          <w:bCs w:val="1"/>
          <w:rtl w:val="0"/>
        </w:rPr>
        <w:t xml:space="preserve">No added oils</w:t>
      </w:r>
      <w:r w:rsidDel="00000000" w:rsidR="00000000" w:rsidRPr="00000000">
        <w:rPr>
          <w:rtl w:val="0"/>
        </w:rPr>
        <w:t xml:space="preserve"> for blueberries</w:t>
        <w:br w:type="textWrapping"/>
      </w:r>
    </w:p>
    <w:p w:rsidR="00000000" w:rsidDel="00000000" w:rsidP="00000000" w:rsidRDefault="00000000" w:rsidRPr="00000000" w14:paraId="00001EC8">
      <w:pPr>
        <w:numPr>
          <w:ilvl w:val="1"/>
          <w:numId w:val="891"/>
        </w:numPr>
        <w:spacing w:after="240" w:before="0" w:beforeAutospacing="0" w:lineRule="auto"/>
        <w:ind w:left="1440" w:hanging="360"/>
      </w:pPr>
      <w:r w:rsidDel="00000000" w:rsidR="00000000" w:rsidRPr="00000000">
        <w:rPr>
          <w:rtl w:val="0"/>
        </w:rPr>
        <w:t xml:space="preserve">(Sunflower oil is disclosed as a </w:t>
      </w:r>
      <w:r w:rsidDel="00000000" w:rsidR="00000000" w:rsidRPr="00000000">
        <w:rPr>
          <w:i w:val="1"/>
          <w:iCs w:val="1"/>
          <w:rtl w:val="0"/>
        </w:rPr>
        <w:t xml:space="preserve">processing aid</w:t>
      </w:r>
      <w:r w:rsidDel="00000000" w:rsidR="00000000" w:rsidRPr="00000000">
        <w:rPr>
          <w:rtl w:val="0"/>
        </w:rPr>
        <w:t xml:space="preserve"> for </w:t>
      </w:r>
      <w:r w:rsidDel="00000000" w:rsidR="00000000" w:rsidRPr="00000000">
        <w:rPr>
          <w:i w:val="1"/>
          <w:iCs w:val="1"/>
          <w:rtl w:val="0"/>
        </w:rPr>
        <w:t xml:space="preserve">diced cherries only</w:t>
      </w:r>
      <w:r w:rsidDel="00000000" w:rsidR="00000000" w:rsidRPr="00000000">
        <w:rPr>
          <w:rtl w:val="0"/>
        </w:rPr>
        <w:t xml:space="preserve">, &lt;0.5%, not applicable here)</w:t>
        <w:br w:type="textWrapping"/>
      </w:r>
    </w:p>
    <w:p w:rsidR="00000000" w:rsidDel="00000000" w:rsidP="00000000" w:rsidRDefault="00000000" w:rsidRPr="00000000" w14:paraId="00001EC9">
      <w:pPr>
        <w:spacing w:after="240" w:before="240" w:lineRule="auto"/>
        <w:rPr>
          <w:b w:val="1"/>
          <w:bCs w:val="1"/>
        </w:rPr>
      </w:pPr>
      <w:r w:rsidDel="00000000" w:rsidR="00000000" w:rsidRPr="00000000">
        <w:rPr>
          <w:b w:val="1"/>
          <w:bCs w:val="1"/>
          <w:rtl w:val="0"/>
        </w:rPr>
        <w:t xml:space="preserve">Packaging:</w:t>
      </w:r>
    </w:p>
    <w:p w:rsidR="00000000" w:rsidDel="00000000" w:rsidP="00000000" w:rsidRDefault="00000000" w:rsidRPr="00000000" w14:paraId="00001ECA">
      <w:pPr>
        <w:numPr>
          <w:ilvl w:val="0"/>
          <w:numId w:val="843"/>
        </w:numPr>
        <w:spacing w:after="0" w:afterAutospacing="0" w:before="240" w:lineRule="auto"/>
        <w:ind w:left="720" w:hanging="360"/>
      </w:pPr>
      <w:r w:rsidDel="00000000" w:rsidR="00000000" w:rsidRPr="00000000">
        <w:rPr>
          <w:rtl w:val="0"/>
        </w:rPr>
        <w:t xml:space="preserve">15 lb corrugated case</w:t>
        <w:br w:type="textWrapping"/>
      </w:r>
    </w:p>
    <w:p w:rsidR="00000000" w:rsidDel="00000000" w:rsidP="00000000" w:rsidRDefault="00000000" w:rsidRPr="00000000" w14:paraId="00001ECB">
      <w:pPr>
        <w:numPr>
          <w:ilvl w:val="0"/>
          <w:numId w:val="843"/>
        </w:numPr>
        <w:spacing w:after="0" w:afterAutospacing="0" w:before="0" w:beforeAutospacing="0" w:lineRule="auto"/>
        <w:ind w:left="720" w:hanging="360"/>
      </w:pPr>
      <w:r w:rsidDel="00000000" w:rsidR="00000000" w:rsidRPr="00000000">
        <w:rPr>
          <w:rtl w:val="0"/>
        </w:rPr>
        <w:t xml:space="preserve">Plastic liner with twist tie</w:t>
        <w:br w:type="textWrapping"/>
      </w:r>
    </w:p>
    <w:p w:rsidR="00000000" w:rsidDel="00000000" w:rsidP="00000000" w:rsidRDefault="00000000" w:rsidRPr="00000000" w14:paraId="00001ECC">
      <w:pPr>
        <w:numPr>
          <w:ilvl w:val="0"/>
          <w:numId w:val="843"/>
        </w:numPr>
        <w:spacing w:after="240" w:before="0" w:beforeAutospacing="0" w:lineRule="auto"/>
        <w:ind w:left="720" w:hanging="360"/>
      </w:pPr>
      <w:r w:rsidDel="00000000" w:rsidR="00000000" w:rsidRPr="00000000">
        <w:rPr>
          <w:rtl w:val="0"/>
        </w:rPr>
        <w:t xml:space="preserve">Ambient transport</w:t>
        <w:br w:type="textWrapping"/>
      </w:r>
    </w:p>
    <w:p w:rsidR="00000000" w:rsidDel="00000000" w:rsidP="00000000" w:rsidRDefault="00000000" w:rsidRPr="00000000" w14:paraId="00001E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E">
      <w:pPr>
        <w:pStyle w:val="Heading2"/>
        <w:keepNext w:val="0"/>
        <w:keepLines w:val="0"/>
        <w:spacing w:after="80" w:lineRule="auto"/>
        <w:rPr>
          <w:b w:val="1"/>
          <w:bCs w:val="1"/>
          <w:sz w:val="34"/>
          <w:szCs w:val="34"/>
        </w:rPr>
      </w:pPr>
      <w:bookmarkStart w:colFirst="0" w:colLast="0" w:name="_m6ude7rowvd5" w:id="1011"/>
      <w:bookmarkEnd w:id="1011"/>
      <w:r w:rsidDel="00000000" w:rsidR="00000000" w:rsidRPr="00000000">
        <w:rPr>
          <w:b w:val="1"/>
          <w:bCs w:val="1"/>
          <w:sz w:val="34"/>
          <w:szCs w:val="34"/>
          <w:rtl w:val="0"/>
        </w:rPr>
        <w:t xml:space="preserve">3) Food Safety, Quality &amp; Certifications</w:t>
      </w:r>
    </w:p>
    <w:p w:rsidR="00000000" w:rsidDel="00000000" w:rsidP="00000000" w:rsidRDefault="00000000" w:rsidRPr="00000000" w14:paraId="00001ECF">
      <w:pPr>
        <w:pStyle w:val="Heading3"/>
        <w:keepNext w:val="0"/>
        <w:keepLines w:val="0"/>
        <w:spacing w:before="280" w:lineRule="auto"/>
        <w:rPr>
          <w:b w:val="1"/>
          <w:bCs w:val="1"/>
          <w:color w:val="000000"/>
          <w:sz w:val="26"/>
          <w:szCs w:val="26"/>
        </w:rPr>
      </w:pPr>
      <w:bookmarkStart w:colFirst="0" w:colLast="0" w:name="_x0vv1ntpn2c" w:id="1012"/>
      <w:bookmarkEnd w:id="1012"/>
      <w:r w:rsidDel="00000000" w:rsidR="00000000" w:rsidRPr="00000000">
        <w:rPr>
          <w:b w:val="1"/>
          <w:bCs w:val="1"/>
          <w:color w:val="000000"/>
          <w:sz w:val="26"/>
          <w:szCs w:val="26"/>
          <w:rtl w:val="0"/>
        </w:rPr>
        <w:t xml:space="preserve">Manufacturing &amp; Audit Programs</w:t>
      </w:r>
    </w:p>
    <w:p w:rsidR="00000000" w:rsidDel="00000000" w:rsidP="00000000" w:rsidRDefault="00000000" w:rsidRPr="00000000" w14:paraId="00001ED0">
      <w:pPr>
        <w:numPr>
          <w:ilvl w:val="0"/>
          <w:numId w:val="120"/>
        </w:numPr>
        <w:spacing w:after="0" w:afterAutospacing="0" w:before="240" w:lineRule="auto"/>
        <w:ind w:left="720" w:hanging="360"/>
      </w:pPr>
      <w:r w:rsidDel="00000000" w:rsidR="00000000" w:rsidRPr="00000000">
        <w:rPr>
          <w:b w:val="1"/>
          <w:bCs w:val="1"/>
          <w:rtl w:val="0"/>
        </w:rPr>
        <w:t xml:space="preserve">PrimusGFS Certified</w:t>
      </w:r>
      <w:r w:rsidDel="00000000" w:rsidR="00000000" w:rsidRPr="00000000">
        <w:rPr>
          <w:rtl w:val="0"/>
        </w:rPr>
        <w:t xml:space="preserve"> (GFSI-benchmarked)</w:t>
        <w:br w:type="textWrapping"/>
      </w:r>
    </w:p>
    <w:p w:rsidR="00000000" w:rsidDel="00000000" w:rsidP="00000000" w:rsidRDefault="00000000" w:rsidRPr="00000000" w14:paraId="00001ED1">
      <w:pPr>
        <w:numPr>
          <w:ilvl w:val="0"/>
          <w:numId w:val="120"/>
        </w:numPr>
        <w:spacing w:after="0" w:afterAutospacing="0" w:before="0" w:beforeAutospacing="0" w:lineRule="auto"/>
        <w:ind w:left="720" w:hanging="360"/>
      </w:pPr>
      <w:r w:rsidDel="00000000" w:rsidR="00000000" w:rsidRPr="00000000">
        <w:rPr>
          <w:rtl w:val="0"/>
        </w:rPr>
        <w:t xml:space="preserve">Operates under </w:t>
      </w:r>
      <w:r w:rsidDel="00000000" w:rsidR="00000000" w:rsidRPr="00000000">
        <w:rPr>
          <w:b w:val="1"/>
          <w:bCs w:val="1"/>
          <w:rtl w:val="0"/>
        </w:rPr>
        <w:t xml:space="preserve">HACCP</w:t>
      </w:r>
      <w:r w:rsidDel="00000000" w:rsidR="00000000" w:rsidRPr="00000000">
        <w:rPr>
          <w:rtl w:val="0"/>
        </w:rPr>
        <w:t xml:space="preserve"> and </w:t>
      </w:r>
      <w:r w:rsidDel="00000000" w:rsidR="00000000" w:rsidRPr="00000000">
        <w:rPr>
          <w:b w:val="1"/>
          <w:bCs w:val="1"/>
          <w:rtl w:val="0"/>
        </w:rPr>
        <w:t xml:space="preserve">Good Manufacturing Practices</w:t>
        <w:br w:type="textWrapping"/>
      </w:r>
    </w:p>
    <w:p w:rsidR="00000000" w:rsidDel="00000000" w:rsidP="00000000" w:rsidRDefault="00000000" w:rsidRPr="00000000" w14:paraId="00001ED2">
      <w:pPr>
        <w:numPr>
          <w:ilvl w:val="0"/>
          <w:numId w:val="120"/>
        </w:numPr>
        <w:spacing w:after="0" w:afterAutospacing="0" w:before="0" w:beforeAutospacing="0" w:lineRule="auto"/>
        <w:ind w:left="720" w:hanging="360"/>
      </w:pPr>
      <w:r w:rsidDel="00000000" w:rsidR="00000000" w:rsidRPr="00000000">
        <w:rPr>
          <w:rtl w:val="0"/>
        </w:rPr>
        <w:t xml:space="preserve">Metal detection thresholds defined:</w:t>
        <w:br w:type="textWrapping"/>
      </w:r>
    </w:p>
    <w:p w:rsidR="00000000" w:rsidDel="00000000" w:rsidP="00000000" w:rsidRDefault="00000000" w:rsidRPr="00000000" w14:paraId="00001ED3">
      <w:pPr>
        <w:numPr>
          <w:ilvl w:val="1"/>
          <w:numId w:val="120"/>
        </w:numPr>
        <w:spacing w:after="0" w:afterAutospacing="0" w:before="0" w:beforeAutospacing="0" w:lineRule="auto"/>
        <w:ind w:left="1440" w:hanging="360"/>
      </w:pPr>
      <w:r w:rsidDel="00000000" w:rsidR="00000000" w:rsidRPr="00000000">
        <w:rPr>
          <w:rtl w:val="0"/>
        </w:rPr>
        <w:t xml:space="preserve">Ferrous: 1.2 mm</w:t>
        <w:br w:type="textWrapping"/>
      </w:r>
    </w:p>
    <w:p w:rsidR="00000000" w:rsidDel="00000000" w:rsidP="00000000" w:rsidRDefault="00000000" w:rsidRPr="00000000" w14:paraId="00001ED4">
      <w:pPr>
        <w:numPr>
          <w:ilvl w:val="1"/>
          <w:numId w:val="120"/>
        </w:numPr>
        <w:spacing w:after="0" w:afterAutospacing="0" w:before="0" w:beforeAutospacing="0" w:lineRule="auto"/>
        <w:ind w:left="1440" w:hanging="360"/>
      </w:pPr>
      <w:r w:rsidDel="00000000" w:rsidR="00000000" w:rsidRPr="00000000">
        <w:rPr>
          <w:rtl w:val="0"/>
        </w:rPr>
        <w:t xml:space="preserve">Non-ferrous: 1.5 mm</w:t>
        <w:br w:type="textWrapping"/>
      </w:r>
    </w:p>
    <w:p w:rsidR="00000000" w:rsidDel="00000000" w:rsidP="00000000" w:rsidRDefault="00000000" w:rsidRPr="00000000" w14:paraId="00001ED5">
      <w:pPr>
        <w:numPr>
          <w:ilvl w:val="1"/>
          <w:numId w:val="120"/>
        </w:numPr>
        <w:spacing w:after="240" w:before="0" w:beforeAutospacing="0" w:lineRule="auto"/>
        <w:ind w:left="1440" w:hanging="360"/>
      </w:pPr>
      <w:r w:rsidDel="00000000" w:rsidR="00000000" w:rsidRPr="00000000">
        <w:rPr>
          <w:rtl w:val="0"/>
        </w:rPr>
        <w:t xml:space="preserve">Stainless: 2.0 mm</w:t>
        <w:br w:type="textWrapping"/>
      </w:r>
    </w:p>
    <w:p w:rsidR="00000000" w:rsidDel="00000000" w:rsidP="00000000" w:rsidRDefault="00000000" w:rsidRPr="00000000" w14:paraId="00001ED6">
      <w:pPr>
        <w:pStyle w:val="Heading3"/>
        <w:keepNext w:val="0"/>
        <w:keepLines w:val="0"/>
        <w:spacing w:before="280" w:lineRule="auto"/>
        <w:rPr>
          <w:b w:val="1"/>
          <w:bCs w:val="1"/>
          <w:color w:val="000000"/>
          <w:sz w:val="26"/>
          <w:szCs w:val="26"/>
        </w:rPr>
      </w:pPr>
      <w:bookmarkStart w:colFirst="0" w:colLast="0" w:name="_ffpe4sob080e" w:id="1013"/>
      <w:bookmarkEnd w:id="1013"/>
      <w:r w:rsidDel="00000000" w:rsidR="00000000" w:rsidRPr="00000000">
        <w:rPr>
          <w:b w:val="1"/>
          <w:bCs w:val="1"/>
          <w:color w:val="000000"/>
          <w:sz w:val="26"/>
          <w:szCs w:val="26"/>
          <w:rtl w:val="0"/>
        </w:rPr>
        <w:t xml:space="preserve">Certifications (Where Applicable)</w:t>
      </w:r>
    </w:p>
    <w:p w:rsidR="00000000" w:rsidDel="00000000" w:rsidP="00000000" w:rsidRDefault="00000000" w:rsidRPr="00000000" w14:paraId="00001ED7">
      <w:pPr>
        <w:numPr>
          <w:ilvl w:val="0"/>
          <w:numId w:val="1054"/>
        </w:numPr>
        <w:spacing w:after="0" w:afterAutospacing="0" w:before="240" w:lineRule="auto"/>
        <w:ind w:left="720" w:hanging="360"/>
      </w:pPr>
      <w:r w:rsidDel="00000000" w:rsidR="00000000" w:rsidRPr="00000000">
        <w:rPr>
          <w:b w:val="1"/>
          <w:bCs w:val="1"/>
          <w:rtl w:val="0"/>
        </w:rPr>
        <w:t xml:space="preserve">Certified Organic</w:t>
        <w:br w:type="textWrapping"/>
      </w:r>
    </w:p>
    <w:p w:rsidR="00000000" w:rsidDel="00000000" w:rsidP="00000000" w:rsidRDefault="00000000" w:rsidRPr="00000000" w14:paraId="00001ED8">
      <w:pPr>
        <w:numPr>
          <w:ilvl w:val="0"/>
          <w:numId w:val="1054"/>
        </w:numPr>
        <w:spacing w:after="0" w:afterAutospacing="0" w:before="0" w:beforeAutospacing="0" w:lineRule="auto"/>
        <w:ind w:left="720" w:hanging="360"/>
      </w:pPr>
      <w:r w:rsidDel="00000000" w:rsidR="00000000" w:rsidRPr="00000000">
        <w:rPr>
          <w:b w:val="1"/>
          <w:bCs w:val="1"/>
          <w:rtl w:val="0"/>
        </w:rPr>
        <w:t xml:space="preserve">Kosher</w:t>
        <w:br w:type="textWrapping"/>
      </w:r>
    </w:p>
    <w:p w:rsidR="00000000" w:rsidDel="00000000" w:rsidP="00000000" w:rsidRDefault="00000000" w:rsidRPr="00000000" w14:paraId="00001ED9">
      <w:pPr>
        <w:numPr>
          <w:ilvl w:val="0"/>
          <w:numId w:val="1054"/>
        </w:numPr>
        <w:spacing w:after="240" w:before="0" w:beforeAutospacing="0" w:lineRule="auto"/>
        <w:ind w:left="720" w:hanging="360"/>
      </w:pPr>
      <w:r w:rsidDel="00000000" w:rsidR="00000000" w:rsidRPr="00000000">
        <w:rPr>
          <w:b w:val="1"/>
          <w:bCs w:val="1"/>
          <w:rtl w:val="0"/>
        </w:rPr>
        <w:t xml:space="preserve">Non-GMO</w:t>
        <w:br w:type="textWrapping"/>
      </w:r>
    </w:p>
    <w:p w:rsidR="00000000" w:rsidDel="00000000" w:rsidP="00000000" w:rsidRDefault="00000000" w:rsidRPr="00000000" w14:paraId="00001EDA">
      <w:pPr>
        <w:spacing w:after="240" w:before="240" w:lineRule="auto"/>
        <w:ind w:left="600" w:right="600" w:firstLine="0"/>
        <w:rPr/>
      </w:pPr>
      <w:r w:rsidDel="00000000" w:rsidR="00000000" w:rsidRPr="00000000">
        <w:rPr>
          <w:rtl w:val="0"/>
        </w:rPr>
        <w:t xml:space="preserve">⚠️ Action item: request </w:t>
      </w:r>
      <w:r w:rsidDel="00000000" w:rsidR="00000000" w:rsidRPr="00000000">
        <w:rPr>
          <w:b w:val="1"/>
          <w:bCs w:val="1"/>
          <w:rtl w:val="0"/>
        </w:rPr>
        <w:t xml:space="preserve">actual certificates</w:t>
      </w:r>
      <w:r w:rsidDel="00000000" w:rsidR="00000000" w:rsidRPr="00000000">
        <w:rPr>
          <w:rtl w:val="0"/>
        </w:rPr>
        <w:t xml:space="preserve"> (certifier, scope, expiration, and site address).</w:t>
      </w:r>
    </w:p>
    <w:p w:rsidR="00000000" w:rsidDel="00000000" w:rsidP="00000000" w:rsidRDefault="00000000" w:rsidRPr="00000000" w14:paraId="00001E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C">
      <w:pPr>
        <w:pStyle w:val="Heading2"/>
        <w:keepNext w:val="0"/>
        <w:keepLines w:val="0"/>
        <w:spacing w:after="80" w:lineRule="auto"/>
        <w:rPr>
          <w:b w:val="1"/>
          <w:bCs w:val="1"/>
          <w:sz w:val="34"/>
          <w:szCs w:val="34"/>
        </w:rPr>
      </w:pPr>
      <w:bookmarkStart w:colFirst="0" w:colLast="0" w:name="_methw6whuhme" w:id="1014"/>
      <w:bookmarkEnd w:id="1014"/>
      <w:r w:rsidDel="00000000" w:rsidR="00000000" w:rsidRPr="00000000">
        <w:rPr>
          <w:b w:val="1"/>
          <w:bCs w:val="1"/>
          <w:sz w:val="34"/>
          <w:szCs w:val="34"/>
          <w:rtl w:val="0"/>
        </w:rPr>
        <w:t xml:space="preserve">4) Allergen &amp; Additive Posture (Very Strong Signal)</w:t>
      </w:r>
    </w:p>
    <w:p w:rsidR="00000000" w:rsidDel="00000000" w:rsidP="00000000" w:rsidRDefault="00000000" w:rsidRPr="00000000" w14:paraId="00001EDD">
      <w:pPr>
        <w:spacing w:after="240" w:before="240" w:lineRule="auto"/>
        <w:rPr/>
      </w:pPr>
      <w:r w:rsidDel="00000000" w:rsidR="00000000" w:rsidRPr="00000000">
        <w:rPr>
          <w:rtl w:val="0"/>
        </w:rPr>
        <w:t xml:space="preserve">From supplier disclosures:</w:t>
      </w:r>
    </w:p>
    <w:p w:rsidR="00000000" w:rsidDel="00000000" w:rsidP="00000000" w:rsidRDefault="00000000" w:rsidRPr="00000000" w14:paraId="00001EDE">
      <w:pPr>
        <w:numPr>
          <w:ilvl w:val="0"/>
          <w:numId w:val="766"/>
        </w:numPr>
        <w:spacing w:after="0" w:afterAutospacing="0" w:before="240" w:lineRule="auto"/>
        <w:ind w:left="720" w:hanging="360"/>
      </w:pPr>
      <w:r w:rsidDel="00000000" w:rsidR="00000000" w:rsidRPr="00000000">
        <w:rPr>
          <w:b w:val="1"/>
          <w:bCs w:val="1"/>
          <w:rtl w:val="0"/>
        </w:rPr>
        <w:t xml:space="preserve">Nut-free facility</w:t>
        <w:br w:type="textWrapping"/>
      </w:r>
    </w:p>
    <w:p w:rsidR="00000000" w:rsidDel="00000000" w:rsidP="00000000" w:rsidRDefault="00000000" w:rsidRPr="00000000" w14:paraId="00001EDF">
      <w:pPr>
        <w:numPr>
          <w:ilvl w:val="0"/>
          <w:numId w:val="766"/>
        </w:numPr>
        <w:spacing w:after="0" w:afterAutospacing="0" w:before="0" w:beforeAutospacing="0" w:lineRule="auto"/>
        <w:ind w:left="720" w:hanging="360"/>
      </w:pPr>
      <w:r w:rsidDel="00000000" w:rsidR="00000000" w:rsidRPr="00000000">
        <w:rPr>
          <w:b w:val="1"/>
          <w:bCs w:val="1"/>
          <w:rtl w:val="0"/>
        </w:rPr>
        <w:t xml:space="preserve">Free from top 9 allergens</w:t>
        <w:br w:type="textWrapping"/>
      </w:r>
    </w:p>
    <w:p w:rsidR="00000000" w:rsidDel="00000000" w:rsidP="00000000" w:rsidRDefault="00000000" w:rsidRPr="00000000" w14:paraId="00001EE0">
      <w:pPr>
        <w:numPr>
          <w:ilvl w:val="0"/>
          <w:numId w:val="766"/>
        </w:numPr>
        <w:spacing w:after="0" w:afterAutospacing="0" w:before="0" w:beforeAutospacing="0" w:lineRule="auto"/>
        <w:ind w:left="720" w:hanging="360"/>
      </w:pPr>
      <w:r w:rsidDel="00000000" w:rsidR="00000000" w:rsidRPr="00000000">
        <w:rPr>
          <w:rtl w:val="0"/>
        </w:rPr>
        <w:t xml:space="preserve">No allergens present in:</w:t>
        <w:br w:type="textWrapping"/>
      </w:r>
    </w:p>
    <w:p w:rsidR="00000000" w:rsidDel="00000000" w:rsidP="00000000" w:rsidRDefault="00000000" w:rsidRPr="00000000" w14:paraId="00001EE1">
      <w:pPr>
        <w:numPr>
          <w:ilvl w:val="1"/>
          <w:numId w:val="766"/>
        </w:numPr>
        <w:spacing w:after="0" w:afterAutospacing="0" w:before="0" w:beforeAutospacing="0" w:lineRule="auto"/>
        <w:ind w:left="1440" w:hanging="360"/>
      </w:pPr>
      <w:r w:rsidDel="00000000" w:rsidR="00000000" w:rsidRPr="00000000">
        <w:rPr>
          <w:rtl w:val="0"/>
        </w:rPr>
        <w:t xml:space="preserve">Product</w:t>
        <w:br w:type="textWrapping"/>
      </w:r>
    </w:p>
    <w:p w:rsidR="00000000" w:rsidDel="00000000" w:rsidP="00000000" w:rsidRDefault="00000000" w:rsidRPr="00000000" w14:paraId="00001EE2">
      <w:pPr>
        <w:numPr>
          <w:ilvl w:val="1"/>
          <w:numId w:val="766"/>
        </w:numPr>
        <w:spacing w:after="0" w:afterAutospacing="0" w:before="0" w:beforeAutospacing="0" w:lineRule="auto"/>
        <w:ind w:left="1440" w:hanging="360"/>
      </w:pPr>
      <w:r w:rsidDel="00000000" w:rsidR="00000000" w:rsidRPr="00000000">
        <w:rPr>
          <w:rtl w:val="0"/>
        </w:rPr>
        <w:t xml:space="preserve">Same production line</w:t>
        <w:br w:type="textWrapping"/>
      </w:r>
    </w:p>
    <w:p w:rsidR="00000000" w:rsidDel="00000000" w:rsidP="00000000" w:rsidRDefault="00000000" w:rsidRPr="00000000" w14:paraId="00001EE3">
      <w:pPr>
        <w:numPr>
          <w:ilvl w:val="1"/>
          <w:numId w:val="766"/>
        </w:numPr>
        <w:spacing w:after="240" w:before="0" w:beforeAutospacing="0" w:lineRule="auto"/>
        <w:ind w:left="1440" w:hanging="360"/>
      </w:pPr>
      <w:r w:rsidDel="00000000" w:rsidR="00000000" w:rsidRPr="00000000">
        <w:rPr>
          <w:rtl w:val="0"/>
        </w:rPr>
        <w:t xml:space="preserve">Facility</w:t>
        <w:br w:type="textWrapping"/>
      </w:r>
    </w:p>
    <w:p w:rsidR="00000000" w:rsidDel="00000000" w:rsidP="00000000" w:rsidRDefault="00000000" w:rsidRPr="00000000" w14:paraId="00001EE4">
      <w:pPr>
        <w:spacing w:after="240" w:before="240" w:lineRule="auto"/>
        <w:rPr>
          <w:i w:val="1"/>
          <w:iCs w:val="1"/>
        </w:rPr>
      </w:pPr>
      <w:r w:rsidDel="00000000" w:rsidR="00000000" w:rsidRPr="00000000">
        <w:rPr>
          <w:b w:val="1"/>
          <w:bCs w:val="1"/>
          <w:rtl w:val="0"/>
        </w:rPr>
        <w:t xml:space="preserve">This is a major positive</w:t>
      </w:r>
      <w:r w:rsidDel="00000000" w:rsidR="00000000" w:rsidRPr="00000000">
        <w:rPr>
          <w:rtl w:val="0"/>
        </w:rPr>
        <w:t xml:space="preserve"> for MD Health Bar risk management—</w:t>
      </w:r>
      <w:r w:rsidDel="00000000" w:rsidR="00000000" w:rsidRPr="00000000">
        <w:rPr>
          <w:i w:val="1"/>
          <w:iCs w:val="1"/>
          <w:rtl w:val="0"/>
        </w:rPr>
        <w:t xml:space="preserve">once verified in writing.</w:t>
      </w:r>
    </w:p>
    <w:p w:rsidR="00000000" w:rsidDel="00000000" w:rsidP="00000000" w:rsidRDefault="00000000" w:rsidRPr="00000000" w14:paraId="00001E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6">
      <w:pPr>
        <w:pStyle w:val="Heading2"/>
        <w:keepNext w:val="0"/>
        <w:keepLines w:val="0"/>
        <w:spacing w:after="80" w:lineRule="auto"/>
        <w:rPr>
          <w:b w:val="1"/>
          <w:bCs w:val="1"/>
          <w:sz w:val="34"/>
          <w:szCs w:val="34"/>
        </w:rPr>
      </w:pPr>
      <w:bookmarkStart w:colFirst="0" w:colLast="0" w:name="_i7jsql8nid0" w:id="1015"/>
      <w:bookmarkEnd w:id="1015"/>
      <w:r w:rsidDel="00000000" w:rsidR="00000000" w:rsidRPr="00000000">
        <w:rPr>
          <w:b w:val="1"/>
          <w:bCs w:val="1"/>
          <w:sz w:val="34"/>
          <w:szCs w:val="34"/>
          <w:rtl w:val="0"/>
        </w:rPr>
        <w:t xml:space="preserve">5) Microbiology, Shelf Stability &amp; Bar Compatibility</w:t>
      </w:r>
    </w:p>
    <w:p w:rsidR="00000000" w:rsidDel="00000000" w:rsidP="00000000" w:rsidRDefault="00000000" w:rsidRPr="00000000" w14:paraId="00001EE7">
      <w:pPr>
        <w:pStyle w:val="Heading3"/>
        <w:keepNext w:val="0"/>
        <w:keepLines w:val="0"/>
        <w:spacing w:before="280" w:lineRule="auto"/>
        <w:rPr>
          <w:b w:val="1"/>
          <w:bCs w:val="1"/>
          <w:color w:val="000000"/>
          <w:sz w:val="26"/>
          <w:szCs w:val="26"/>
        </w:rPr>
      </w:pPr>
      <w:bookmarkStart w:colFirst="0" w:colLast="0" w:name="_98lmkl4pzkyb" w:id="1016"/>
      <w:bookmarkEnd w:id="1016"/>
      <w:r w:rsidDel="00000000" w:rsidR="00000000" w:rsidRPr="00000000">
        <w:rPr>
          <w:b w:val="1"/>
          <w:bCs w:val="1"/>
          <w:color w:val="000000"/>
          <w:sz w:val="26"/>
          <w:szCs w:val="26"/>
          <w:rtl w:val="0"/>
        </w:rPr>
        <w:t xml:space="preserve">Micro Limits (Published)</w:t>
      </w:r>
    </w:p>
    <w:p w:rsidR="00000000" w:rsidDel="00000000" w:rsidP="00000000" w:rsidRDefault="00000000" w:rsidRPr="00000000" w14:paraId="00001EE8">
      <w:pPr>
        <w:numPr>
          <w:ilvl w:val="0"/>
          <w:numId w:val="852"/>
        </w:numPr>
        <w:spacing w:after="0" w:afterAutospacing="0" w:before="240" w:lineRule="auto"/>
        <w:ind w:left="720" w:hanging="360"/>
      </w:pPr>
      <w:r w:rsidDel="00000000" w:rsidR="00000000" w:rsidRPr="00000000">
        <w:rPr>
          <w:rtl w:val="0"/>
        </w:rPr>
        <w:t xml:space="preserve">Salmonella: Negative / 25g</w:t>
        <w:br w:type="textWrapping"/>
      </w:r>
    </w:p>
    <w:p w:rsidR="00000000" w:rsidDel="00000000" w:rsidP="00000000" w:rsidRDefault="00000000" w:rsidRPr="00000000" w14:paraId="00001EE9">
      <w:pPr>
        <w:numPr>
          <w:ilvl w:val="0"/>
          <w:numId w:val="852"/>
        </w:numPr>
        <w:spacing w:after="0" w:afterAutospacing="0" w:before="0" w:beforeAutospacing="0" w:lineRule="auto"/>
        <w:ind w:left="720" w:hanging="360"/>
      </w:pPr>
      <w:r w:rsidDel="00000000" w:rsidR="00000000" w:rsidRPr="00000000">
        <w:rPr>
          <w:rtl w:val="0"/>
        </w:rPr>
        <w:t xml:space="preserve">Listeria monocytogenes: Negative / 25g</w:t>
        <w:br w:type="textWrapping"/>
      </w:r>
    </w:p>
    <w:p w:rsidR="00000000" w:rsidDel="00000000" w:rsidP="00000000" w:rsidRDefault="00000000" w:rsidRPr="00000000" w14:paraId="00001EEA">
      <w:pPr>
        <w:numPr>
          <w:ilvl w:val="0"/>
          <w:numId w:val="8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APC: ≤10,000 CFU/g</w:t>
        <w:br w:type="textWrapping"/>
      </w:r>
    </w:p>
    <w:p w:rsidR="00000000" w:rsidDel="00000000" w:rsidP="00000000" w:rsidRDefault="00000000" w:rsidRPr="00000000" w14:paraId="00001EEB">
      <w:pPr>
        <w:numPr>
          <w:ilvl w:val="0"/>
          <w:numId w:val="8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Yeast: ≤2,500 CFU/g</w:t>
        <w:br w:type="textWrapping"/>
      </w:r>
    </w:p>
    <w:p w:rsidR="00000000" w:rsidDel="00000000" w:rsidP="00000000" w:rsidRDefault="00000000" w:rsidRPr="00000000" w14:paraId="00001EEC">
      <w:pPr>
        <w:numPr>
          <w:ilvl w:val="0"/>
          <w:numId w:val="8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Mold: ≤2,500 CFU/g</w:t>
        <w:br w:type="textWrapping"/>
      </w:r>
    </w:p>
    <w:p w:rsidR="00000000" w:rsidDel="00000000" w:rsidP="00000000" w:rsidRDefault="00000000" w:rsidRPr="00000000" w14:paraId="00001EED">
      <w:pPr>
        <w:numPr>
          <w:ilvl w:val="0"/>
          <w:numId w:val="852"/>
        </w:numPr>
        <w:spacing w:after="240" w:before="0" w:beforeAutospacing="0" w:lineRule="auto"/>
        <w:ind w:left="720" w:hanging="360"/>
      </w:pPr>
      <w:r w:rsidDel="00000000" w:rsidR="00000000" w:rsidRPr="00000000">
        <w:rPr>
          <w:rtl w:val="0"/>
        </w:rPr>
        <w:t xml:space="preserve">E. coli: &lt;10 CFU/g</w:t>
        <w:br w:type="textWrapping"/>
      </w:r>
    </w:p>
    <w:p w:rsidR="00000000" w:rsidDel="00000000" w:rsidP="00000000" w:rsidRDefault="00000000" w:rsidRPr="00000000" w14:paraId="00001EEE">
      <w:pPr>
        <w:pStyle w:val="Heading3"/>
        <w:keepNext w:val="0"/>
        <w:keepLines w:val="0"/>
        <w:spacing w:before="280" w:lineRule="auto"/>
        <w:rPr>
          <w:b w:val="1"/>
          <w:bCs w:val="1"/>
          <w:color w:val="000000"/>
          <w:sz w:val="26"/>
          <w:szCs w:val="26"/>
        </w:rPr>
      </w:pPr>
      <w:bookmarkStart w:colFirst="0" w:colLast="0" w:name="_5aiggwe8vqaw" w:id="1017"/>
      <w:bookmarkEnd w:id="1017"/>
      <w:r w:rsidDel="00000000" w:rsidR="00000000" w:rsidRPr="00000000">
        <w:rPr>
          <w:b w:val="1"/>
          <w:bCs w:val="1"/>
          <w:color w:val="000000"/>
          <w:sz w:val="26"/>
          <w:szCs w:val="26"/>
          <w:rtl w:val="0"/>
        </w:rPr>
        <w:t xml:space="preserve">Stability Metrics</w:t>
      </w:r>
    </w:p>
    <w:p w:rsidR="00000000" w:rsidDel="00000000" w:rsidP="00000000" w:rsidRDefault="00000000" w:rsidRPr="00000000" w14:paraId="00001EEF">
      <w:pPr>
        <w:numPr>
          <w:ilvl w:val="0"/>
          <w:numId w:val="388"/>
        </w:numPr>
        <w:spacing w:after="0" w:afterAutospacing="0" w:before="240" w:lineRule="auto"/>
        <w:ind w:left="720" w:hanging="360"/>
      </w:pPr>
      <w:r w:rsidDel="00000000" w:rsidR="00000000" w:rsidRPr="00000000">
        <w:rPr>
          <w:b w:val="1"/>
          <w:bCs w:val="1"/>
          <w:rtl w:val="0"/>
        </w:rPr>
        <w:t xml:space="preserve">Water activity:</w:t>
      </w:r>
      <w:r w:rsidDel="00000000" w:rsidR="00000000" w:rsidRPr="00000000">
        <w:rPr>
          <w:rtl w:val="0"/>
        </w:rPr>
        <w:t xml:space="preserve"> &lt;0.65</w:t>
        <w:br w:type="textWrapping"/>
      </w:r>
    </w:p>
    <w:p w:rsidR="00000000" w:rsidDel="00000000" w:rsidP="00000000" w:rsidRDefault="00000000" w:rsidRPr="00000000" w14:paraId="00001EF0">
      <w:pPr>
        <w:numPr>
          <w:ilvl w:val="0"/>
          <w:numId w:val="388"/>
        </w:numPr>
        <w:spacing w:after="240" w:before="0" w:beforeAutospacing="0" w:lineRule="auto"/>
        <w:ind w:left="720" w:hanging="360"/>
      </w:pPr>
      <w:r w:rsidDel="00000000" w:rsidR="00000000" w:rsidRPr="00000000">
        <w:rPr>
          <w:b w:val="1"/>
          <w:bCs w:val="1"/>
          <w:rtl w:val="0"/>
        </w:rPr>
        <w:t xml:space="preserve">Moisture:</w:t>
      </w:r>
      <w:r w:rsidDel="00000000" w:rsidR="00000000" w:rsidRPr="00000000">
        <w:rPr>
          <w:rtl w:val="0"/>
        </w:rPr>
        <w:t xml:space="preserve"> 11–16%</w:t>
        <w:br w:type="textWrapping"/>
      </w:r>
    </w:p>
    <w:p w:rsidR="00000000" w:rsidDel="00000000" w:rsidP="00000000" w:rsidRDefault="00000000" w:rsidRPr="00000000" w14:paraId="00001EF1">
      <w:pPr>
        <w:spacing w:after="240" w:before="240" w:lineRule="auto"/>
        <w:rPr/>
      </w:pPr>
      <w:r w:rsidDel="00000000" w:rsidR="00000000" w:rsidRPr="00000000">
        <w:rPr>
          <w:rtl w:val="0"/>
        </w:rPr>
        <w:t xml:space="preserve">👉 These numbers indicate </w:t>
      </w:r>
      <w:r w:rsidDel="00000000" w:rsidR="00000000" w:rsidRPr="00000000">
        <w:rPr>
          <w:b w:val="1"/>
          <w:bCs w:val="1"/>
          <w:rtl w:val="0"/>
        </w:rPr>
        <w:t xml:space="preserve">good shelf stability</w:t>
      </w:r>
      <w:r w:rsidDel="00000000" w:rsidR="00000000" w:rsidRPr="00000000">
        <w:rPr>
          <w:rtl w:val="0"/>
        </w:rPr>
        <w:t xml:space="preserve"> and </w:t>
      </w:r>
      <w:r w:rsidDel="00000000" w:rsidR="00000000" w:rsidRPr="00000000">
        <w:rPr>
          <w:b w:val="1"/>
          <w:bCs w:val="1"/>
          <w:rtl w:val="0"/>
        </w:rPr>
        <w:t xml:space="preserve">low microbial risk</w:t>
      </w:r>
      <w:r w:rsidDel="00000000" w:rsidR="00000000" w:rsidRPr="00000000">
        <w:rPr>
          <w:rtl w:val="0"/>
        </w:rPr>
        <w:t xml:space="preserve"> for bars.</w:t>
      </w:r>
    </w:p>
    <w:p w:rsidR="00000000" w:rsidDel="00000000" w:rsidP="00000000" w:rsidRDefault="00000000" w:rsidRPr="00000000" w14:paraId="00001E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3">
      <w:pPr>
        <w:pStyle w:val="Heading2"/>
        <w:keepNext w:val="0"/>
        <w:keepLines w:val="0"/>
        <w:spacing w:after="80" w:lineRule="auto"/>
        <w:rPr>
          <w:b w:val="1"/>
          <w:bCs w:val="1"/>
          <w:sz w:val="34"/>
          <w:szCs w:val="34"/>
        </w:rPr>
      </w:pPr>
      <w:bookmarkStart w:colFirst="0" w:colLast="0" w:name="_hmlka62tfai6" w:id="1018"/>
      <w:bookmarkEnd w:id="1018"/>
      <w:r w:rsidDel="00000000" w:rsidR="00000000" w:rsidRPr="00000000">
        <w:rPr>
          <w:b w:val="1"/>
          <w:bCs w:val="1"/>
          <w:sz w:val="34"/>
          <w:szCs w:val="34"/>
          <w:rtl w:val="0"/>
        </w:rPr>
        <w:t xml:space="preserve">6) Sustainability &amp; Sourcing (Supplier Claims)</w:t>
      </w:r>
    </w:p>
    <w:p w:rsidR="00000000" w:rsidDel="00000000" w:rsidP="00000000" w:rsidRDefault="00000000" w:rsidRPr="00000000" w14:paraId="00001EF4">
      <w:pPr>
        <w:spacing w:after="240" w:before="240" w:lineRule="auto"/>
        <w:rPr/>
      </w:pPr>
      <w:r w:rsidDel="00000000" w:rsidR="00000000" w:rsidRPr="00000000">
        <w:rPr>
          <w:rtl w:val="0"/>
        </w:rPr>
        <w:t xml:space="preserve">Bella Viva states:</w:t>
      </w:r>
    </w:p>
    <w:p w:rsidR="00000000" w:rsidDel="00000000" w:rsidP="00000000" w:rsidRDefault="00000000" w:rsidRPr="00000000" w14:paraId="00001EF5">
      <w:pPr>
        <w:numPr>
          <w:ilvl w:val="0"/>
          <w:numId w:val="534"/>
        </w:numPr>
        <w:spacing w:after="0" w:afterAutospacing="0" w:before="240" w:lineRule="auto"/>
        <w:ind w:left="720" w:hanging="360"/>
      </w:pPr>
      <w:r w:rsidDel="00000000" w:rsidR="00000000" w:rsidRPr="00000000">
        <w:rPr>
          <w:rtl w:val="0"/>
        </w:rPr>
        <w:t xml:space="preserve">Sustainability is a </w:t>
      </w:r>
      <w:r w:rsidDel="00000000" w:rsidR="00000000" w:rsidRPr="00000000">
        <w:rPr>
          <w:b w:val="1"/>
          <w:bCs w:val="1"/>
          <w:rtl w:val="0"/>
        </w:rPr>
        <w:t xml:space="preserve">core operating principle</w:t>
        <w:br w:type="textWrapping"/>
      </w:r>
    </w:p>
    <w:p w:rsidR="00000000" w:rsidDel="00000000" w:rsidP="00000000" w:rsidRDefault="00000000" w:rsidRPr="00000000" w14:paraId="00001EF6">
      <w:pPr>
        <w:numPr>
          <w:ilvl w:val="0"/>
          <w:numId w:val="534"/>
        </w:numPr>
        <w:spacing w:after="0" w:afterAutospacing="0" w:before="0" w:beforeAutospacing="0" w:lineRule="auto"/>
        <w:ind w:left="720" w:hanging="360"/>
      </w:pPr>
      <w:r w:rsidDel="00000000" w:rsidR="00000000" w:rsidRPr="00000000">
        <w:rPr>
          <w:rtl w:val="0"/>
        </w:rPr>
        <w:t xml:space="preserve">Focus on:</w:t>
        <w:br w:type="textWrapping"/>
      </w:r>
    </w:p>
    <w:p w:rsidR="00000000" w:rsidDel="00000000" w:rsidP="00000000" w:rsidRDefault="00000000" w:rsidRPr="00000000" w14:paraId="00001EF7">
      <w:pPr>
        <w:numPr>
          <w:ilvl w:val="1"/>
          <w:numId w:val="534"/>
        </w:numPr>
        <w:spacing w:after="0" w:afterAutospacing="0" w:before="0" w:beforeAutospacing="0" w:lineRule="auto"/>
        <w:ind w:left="1440" w:hanging="360"/>
      </w:pPr>
      <w:r w:rsidDel="00000000" w:rsidR="00000000" w:rsidRPr="00000000">
        <w:rPr>
          <w:rtl w:val="0"/>
        </w:rPr>
        <w:t xml:space="preserve">Local sourcing</w:t>
        <w:br w:type="textWrapping"/>
      </w:r>
    </w:p>
    <w:p w:rsidR="00000000" w:rsidDel="00000000" w:rsidP="00000000" w:rsidRDefault="00000000" w:rsidRPr="00000000" w14:paraId="00001EF8">
      <w:pPr>
        <w:numPr>
          <w:ilvl w:val="1"/>
          <w:numId w:val="534"/>
        </w:numPr>
        <w:spacing w:after="0" w:afterAutospacing="0" w:before="0" w:beforeAutospacing="0" w:lineRule="auto"/>
        <w:ind w:left="1440" w:hanging="360"/>
      </w:pPr>
      <w:r w:rsidDel="00000000" w:rsidR="00000000" w:rsidRPr="00000000">
        <w:rPr>
          <w:rtl w:val="0"/>
        </w:rPr>
        <w:t xml:space="preserve">Reduced transport footprint</w:t>
        <w:br w:type="textWrapping"/>
      </w:r>
    </w:p>
    <w:p w:rsidR="00000000" w:rsidDel="00000000" w:rsidP="00000000" w:rsidRDefault="00000000" w:rsidRPr="00000000" w14:paraId="00001EF9">
      <w:pPr>
        <w:numPr>
          <w:ilvl w:val="1"/>
          <w:numId w:val="534"/>
        </w:numPr>
        <w:spacing w:after="0" w:afterAutospacing="0" w:before="0" w:beforeAutospacing="0" w:lineRule="auto"/>
        <w:ind w:left="1440" w:hanging="360"/>
      </w:pPr>
      <w:r w:rsidDel="00000000" w:rsidR="00000000" w:rsidRPr="00000000">
        <w:rPr>
          <w:rtl w:val="0"/>
        </w:rPr>
        <w:t xml:space="preserve">Responsible agricultural practices</w:t>
        <w:br w:type="textWrapping"/>
      </w:r>
    </w:p>
    <w:p w:rsidR="00000000" w:rsidDel="00000000" w:rsidP="00000000" w:rsidRDefault="00000000" w:rsidRPr="00000000" w14:paraId="00001EFA">
      <w:pPr>
        <w:numPr>
          <w:ilvl w:val="0"/>
          <w:numId w:val="534"/>
        </w:numPr>
        <w:spacing w:after="240" w:before="0" w:beforeAutospacing="0" w:lineRule="auto"/>
        <w:ind w:left="720" w:hanging="360"/>
      </w:pPr>
      <w:r w:rsidDel="00000000" w:rsidR="00000000" w:rsidRPr="00000000">
        <w:rPr>
          <w:rtl w:val="0"/>
        </w:rPr>
        <w:t xml:space="preserve">Majority of fruit sourced locally within California’s Central Valley</w:t>
        <w:br w:type="textWrapping"/>
      </w:r>
    </w:p>
    <w:p w:rsidR="00000000" w:rsidDel="00000000" w:rsidP="00000000" w:rsidRDefault="00000000" w:rsidRPr="00000000" w14:paraId="00001EFB">
      <w:pPr>
        <w:spacing w:after="240" w:before="240" w:lineRule="auto"/>
        <w:ind w:left="600" w:right="600" w:firstLine="0"/>
        <w:rPr/>
      </w:pPr>
      <w:r w:rsidDel="00000000" w:rsidR="00000000" w:rsidRPr="00000000">
        <w:rPr>
          <w:rtl w:val="0"/>
        </w:rPr>
        <w:t xml:space="preserve">Sustainability language is </w:t>
      </w:r>
      <w:r w:rsidDel="00000000" w:rsidR="00000000" w:rsidRPr="00000000">
        <w:rPr>
          <w:b w:val="1"/>
          <w:bCs w:val="1"/>
          <w:rtl w:val="0"/>
        </w:rPr>
        <w:t xml:space="preserve">reasonable and regionally supported</w:t>
      </w:r>
      <w:r w:rsidDel="00000000" w:rsidR="00000000" w:rsidRPr="00000000">
        <w:rPr>
          <w:rtl w:val="0"/>
        </w:rPr>
        <w:t xml:space="preserve">, but avoid sweeping claims unless you receive documentation.</w:t>
      </w:r>
    </w:p>
    <w:p w:rsidR="00000000" w:rsidDel="00000000" w:rsidP="00000000" w:rsidRDefault="00000000" w:rsidRPr="00000000" w14:paraId="00001E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D">
      <w:pPr>
        <w:pStyle w:val="Heading2"/>
        <w:keepNext w:val="0"/>
        <w:keepLines w:val="0"/>
        <w:spacing w:after="80" w:lineRule="auto"/>
        <w:rPr>
          <w:b w:val="1"/>
          <w:bCs w:val="1"/>
          <w:sz w:val="34"/>
          <w:szCs w:val="34"/>
        </w:rPr>
      </w:pPr>
      <w:bookmarkStart w:colFirst="0" w:colLast="0" w:name="_323b7emcrmeh" w:id="1019"/>
      <w:bookmarkEnd w:id="1019"/>
      <w:r w:rsidDel="00000000" w:rsidR="00000000" w:rsidRPr="00000000">
        <w:rPr>
          <w:b w:val="1"/>
          <w:bCs w:val="1"/>
          <w:sz w:val="34"/>
          <w:szCs w:val="34"/>
          <w:rtl w:val="0"/>
        </w:rPr>
        <w:t xml:space="preserve">7) Commercial Terms &amp; Operations</w:t>
      </w:r>
    </w:p>
    <w:p w:rsidR="00000000" w:rsidDel="00000000" w:rsidP="00000000" w:rsidRDefault="00000000" w:rsidRPr="00000000" w14:paraId="00001EFE">
      <w:pPr>
        <w:pStyle w:val="Heading3"/>
        <w:keepNext w:val="0"/>
        <w:keepLines w:val="0"/>
        <w:spacing w:before="280" w:lineRule="auto"/>
        <w:rPr>
          <w:b w:val="1"/>
          <w:bCs w:val="1"/>
          <w:color w:val="000000"/>
          <w:sz w:val="26"/>
          <w:szCs w:val="26"/>
        </w:rPr>
      </w:pPr>
      <w:bookmarkStart w:colFirst="0" w:colLast="0" w:name="_isdjsdtfrkkc" w:id="1020"/>
      <w:bookmarkEnd w:id="1020"/>
      <w:r w:rsidDel="00000000" w:rsidR="00000000" w:rsidRPr="00000000">
        <w:rPr>
          <w:b w:val="1"/>
          <w:bCs w:val="1"/>
          <w:color w:val="000000"/>
          <w:sz w:val="26"/>
          <w:szCs w:val="26"/>
          <w:rtl w:val="0"/>
        </w:rPr>
        <w:t xml:space="preserve">Ordering &amp; Pricing</w:t>
      </w:r>
    </w:p>
    <w:p w:rsidR="00000000" w:rsidDel="00000000" w:rsidP="00000000" w:rsidRDefault="00000000" w:rsidRPr="00000000" w14:paraId="00001EFF">
      <w:pPr>
        <w:numPr>
          <w:ilvl w:val="0"/>
          <w:numId w:val="861"/>
        </w:numPr>
        <w:spacing w:after="0" w:afterAutospacing="0" w:before="240" w:lineRule="auto"/>
        <w:ind w:left="720" w:hanging="360"/>
      </w:pPr>
      <w:r w:rsidDel="00000000" w:rsidR="00000000" w:rsidRPr="00000000">
        <w:rPr>
          <w:b w:val="1"/>
          <w:bCs w:val="1"/>
          <w:rtl w:val="0"/>
        </w:rPr>
        <w:t xml:space="preserve">MOQ:</w:t>
        <w:br w:type="textWrapping"/>
      </w:r>
    </w:p>
    <w:p w:rsidR="00000000" w:rsidDel="00000000" w:rsidP="00000000" w:rsidRDefault="00000000" w:rsidRPr="00000000" w14:paraId="00001F00">
      <w:pPr>
        <w:numPr>
          <w:ilvl w:val="1"/>
          <w:numId w:val="861"/>
        </w:numPr>
        <w:spacing w:after="0" w:afterAutospacing="0" w:before="0" w:beforeAutospacing="0" w:lineRule="auto"/>
        <w:ind w:left="1440" w:hanging="360"/>
      </w:pPr>
      <w:r w:rsidDel="00000000" w:rsidR="00000000" w:rsidRPr="00000000">
        <w:rPr>
          <w:rtl w:val="0"/>
        </w:rPr>
        <w:t xml:space="preserve">500 lb per SKU (domestic)</w:t>
        <w:br w:type="textWrapping"/>
      </w:r>
    </w:p>
    <w:p w:rsidR="00000000" w:rsidDel="00000000" w:rsidP="00000000" w:rsidRDefault="00000000" w:rsidRPr="00000000" w14:paraId="00001F01">
      <w:pPr>
        <w:numPr>
          <w:ilvl w:val="1"/>
          <w:numId w:val="861"/>
        </w:numPr>
        <w:spacing w:after="0" w:afterAutospacing="0" w:before="0" w:beforeAutospacing="0" w:lineRule="auto"/>
        <w:ind w:left="1440" w:hanging="360"/>
      </w:pPr>
      <w:r w:rsidDel="00000000" w:rsidR="00000000" w:rsidRPr="00000000">
        <w:rPr>
          <w:rtl w:val="0"/>
        </w:rPr>
        <w:t xml:space="preserve">Price breaks at </w:t>
      </w:r>
      <w:r w:rsidDel="00000000" w:rsidR="00000000" w:rsidRPr="00000000">
        <w:rPr>
          <w:b w:val="1"/>
          <w:bCs w:val="1"/>
          <w:rtl w:val="0"/>
        </w:rPr>
        <w:t xml:space="preserve">2,000 lb+ per SKU</w:t>
        <w:br w:type="textWrapping"/>
      </w:r>
    </w:p>
    <w:p w:rsidR="00000000" w:rsidDel="00000000" w:rsidP="00000000" w:rsidRDefault="00000000" w:rsidRPr="00000000" w14:paraId="00001F02">
      <w:pPr>
        <w:numPr>
          <w:ilvl w:val="0"/>
          <w:numId w:val="861"/>
        </w:numPr>
        <w:spacing w:after="0" w:afterAutospacing="0" w:before="0" w:beforeAutospacing="0" w:lineRule="auto"/>
        <w:ind w:left="720" w:hanging="360"/>
      </w:pPr>
      <w:r w:rsidDel="00000000" w:rsidR="00000000" w:rsidRPr="00000000">
        <w:rPr>
          <w:b w:val="1"/>
          <w:bCs w:val="1"/>
          <w:rtl w:val="0"/>
        </w:rPr>
        <w:t xml:space="preserve">Account setup:</w:t>
      </w:r>
      <w:r w:rsidDel="00000000" w:rsidR="00000000" w:rsidRPr="00000000">
        <w:rPr>
          <w:rtl w:val="0"/>
        </w:rPr>
        <w:t xml:space="preserve"> ~1 business day</w:t>
        <w:br w:type="textWrapping"/>
      </w:r>
    </w:p>
    <w:p w:rsidR="00000000" w:rsidDel="00000000" w:rsidP="00000000" w:rsidRDefault="00000000" w:rsidRPr="00000000" w14:paraId="00001F03">
      <w:pPr>
        <w:numPr>
          <w:ilvl w:val="0"/>
          <w:numId w:val="861"/>
        </w:numPr>
        <w:spacing w:after="0" w:afterAutospacing="0" w:before="0" w:beforeAutospacing="0" w:lineRule="auto"/>
        <w:ind w:left="720" w:hanging="360"/>
      </w:pPr>
      <w:r w:rsidDel="00000000" w:rsidR="00000000" w:rsidRPr="00000000">
        <w:rPr>
          <w:b w:val="1"/>
          <w:bCs w:val="1"/>
          <w:rtl w:val="0"/>
        </w:rPr>
        <w:t xml:space="preserve">Lead time:</w:t>
        <w:br w:type="textWrapping"/>
      </w:r>
    </w:p>
    <w:p w:rsidR="00000000" w:rsidDel="00000000" w:rsidP="00000000" w:rsidRDefault="00000000" w:rsidRPr="00000000" w14:paraId="00001F04">
      <w:pPr>
        <w:numPr>
          <w:ilvl w:val="1"/>
          <w:numId w:val="861"/>
        </w:numPr>
        <w:spacing w:after="0" w:afterAutospacing="0" w:before="0" w:beforeAutospacing="0" w:lineRule="auto"/>
        <w:ind w:left="1440" w:hanging="360"/>
      </w:pPr>
      <w:r w:rsidDel="00000000" w:rsidR="00000000" w:rsidRPr="00000000">
        <w:rPr>
          <w:rtl w:val="0"/>
        </w:rPr>
        <w:t xml:space="preserve">Standard: 7 business days</w:t>
        <w:br w:type="textWrapping"/>
      </w:r>
    </w:p>
    <w:p w:rsidR="00000000" w:rsidDel="00000000" w:rsidP="00000000" w:rsidRDefault="00000000" w:rsidRPr="00000000" w14:paraId="00001F05">
      <w:pPr>
        <w:numPr>
          <w:ilvl w:val="1"/>
          <w:numId w:val="861"/>
        </w:numPr>
        <w:spacing w:after="240" w:before="0" w:beforeAutospacing="0" w:lineRule="auto"/>
        <w:ind w:left="1440" w:hanging="360"/>
      </w:pPr>
      <w:r w:rsidDel="00000000" w:rsidR="00000000" w:rsidRPr="00000000">
        <w:rPr>
          <w:rtl w:val="0"/>
        </w:rPr>
        <w:t xml:space="preserve">With COA requirement: </w:t>
      </w:r>
      <w:r w:rsidDel="00000000" w:rsidR="00000000" w:rsidRPr="00000000">
        <w:rPr>
          <w:b w:val="1"/>
          <w:bCs w:val="1"/>
          <w:rtl w:val="0"/>
        </w:rPr>
        <w:t xml:space="preserve">25 business days</w:t>
        <w:br w:type="textWrapping"/>
      </w:r>
    </w:p>
    <w:p w:rsidR="00000000" w:rsidDel="00000000" w:rsidP="00000000" w:rsidRDefault="00000000" w:rsidRPr="00000000" w14:paraId="00001F06">
      <w:pPr>
        <w:pStyle w:val="Heading3"/>
        <w:keepNext w:val="0"/>
        <w:keepLines w:val="0"/>
        <w:spacing w:before="280" w:lineRule="auto"/>
        <w:rPr>
          <w:b w:val="1"/>
          <w:bCs w:val="1"/>
          <w:color w:val="000000"/>
          <w:sz w:val="26"/>
          <w:szCs w:val="26"/>
        </w:rPr>
      </w:pPr>
      <w:bookmarkStart w:colFirst="0" w:colLast="0" w:name="_xw2hq4p3apll" w:id="1021"/>
      <w:bookmarkEnd w:id="1021"/>
      <w:r w:rsidDel="00000000" w:rsidR="00000000" w:rsidRPr="00000000">
        <w:rPr>
          <w:b w:val="1"/>
          <w:bCs w:val="1"/>
          <w:color w:val="000000"/>
          <w:sz w:val="26"/>
          <w:szCs w:val="26"/>
          <w:rtl w:val="0"/>
        </w:rPr>
        <w:t xml:space="preserve">Shipping</w:t>
      </w:r>
    </w:p>
    <w:p w:rsidR="00000000" w:rsidDel="00000000" w:rsidP="00000000" w:rsidRDefault="00000000" w:rsidRPr="00000000" w14:paraId="00001F07">
      <w:pPr>
        <w:numPr>
          <w:ilvl w:val="0"/>
          <w:numId w:val="1050"/>
        </w:numPr>
        <w:spacing w:after="0" w:afterAutospacing="0" w:before="240" w:lineRule="auto"/>
        <w:ind w:left="720" w:hanging="360"/>
      </w:pPr>
      <w:r w:rsidDel="00000000" w:rsidR="00000000" w:rsidRPr="00000000">
        <w:rPr>
          <w:b w:val="1"/>
          <w:bCs w:val="1"/>
          <w:rtl w:val="0"/>
        </w:rPr>
        <w:t xml:space="preserve">FOB Denair, CA</w:t>
        <w:br w:type="textWrapping"/>
      </w:r>
    </w:p>
    <w:p w:rsidR="00000000" w:rsidDel="00000000" w:rsidP="00000000" w:rsidRDefault="00000000" w:rsidRPr="00000000" w14:paraId="00001F08">
      <w:pPr>
        <w:numPr>
          <w:ilvl w:val="0"/>
          <w:numId w:val="1050"/>
        </w:numPr>
        <w:spacing w:after="240" w:before="0" w:beforeAutospacing="0" w:lineRule="auto"/>
        <w:ind w:left="720" w:hanging="360"/>
      </w:pPr>
      <w:r w:rsidDel="00000000" w:rsidR="00000000" w:rsidRPr="00000000">
        <w:rPr>
          <w:rtl w:val="0"/>
        </w:rPr>
        <w:t xml:space="preserve">Carrier-agnostic rate comparison (UPS, FedEx, LTL)</w:t>
        <w:br w:type="textWrapping"/>
      </w:r>
    </w:p>
    <w:p w:rsidR="00000000" w:rsidDel="00000000" w:rsidP="00000000" w:rsidRDefault="00000000" w:rsidRPr="00000000" w14:paraId="00001F09">
      <w:pPr>
        <w:pStyle w:val="Heading3"/>
        <w:keepNext w:val="0"/>
        <w:keepLines w:val="0"/>
        <w:spacing w:before="280" w:lineRule="auto"/>
        <w:rPr>
          <w:b w:val="1"/>
          <w:bCs w:val="1"/>
          <w:color w:val="000000"/>
          <w:sz w:val="26"/>
          <w:szCs w:val="26"/>
        </w:rPr>
      </w:pPr>
      <w:bookmarkStart w:colFirst="0" w:colLast="0" w:name="_vkjqoea3pxpu" w:id="1022"/>
      <w:bookmarkEnd w:id="1022"/>
      <w:r w:rsidDel="00000000" w:rsidR="00000000" w:rsidRPr="00000000">
        <w:rPr>
          <w:b w:val="1"/>
          <w:bCs w:val="1"/>
          <w:color w:val="000000"/>
          <w:sz w:val="26"/>
          <w:szCs w:val="26"/>
          <w:rtl w:val="0"/>
        </w:rPr>
        <w:t xml:space="preserve">Capabilities</w:t>
      </w:r>
    </w:p>
    <w:p w:rsidR="00000000" w:rsidDel="00000000" w:rsidP="00000000" w:rsidRDefault="00000000" w:rsidRPr="00000000" w14:paraId="00001F0A">
      <w:pPr>
        <w:numPr>
          <w:ilvl w:val="0"/>
          <w:numId w:val="656"/>
        </w:numPr>
        <w:spacing w:after="0" w:afterAutospacing="0" w:before="240" w:lineRule="auto"/>
        <w:ind w:left="720" w:hanging="360"/>
      </w:pPr>
      <w:r w:rsidDel="00000000" w:rsidR="00000000" w:rsidRPr="00000000">
        <w:rPr>
          <w:rtl w:val="0"/>
        </w:rPr>
        <w:t xml:space="preserve">Manufacturing Division sells </w:t>
      </w:r>
      <w:r w:rsidDel="00000000" w:rsidR="00000000" w:rsidRPr="00000000">
        <w:rPr>
          <w:b w:val="1"/>
          <w:bCs w:val="1"/>
          <w:rtl w:val="0"/>
        </w:rPr>
        <w:t xml:space="preserve">only what they produce</w:t>
        <w:br w:type="textWrapping"/>
      </w:r>
    </w:p>
    <w:p w:rsidR="00000000" w:rsidDel="00000000" w:rsidP="00000000" w:rsidRDefault="00000000" w:rsidRPr="00000000" w14:paraId="00001F0B">
      <w:pPr>
        <w:numPr>
          <w:ilvl w:val="0"/>
          <w:numId w:val="656"/>
        </w:numPr>
        <w:spacing w:after="0" w:afterAutospacing="0" w:before="0" w:beforeAutospacing="0" w:lineRule="auto"/>
        <w:ind w:left="720" w:hanging="360"/>
      </w:pPr>
      <w:r w:rsidDel="00000000" w:rsidR="00000000" w:rsidRPr="00000000">
        <w:rPr>
          <w:rtl w:val="0"/>
        </w:rPr>
        <w:t xml:space="preserve">Does </w:t>
      </w:r>
      <w:r w:rsidDel="00000000" w:rsidR="00000000" w:rsidRPr="00000000">
        <w:rPr>
          <w:b w:val="1"/>
          <w:bCs w:val="1"/>
          <w:rtl w:val="0"/>
        </w:rPr>
        <w:t xml:space="preserve">not</w:t>
      </w:r>
      <w:r w:rsidDel="00000000" w:rsidR="00000000" w:rsidRPr="00000000">
        <w:rPr>
          <w:rtl w:val="0"/>
        </w:rPr>
        <w:t xml:space="preserve"> co-pack in-house</w:t>
        <w:br w:type="textWrapping"/>
      </w:r>
    </w:p>
    <w:p w:rsidR="00000000" w:rsidDel="00000000" w:rsidP="00000000" w:rsidRDefault="00000000" w:rsidRPr="00000000" w14:paraId="00001F0C">
      <w:pPr>
        <w:numPr>
          <w:ilvl w:val="0"/>
          <w:numId w:val="656"/>
        </w:numPr>
        <w:spacing w:after="0" w:afterAutospacing="0" w:before="0" w:beforeAutospacing="0" w:lineRule="auto"/>
        <w:ind w:left="720" w:hanging="360"/>
      </w:pPr>
      <w:r w:rsidDel="00000000" w:rsidR="00000000" w:rsidRPr="00000000">
        <w:rPr>
          <w:rtl w:val="0"/>
        </w:rPr>
        <w:t xml:space="preserve">Partners with third-party co-packers if needed</w:t>
        <w:br w:type="textWrapping"/>
      </w:r>
    </w:p>
    <w:p w:rsidR="00000000" w:rsidDel="00000000" w:rsidP="00000000" w:rsidRDefault="00000000" w:rsidRPr="00000000" w14:paraId="00001F0D">
      <w:pPr>
        <w:numPr>
          <w:ilvl w:val="0"/>
          <w:numId w:val="656"/>
        </w:numPr>
        <w:spacing w:after="240" w:before="0" w:beforeAutospacing="0" w:lineRule="auto"/>
        <w:ind w:left="720" w:hanging="360"/>
      </w:pPr>
      <w:r w:rsidDel="00000000" w:rsidR="00000000" w:rsidRPr="00000000">
        <w:rPr>
          <w:rtl w:val="0"/>
        </w:rPr>
        <w:t xml:space="preserve">Domestic + export capable</w:t>
        <w:br w:type="textWrapping"/>
      </w:r>
    </w:p>
    <w:p w:rsidR="00000000" w:rsidDel="00000000" w:rsidP="00000000" w:rsidRDefault="00000000" w:rsidRPr="00000000" w14:paraId="00001F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F">
      <w:pPr>
        <w:pStyle w:val="Heading2"/>
        <w:keepNext w:val="0"/>
        <w:keepLines w:val="0"/>
        <w:spacing w:after="80" w:lineRule="auto"/>
        <w:rPr>
          <w:b w:val="1"/>
          <w:bCs w:val="1"/>
          <w:sz w:val="34"/>
          <w:szCs w:val="34"/>
        </w:rPr>
      </w:pPr>
      <w:bookmarkStart w:colFirst="0" w:colLast="0" w:name="_q08x5eyeeok1" w:id="1023"/>
      <w:bookmarkEnd w:id="1023"/>
      <w:r w:rsidDel="00000000" w:rsidR="00000000" w:rsidRPr="00000000">
        <w:rPr>
          <w:b w:val="1"/>
          <w:bCs w:val="1"/>
          <w:sz w:val="34"/>
          <w:szCs w:val="34"/>
          <w:rtl w:val="0"/>
        </w:rPr>
        <w:t xml:space="preserve">8) What This Supplier Does Well (Your “Case”)</w:t>
      </w:r>
    </w:p>
    <w:p w:rsidR="00000000" w:rsidDel="00000000" w:rsidP="00000000" w:rsidRDefault="00000000" w:rsidRPr="00000000" w14:paraId="00001F10">
      <w:pPr>
        <w:spacing w:after="240" w:before="240" w:lineRule="auto"/>
        <w:rPr>
          <w:b w:val="1"/>
          <w:bCs w:val="1"/>
        </w:rPr>
      </w:pPr>
      <w:r w:rsidDel="00000000" w:rsidR="00000000" w:rsidRPr="00000000">
        <w:rPr>
          <w:b w:val="1"/>
          <w:bCs w:val="1"/>
          <w:rtl w:val="0"/>
        </w:rPr>
        <w:t xml:space="preserve">Why Bella Viva is a strong blueberry supplier:</w:t>
      </w:r>
    </w:p>
    <w:p w:rsidR="00000000" w:rsidDel="00000000" w:rsidP="00000000" w:rsidRDefault="00000000" w:rsidRPr="00000000" w14:paraId="00001F11">
      <w:pPr>
        <w:numPr>
          <w:ilvl w:val="0"/>
          <w:numId w:val="1100"/>
        </w:numPr>
        <w:spacing w:after="0" w:afterAutospacing="0" w:before="240" w:lineRule="auto"/>
        <w:ind w:left="720" w:hanging="360"/>
      </w:pPr>
      <w:r w:rsidDel="00000000" w:rsidR="00000000" w:rsidRPr="00000000">
        <w:rPr>
          <w:rtl w:val="0"/>
        </w:rPr>
        <w:t xml:space="preserve">Single-ingredient product (no additives, no preservatives)</w:t>
        <w:br w:type="textWrapping"/>
      </w:r>
    </w:p>
    <w:p w:rsidR="00000000" w:rsidDel="00000000" w:rsidP="00000000" w:rsidRDefault="00000000" w:rsidRPr="00000000" w14:paraId="00001F12">
      <w:pPr>
        <w:numPr>
          <w:ilvl w:val="0"/>
          <w:numId w:val="1100"/>
        </w:numPr>
        <w:spacing w:after="0" w:afterAutospacing="0" w:before="0" w:beforeAutospacing="0" w:lineRule="auto"/>
        <w:ind w:left="720" w:hanging="360"/>
      </w:pPr>
      <w:r w:rsidDel="00000000" w:rsidR="00000000" w:rsidRPr="00000000">
        <w:rPr>
          <w:rtl w:val="0"/>
        </w:rPr>
        <w:t xml:space="preserve">Domestic origin (USA)</w:t>
        <w:br w:type="textWrapping"/>
      </w:r>
    </w:p>
    <w:p w:rsidR="00000000" w:rsidDel="00000000" w:rsidP="00000000" w:rsidRDefault="00000000" w:rsidRPr="00000000" w14:paraId="00001F13">
      <w:pPr>
        <w:numPr>
          <w:ilvl w:val="0"/>
          <w:numId w:val="1100"/>
        </w:numPr>
        <w:spacing w:after="0" w:afterAutospacing="0" w:before="0" w:beforeAutospacing="0" w:lineRule="auto"/>
        <w:ind w:left="720" w:hanging="360"/>
      </w:pPr>
      <w:r w:rsidDel="00000000" w:rsidR="00000000" w:rsidRPr="00000000">
        <w:rPr>
          <w:rtl w:val="0"/>
        </w:rPr>
        <w:t xml:space="preserve">HACCP + GMP + GFSI audit</w:t>
        <w:br w:type="textWrapping"/>
      </w:r>
    </w:p>
    <w:p w:rsidR="00000000" w:rsidDel="00000000" w:rsidP="00000000" w:rsidRDefault="00000000" w:rsidRPr="00000000" w14:paraId="00001F14">
      <w:pPr>
        <w:numPr>
          <w:ilvl w:val="0"/>
          <w:numId w:val="1100"/>
        </w:numPr>
        <w:spacing w:after="0" w:afterAutospacing="0" w:before="0" w:beforeAutospacing="0" w:lineRule="auto"/>
        <w:ind w:left="720" w:hanging="360"/>
      </w:pPr>
      <w:r w:rsidDel="00000000" w:rsidR="00000000" w:rsidRPr="00000000">
        <w:rPr>
          <w:rtl w:val="0"/>
        </w:rPr>
        <w:t xml:space="preserve">Published micro limits + water activity (rare transparency)</w:t>
        <w:br w:type="textWrapping"/>
      </w:r>
    </w:p>
    <w:p w:rsidR="00000000" w:rsidDel="00000000" w:rsidP="00000000" w:rsidRDefault="00000000" w:rsidRPr="00000000" w14:paraId="00001F15">
      <w:pPr>
        <w:numPr>
          <w:ilvl w:val="0"/>
          <w:numId w:val="1100"/>
        </w:numPr>
        <w:spacing w:after="0" w:afterAutospacing="0" w:before="0" w:beforeAutospacing="0" w:lineRule="auto"/>
        <w:ind w:left="720" w:hanging="360"/>
      </w:pPr>
      <w:r w:rsidDel="00000000" w:rsidR="00000000" w:rsidRPr="00000000">
        <w:rPr>
          <w:rtl w:val="0"/>
        </w:rPr>
        <w:t xml:space="preserve">Nut-free, top-9-allergen-free facility</w:t>
        <w:br w:type="textWrapping"/>
      </w:r>
    </w:p>
    <w:p w:rsidR="00000000" w:rsidDel="00000000" w:rsidP="00000000" w:rsidRDefault="00000000" w:rsidRPr="00000000" w14:paraId="00001F16">
      <w:pPr>
        <w:numPr>
          <w:ilvl w:val="0"/>
          <w:numId w:val="1100"/>
        </w:numPr>
        <w:spacing w:after="0" w:afterAutospacing="0" w:before="0" w:beforeAutospacing="0" w:lineRule="auto"/>
        <w:ind w:left="720" w:hanging="360"/>
      </w:pPr>
      <w:r w:rsidDel="00000000" w:rsidR="00000000" w:rsidRPr="00000000">
        <w:rPr>
          <w:rtl w:val="0"/>
        </w:rPr>
        <w:t xml:space="preserve">Clear MOQs and lead times</w:t>
        <w:br w:type="textWrapping"/>
      </w:r>
    </w:p>
    <w:p w:rsidR="00000000" w:rsidDel="00000000" w:rsidP="00000000" w:rsidRDefault="00000000" w:rsidRPr="00000000" w14:paraId="00001F17">
      <w:pPr>
        <w:numPr>
          <w:ilvl w:val="0"/>
          <w:numId w:val="1100"/>
        </w:numPr>
        <w:spacing w:after="240" w:before="0" w:beforeAutospacing="0" w:lineRule="auto"/>
        <w:ind w:left="720" w:hanging="360"/>
      </w:pPr>
      <w:r w:rsidDel="00000000" w:rsidR="00000000" w:rsidRPr="00000000">
        <w:rPr>
          <w:rtl w:val="0"/>
        </w:rPr>
        <w:t xml:space="preserve">Explicit disclosure of processing aids (even when not applicable)</w:t>
        <w:br w:type="textWrapping"/>
      </w:r>
    </w:p>
    <w:p w:rsidR="00000000" w:rsidDel="00000000" w:rsidP="00000000" w:rsidRDefault="00000000" w:rsidRPr="00000000" w14:paraId="00001F18">
      <w:pPr>
        <w:spacing w:after="240" w:before="240" w:lineRule="auto"/>
        <w:rPr/>
      </w:pPr>
      <w:r w:rsidDel="00000000" w:rsidR="00000000" w:rsidRPr="00000000">
        <w:rPr>
          <w:rtl w:val="0"/>
        </w:rPr>
        <w:t xml:space="preserve">This is </w:t>
      </w:r>
      <w:r w:rsidDel="00000000" w:rsidR="00000000" w:rsidRPr="00000000">
        <w:rPr>
          <w:b w:val="1"/>
          <w:bCs w:val="1"/>
          <w:rtl w:val="0"/>
        </w:rPr>
        <w:t xml:space="preserve">how a serious ingredient supplier behaves</w:t>
      </w:r>
      <w:r w:rsidDel="00000000" w:rsidR="00000000" w:rsidRPr="00000000">
        <w:rPr>
          <w:rtl w:val="0"/>
        </w:rPr>
        <w:t xml:space="preserve">.</w:t>
      </w:r>
    </w:p>
    <w:p w:rsidR="00000000" w:rsidDel="00000000" w:rsidP="00000000" w:rsidRDefault="00000000" w:rsidRPr="00000000" w14:paraId="00001F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A">
      <w:pPr>
        <w:pStyle w:val="Heading2"/>
        <w:keepNext w:val="0"/>
        <w:keepLines w:val="0"/>
        <w:spacing w:after="80" w:lineRule="auto"/>
        <w:rPr>
          <w:b w:val="1"/>
          <w:bCs w:val="1"/>
          <w:sz w:val="34"/>
          <w:szCs w:val="34"/>
        </w:rPr>
      </w:pPr>
      <w:bookmarkStart w:colFirst="0" w:colLast="0" w:name="_vd3ymor36b27" w:id="1024"/>
      <w:bookmarkEnd w:id="1024"/>
      <w:r w:rsidDel="00000000" w:rsidR="00000000" w:rsidRPr="00000000">
        <w:rPr>
          <w:b w:val="1"/>
          <w:bCs w:val="1"/>
          <w:sz w:val="34"/>
          <w:szCs w:val="34"/>
          <w:rtl w:val="0"/>
        </w:rPr>
        <w:t xml:space="preserve">9) Remaining Gaps / Due Diligence Items (Must Close)</w:t>
      </w:r>
    </w:p>
    <w:p w:rsidR="00000000" w:rsidDel="00000000" w:rsidP="00000000" w:rsidRDefault="00000000" w:rsidRPr="00000000" w14:paraId="00001F1B">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not red flags</w:t>
      </w:r>
      <w:r w:rsidDel="00000000" w:rsidR="00000000" w:rsidRPr="00000000">
        <w:rPr>
          <w:rtl w:val="0"/>
        </w:rPr>
        <w:t xml:space="preserve">, just standard diligence:</w:t>
      </w:r>
    </w:p>
    <w:p w:rsidR="00000000" w:rsidDel="00000000" w:rsidP="00000000" w:rsidRDefault="00000000" w:rsidRPr="00000000" w14:paraId="00001F1C">
      <w:pPr>
        <w:numPr>
          <w:ilvl w:val="0"/>
          <w:numId w:val="787"/>
        </w:numPr>
        <w:spacing w:after="0" w:afterAutospacing="0" w:before="240" w:lineRule="auto"/>
        <w:ind w:left="720" w:hanging="360"/>
      </w:pPr>
      <w:r w:rsidDel="00000000" w:rsidR="00000000" w:rsidRPr="00000000">
        <w:rPr>
          <w:rtl w:val="0"/>
        </w:rPr>
        <w:t xml:space="preserve">Organic certificate (actual PDF)</w:t>
        <w:br w:type="textWrapping"/>
      </w:r>
    </w:p>
    <w:p w:rsidR="00000000" w:rsidDel="00000000" w:rsidP="00000000" w:rsidRDefault="00000000" w:rsidRPr="00000000" w14:paraId="00001F1D">
      <w:pPr>
        <w:numPr>
          <w:ilvl w:val="0"/>
          <w:numId w:val="787"/>
        </w:numPr>
        <w:spacing w:after="0" w:afterAutospacing="0" w:before="0" w:beforeAutospacing="0" w:lineRule="auto"/>
        <w:ind w:left="720" w:hanging="360"/>
      </w:pPr>
      <w:r w:rsidDel="00000000" w:rsidR="00000000" w:rsidRPr="00000000">
        <w:rPr>
          <w:rtl w:val="0"/>
        </w:rPr>
        <w:t xml:space="preserve">Recent </w:t>
      </w:r>
      <w:r w:rsidDel="00000000" w:rsidR="00000000" w:rsidRPr="00000000">
        <w:rPr>
          <w:b w:val="1"/>
          <w:bCs w:val="1"/>
          <w:rtl w:val="0"/>
        </w:rPr>
        <w:t xml:space="preserve">lot-specific COA</w:t>
        <w:br w:type="textWrapping"/>
      </w:r>
    </w:p>
    <w:p w:rsidR="00000000" w:rsidDel="00000000" w:rsidP="00000000" w:rsidRDefault="00000000" w:rsidRPr="00000000" w14:paraId="00001F1E">
      <w:pPr>
        <w:numPr>
          <w:ilvl w:val="0"/>
          <w:numId w:val="787"/>
        </w:numPr>
        <w:spacing w:after="0" w:afterAutospacing="0" w:before="0" w:beforeAutospacing="0" w:lineRule="auto"/>
        <w:ind w:left="720" w:hanging="360"/>
      </w:pPr>
      <w:r w:rsidDel="00000000" w:rsidR="00000000" w:rsidRPr="00000000">
        <w:rPr>
          <w:rtl w:val="0"/>
        </w:rPr>
        <w:t xml:space="preserve">Sulfite statement (explicit “none detected”)</w:t>
        <w:br w:type="textWrapping"/>
      </w:r>
    </w:p>
    <w:p w:rsidR="00000000" w:rsidDel="00000000" w:rsidP="00000000" w:rsidRDefault="00000000" w:rsidRPr="00000000" w14:paraId="00001F1F">
      <w:pPr>
        <w:numPr>
          <w:ilvl w:val="0"/>
          <w:numId w:val="787"/>
        </w:numPr>
        <w:spacing w:after="0" w:afterAutospacing="0" w:before="0" w:beforeAutospacing="0" w:lineRule="auto"/>
        <w:ind w:left="720" w:hanging="360"/>
      </w:pPr>
      <w:r w:rsidDel="00000000" w:rsidR="00000000" w:rsidRPr="00000000">
        <w:rPr>
          <w:rtl w:val="0"/>
        </w:rPr>
        <w:t xml:space="preserve">Clarification of “foreign material &lt;2%”</w:t>
        <w:br w:type="textWrapping"/>
      </w:r>
    </w:p>
    <w:p w:rsidR="00000000" w:rsidDel="00000000" w:rsidP="00000000" w:rsidRDefault="00000000" w:rsidRPr="00000000" w14:paraId="00001F20">
      <w:pPr>
        <w:numPr>
          <w:ilvl w:val="0"/>
          <w:numId w:val="787"/>
        </w:numPr>
        <w:spacing w:after="0" w:afterAutospacing="0" w:before="0" w:beforeAutospacing="0" w:lineRule="auto"/>
        <w:ind w:left="720" w:hanging="360"/>
      </w:pPr>
      <w:r w:rsidDel="00000000" w:rsidR="00000000" w:rsidRPr="00000000">
        <w:rPr>
          <w:rtl w:val="0"/>
        </w:rPr>
        <w:t xml:space="preserve">Pesticide residue testing approach</w:t>
        <w:br w:type="textWrapping"/>
      </w:r>
    </w:p>
    <w:p w:rsidR="00000000" w:rsidDel="00000000" w:rsidP="00000000" w:rsidRDefault="00000000" w:rsidRPr="00000000" w14:paraId="00001F21">
      <w:pPr>
        <w:numPr>
          <w:ilvl w:val="0"/>
          <w:numId w:val="78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Traceability depth (farm/region → lot)</w:t>
        <w:br w:type="textWrapping"/>
      </w:r>
    </w:p>
    <w:p w:rsidR="00000000" w:rsidDel="00000000" w:rsidP="00000000" w:rsidRDefault="00000000" w:rsidRPr="00000000" w14:paraId="00001F22">
      <w:pPr>
        <w:numPr>
          <w:ilvl w:val="0"/>
          <w:numId w:val="787"/>
        </w:numPr>
        <w:spacing w:after="240" w:before="0" w:beforeAutospacing="0" w:lineRule="auto"/>
        <w:ind w:left="720" w:hanging="360"/>
      </w:pPr>
      <w:r w:rsidDel="00000000" w:rsidR="00000000" w:rsidRPr="00000000">
        <w:rPr>
          <w:rtl w:val="0"/>
        </w:rPr>
        <w:t xml:space="preserve">Mock recall performance time</w:t>
        <w:br w:type="textWrapping"/>
      </w:r>
    </w:p>
    <w:p w:rsidR="00000000" w:rsidDel="00000000" w:rsidP="00000000" w:rsidRDefault="00000000" w:rsidRPr="00000000" w14:paraId="00001F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4">
      <w:pPr>
        <w:pStyle w:val="Heading2"/>
        <w:keepNext w:val="0"/>
        <w:keepLines w:val="0"/>
        <w:spacing w:after="80" w:lineRule="auto"/>
        <w:rPr>
          <w:b w:val="1"/>
          <w:bCs w:val="1"/>
          <w:sz w:val="34"/>
          <w:szCs w:val="34"/>
        </w:rPr>
      </w:pPr>
      <w:bookmarkStart w:colFirst="0" w:colLast="0" w:name="_vwn46pe0ukna" w:id="1025"/>
      <w:bookmarkEnd w:id="1025"/>
      <w:r w:rsidDel="00000000" w:rsidR="00000000" w:rsidRPr="00000000">
        <w:rPr>
          <w:b w:val="1"/>
          <w:bCs w:val="1"/>
          <w:sz w:val="34"/>
          <w:szCs w:val="34"/>
          <w:rtl w:val="0"/>
        </w:rPr>
        <w:t xml:space="preserve">10) Preliminary Risk Scorecard</w:t>
      </w:r>
    </w:p>
    <w:tbl>
      <w:tblPr>
        <w:tblStyle w:val="Table14"/>
        <w:tblW w:w="5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2030"/>
        <w:tblGridChange w:id="0">
          <w:tblGrid>
            <w:gridCol w:w="3065"/>
            <w:gridCol w:w="20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5">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6">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7">
            <w:pPr>
              <w:rPr/>
            </w:pPr>
            <w:r w:rsidDel="00000000" w:rsidR="00000000" w:rsidRPr="00000000">
              <w:rPr>
                <w:rtl w:val="0"/>
              </w:rPr>
              <w:t xml:space="preserve">Ingredient integrity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8">
            <w:pPr>
              <w:rPr/>
            </w:pPr>
            <w:r w:rsidDel="00000000" w:rsidR="00000000" w:rsidRPr="00000000">
              <w:rPr>
                <w:rtl w:val="0"/>
              </w:rPr>
              <w:t xml:space="preserve">🟢 Strong</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9">
            <w:pPr>
              <w:rPr/>
            </w:pPr>
            <w:r w:rsidDel="00000000" w:rsidR="00000000" w:rsidRPr="00000000">
              <w:rPr>
                <w:rtl w:val="0"/>
              </w:rPr>
              <w:t xml:space="preserve">Food safety 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A">
            <w:pPr>
              <w:rPr/>
            </w:pPr>
            <w:r w:rsidDel="00000000" w:rsidR="00000000" w:rsidRPr="00000000">
              <w:rPr>
                <w:rtl w:val="0"/>
              </w:rPr>
              <w:t xml:space="preserve">🟢 Strong</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B">
            <w:pPr>
              <w:rPr/>
            </w:pPr>
            <w:r w:rsidDel="00000000" w:rsidR="00000000" w:rsidRPr="00000000">
              <w:rPr>
                <w:rtl w:val="0"/>
              </w:rPr>
              <w:t xml:space="preserve">Allergen risk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C">
            <w:pPr>
              <w:rPr/>
            </w:pPr>
            <w:r w:rsidDel="00000000" w:rsidR="00000000" w:rsidRPr="00000000">
              <w:rPr>
                <w:rtl w:val="0"/>
              </w:rPr>
              <w:t xml:space="preserve">🟢 Very low</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D">
            <w:pPr>
              <w:rPr/>
            </w:pPr>
            <w:r w:rsidDel="00000000" w:rsidR="00000000" w:rsidRPr="00000000">
              <w:rPr>
                <w:rtl w:val="0"/>
              </w:rPr>
              <w:t xml:space="preserve">Shelf-life compatibility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E">
            <w:pPr>
              <w:rPr/>
            </w:pPr>
            <w:r w:rsidDel="00000000" w:rsidR="00000000" w:rsidRPr="00000000">
              <w:rPr>
                <w:rtl w:val="0"/>
              </w:rPr>
              <w:t xml:space="preserve">🟢 Strong</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F">
            <w:pPr>
              <w:rPr/>
            </w:pPr>
            <w:r w:rsidDel="00000000" w:rsidR="00000000" w:rsidRPr="00000000">
              <w:rPr>
                <w:rtl w:val="0"/>
              </w:rPr>
              <w:t xml:space="preserve">Transparency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0">
            <w:pPr>
              <w:rPr/>
            </w:pPr>
            <w:r w:rsidDel="00000000" w:rsidR="00000000" w:rsidRPr="00000000">
              <w:rPr>
                <w:rtl w:val="0"/>
              </w:rPr>
              <w:t xml:space="preserve">🟢 Above average</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1">
            <w:pPr>
              <w:rPr/>
            </w:pPr>
            <w:r w:rsidDel="00000000" w:rsidR="00000000" w:rsidRPr="00000000">
              <w:rPr>
                <w:rtl w:val="0"/>
              </w:rPr>
              <w:t xml:space="preserve">Documentation completeness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2">
            <w:pPr>
              <w:rPr/>
            </w:pPr>
            <w:r w:rsidDel="00000000" w:rsidR="00000000" w:rsidRPr="00000000">
              <w:rPr>
                <w:rtl w:val="0"/>
              </w:rPr>
              <w:t xml:space="preserve">🟡 Pending</w:t>
            </w:r>
          </w:p>
        </w:tc>
      </w:tr>
    </w:tbl>
    <w:p w:rsidR="00000000" w:rsidDel="00000000" w:rsidP="00000000" w:rsidRDefault="00000000" w:rsidRPr="00000000" w14:paraId="00001F33">
      <w:pPr>
        <w:spacing w:after="240" w:before="240" w:lineRule="auto"/>
        <w:rPr>
          <w:i w:val="1"/>
          <w:iCs w:val="1"/>
        </w:rPr>
      </w:pPr>
      <w:r w:rsidDel="00000000" w:rsidR="00000000" w:rsidRPr="00000000">
        <w:rPr>
          <w:b w:val="1"/>
          <w:bCs w:val="1"/>
          <w:rtl w:val="0"/>
        </w:rPr>
        <w:t xml:space="preserve">Overall Status:</w:t>
      </w:r>
      <w:r w:rsidDel="00000000" w:rsidR="00000000" w:rsidRPr="00000000">
        <w:rPr>
          <w:rtl w:val="0"/>
        </w:rPr>
        <w:t xml:space="preserve"> 🟢 </w:t>
      </w:r>
      <w:r w:rsidDel="00000000" w:rsidR="00000000" w:rsidRPr="00000000">
        <w:rPr>
          <w:i w:val="1"/>
          <w:iCs w:val="1"/>
          <w:rtl w:val="0"/>
        </w:rPr>
        <w:t xml:space="preserve">Strong supplier, pending document verification</w:t>
      </w:r>
    </w:p>
    <w:p w:rsidR="00000000" w:rsidDel="00000000" w:rsidP="00000000" w:rsidRDefault="00000000" w:rsidRPr="00000000" w14:paraId="00001F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5">
      <w:pPr>
        <w:pStyle w:val="Heading2"/>
        <w:keepNext w:val="0"/>
        <w:keepLines w:val="0"/>
        <w:spacing w:after="80" w:lineRule="auto"/>
        <w:rPr>
          <w:b w:val="1"/>
          <w:bCs w:val="1"/>
          <w:sz w:val="34"/>
          <w:szCs w:val="34"/>
        </w:rPr>
      </w:pPr>
      <w:bookmarkStart w:colFirst="0" w:colLast="0" w:name="_gppgv9yp0dl3" w:id="1026"/>
      <w:bookmarkEnd w:id="1026"/>
      <w:r w:rsidDel="00000000" w:rsidR="00000000" w:rsidRPr="00000000">
        <w:rPr>
          <w:b w:val="1"/>
          <w:bCs w:val="1"/>
          <w:sz w:val="34"/>
          <w:szCs w:val="34"/>
          <w:rtl w:val="0"/>
        </w:rPr>
        <w:t xml:space="preserve">Bottom-Line Take (Blunt)</w:t>
      </w:r>
    </w:p>
    <w:p w:rsidR="00000000" w:rsidDel="00000000" w:rsidP="00000000" w:rsidRDefault="00000000" w:rsidRPr="00000000" w14:paraId="00001F36">
      <w:pPr>
        <w:spacing w:after="240" w:before="240" w:lineRule="auto"/>
        <w:rPr/>
      </w:pPr>
      <w:r w:rsidDel="00000000" w:rsidR="00000000" w:rsidRPr="00000000">
        <w:rPr>
          <w:rtl w:val="0"/>
        </w:rPr>
        <w:t xml:space="preserve">If all certificates and COAs check out, </w:t>
      </w:r>
      <w:r w:rsidDel="00000000" w:rsidR="00000000" w:rsidRPr="00000000">
        <w:rPr>
          <w:b w:val="1"/>
          <w:bCs w:val="1"/>
          <w:rtl w:val="0"/>
        </w:rPr>
        <w:t xml:space="preserve">Bella Viva is one of your cleanest, lowest-drama suppliers so far</w:t>
      </w:r>
      <w:r w:rsidDel="00000000" w:rsidR="00000000" w:rsidRPr="00000000">
        <w:rPr>
          <w:rtl w:val="0"/>
        </w:rPr>
        <w:t xml:space="preserve">—especially compared to imported dried fruit.</w:t>
      </w:r>
    </w:p>
    <w:p w:rsidR="00000000" w:rsidDel="00000000" w:rsidP="00000000" w:rsidRDefault="00000000" w:rsidRPr="00000000" w14:paraId="00001F37">
      <w:pPr>
        <w:spacing w:after="240" w:before="240" w:lineRule="auto"/>
        <w:rPr/>
      </w:pPr>
      <w:r w:rsidDel="00000000" w:rsidR="00000000" w:rsidRPr="00000000">
        <w:rPr>
          <w:rtl w:val="0"/>
        </w:rPr>
        <w:t xml:space="preserve">This is the kind of supplier you </w:t>
      </w:r>
      <w:r w:rsidDel="00000000" w:rsidR="00000000" w:rsidRPr="00000000">
        <w:rPr>
          <w:b w:val="1"/>
          <w:bCs w:val="1"/>
          <w:rtl w:val="0"/>
        </w:rPr>
        <w:t xml:space="preserve">build around</w:t>
      </w:r>
      <w:r w:rsidDel="00000000" w:rsidR="00000000" w:rsidRPr="00000000">
        <w:rPr>
          <w:rtl w:val="0"/>
        </w:rPr>
        <w:t xml:space="preserve">, not just “use.”</w:t>
      </w:r>
    </w:p>
    <w:p w:rsidR="00000000" w:rsidDel="00000000" w:rsidP="00000000" w:rsidRDefault="00000000" w:rsidRPr="00000000" w14:paraId="00001F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F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mwxxms60eqz" w:id="1027"/>
      <w:bookmarkEnd w:id="10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Bedemco: Pumpkin Seeds</w:t>
      </w:r>
      <w:r w:rsidDel="00000000" w:rsidR="00000000" w:rsidRPr="00000000">
        <w:rPr>
          <w:rtl w:val="0"/>
        </w:rPr>
      </w:r>
    </w:p>
    <w:p w:rsidR="00000000" w:rsidDel="00000000" w:rsidP="00000000" w:rsidRDefault="00000000" w:rsidRPr="00000000" w14:paraId="00001F3B">
      <w:pPr>
        <w:pStyle w:val="Heading1"/>
        <w:keepNext w:val="0"/>
        <w:keepLines w:val="0"/>
        <w:spacing w:before="480" w:lineRule="auto"/>
        <w:rPr>
          <w:b w:val="1"/>
          <w:bCs w:val="1"/>
          <w:sz w:val="46"/>
          <w:szCs w:val="46"/>
        </w:rPr>
      </w:pPr>
      <w:bookmarkStart w:colFirst="0" w:colLast="0" w:name="_k7x44pntiy6d" w:id="1028"/>
      <w:bookmarkEnd w:id="1028"/>
      <w:r w:rsidDel="00000000" w:rsidR="00000000" w:rsidRPr="00000000">
        <w:rPr>
          <w:b w:val="1"/>
          <w:bCs w:val="1"/>
          <w:sz w:val="46"/>
          <w:szCs w:val="46"/>
          <w:rtl w:val="0"/>
        </w:rPr>
        <w:t xml:space="preserve">Ingredient Supplier Case — Bedemco Inc.</w:t>
      </w:r>
    </w:p>
    <w:p w:rsidR="00000000" w:rsidDel="00000000" w:rsidP="00000000" w:rsidRDefault="00000000" w:rsidRPr="00000000" w14:paraId="00001F3C">
      <w:pPr>
        <w:spacing w:after="240" w:before="240" w:lineRule="auto"/>
        <w:rPr/>
      </w:pPr>
      <w:r w:rsidDel="00000000" w:rsidR="00000000" w:rsidRPr="00000000">
        <w:rPr>
          <w:b w:val="1"/>
          <w:bCs w:val="1"/>
          <w:rtl w:val="0"/>
        </w:rPr>
        <w:t xml:space="preserve">Ingredient:</w:t>
      </w:r>
      <w:r w:rsidDel="00000000" w:rsidR="00000000" w:rsidRPr="00000000">
        <w:rPr>
          <w:rtl w:val="0"/>
        </w:rPr>
        <w:t xml:space="preserve"> Pumpkin Seeds (Pepitas)</w:t>
        <w:br w:type="textWrapping"/>
      </w:r>
      <w:r w:rsidDel="00000000" w:rsidR="00000000" w:rsidRPr="00000000">
        <w:rPr>
          <w:b w:val="1"/>
          <w:bCs w:val="1"/>
          <w:rtl w:val="0"/>
        </w:rPr>
        <w:t xml:space="preserve">Use Case:</w:t>
      </w:r>
      <w:r w:rsidDel="00000000" w:rsidR="00000000" w:rsidRPr="00000000">
        <w:rPr>
          <w:rtl w:val="0"/>
        </w:rPr>
        <w:t xml:space="preserve"> MD Health Bar (raw ingredient sourcing)</w:t>
      </w:r>
    </w:p>
    <w:p w:rsidR="00000000" w:rsidDel="00000000" w:rsidP="00000000" w:rsidRDefault="00000000" w:rsidRPr="00000000" w14:paraId="00001F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E">
      <w:pPr>
        <w:pStyle w:val="Heading2"/>
        <w:keepNext w:val="0"/>
        <w:keepLines w:val="0"/>
        <w:spacing w:after="80" w:lineRule="auto"/>
        <w:rPr>
          <w:b w:val="1"/>
          <w:bCs w:val="1"/>
          <w:sz w:val="34"/>
          <w:szCs w:val="34"/>
        </w:rPr>
      </w:pPr>
      <w:bookmarkStart w:colFirst="0" w:colLast="0" w:name="_tavsfo6bnifb" w:id="1029"/>
      <w:bookmarkEnd w:id="1029"/>
      <w:r w:rsidDel="00000000" w:rsidR="00000000" w:rsidRPr="00000000">
        <w:rPr>
          <w:b w:val="1"/>
          <w:bCs w:val="1"/>
          <w:sz w:val="34"/>
          <w:szCs w:val="34"/>
          <w:rtl w:val="0"/>
        </w:rPr>
        <w:t xml:space="preserve">1) Supplier Snapshot</w:t>
      </w:r>
    </w:p>
    <w:p w:rsidR="00000000" w:rsidDel="00000000" w:rsidP="00000000" w:rsidRDefault="00000000" w:rsidRPr="00000000" w14:paraId="00001F3F">
      <w:pPr>
        <w:numPr>
          <w:ilvl w:val="0"/>
          <w:numId w:val="720"/>
        </w:numPr>
        <w:spacing w:after="0" w:afterAutospacing="0" w:before="240" w:lineRule="auto"/>
        <w:ind w:left="720" w:hanging="360"/>
      </w:pPr>
      <w:r w:rsidDel="00000000" w:rsidR="00000000" w:rsidRPr="00000000">
        <w:rPr>
          <w:b w:val="1"/>
          <w:bCs w:val="1"/>
          <w:rtl w:val="0"/>
        </w:rPr>
        <w:t xml:space="preserve">Company:</w:t>
      </w:r>
      <w:r w:rsidDel="00000000" w:rsidR="00000000" w:rsidRPr="00000000">
        <w:rPr>
          <w:rtl w:val="0"/>
        </w:rPr>
        <w:t xml:space="preserve"> Bedemco Inc.</w:t>
      </w:r>
    </w:p>
    <w:p w:rsidR="00000000" w:rsidDel="00000000" w:rsidP="00000000" w:rsidRDefault="00000000" w:rsidRPr="00000000" w14:paraId="00001F40">
      <w:pPr>
        <w:numPr>
          <w:ilvl w:val="0"/>
          <w:numId w:val="720"/>
        </w:numPr>
        <w:spacing w:after="0" w:afterAutospacing="0" w:before="0" w:beforeAutospacing="0" w:lineRule="auto"/>
        <w:ind w:left="720" w:hanging="360"/>
      </w:pPr>
      <w:r w:rsidDel="00000000" w:rsidR="00000000" w:rsidRPr="00000000">
        <w:rPr>
          <w:b w:val="1"/>
          <w:bCs w:val="1"/>
          <w:rtl w:val="0"/>
        </w:rPr>
        <w:t xml:space="preserve">Address:</w:t>
      </w:r>
      <w:r w:rsidDel="00000000" w:rsidR="00000000" w:rsidRPr="00000000">
        <w:rPr>
          <w:rtl w:val="0"/>
        </w:rPr>
        <w:t xml:space="preserve"> 3 Barker Avenue, Suite 325, White Plains, NY 10601</w:t>
      </w:r>
    </w:p>
    <w:p w:rsidR="00000000" w:rsidDel="00000000" w:rsidP="00000000" w:rsidRDefault="00000000" w:rsidRPr="00000000" w14:paraId="00001F41">
      <w:pPr>
        <w:numPr>
          <w:ilvl w:val="0"/>
          <w:numId w:val="720"/>
        </w:numPr>
        <w:spacing w:after="0" w:afterAutospacing="0" w:before="0" w:beforeAutospacing="0" w:lineRule="auto"/>
        <w:ind w:left="720" w:hanging="360"/>
      </w:pPr>
      <w:r w:rsidDel="00000000" w:rsidR="00000000" w:rsidRPr="00000000">
        <w:rPr>
          <w:b w:val="1"/>
          <w:bCs w:val="1"/>
          <w:rtl w:val="0"/>
        </w:rPr>
        <w:t xml:space="preserve">Website:</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https://bedemco.com</w:t>
        </w:r>
      </w:hyperlink>
      <w:r w:rsidDel="00000000" w:rsidR="00000000" w:rsidRPr="00000000">
        <w:rPr>
          <w:rtl w:val="0"/>
        </w:rPr>
      </w:r>
    </w:p>
    <w:p w:rsidR="00000000" w:rsidDel="00000000" w:rsidP="00000000" w:rsidRDefault="00000000" w:rsidRPr="00000000" w14:paraId="00001F42">
      <w:pPr>
        <w:numPr>
          <w:ilvl w:val="0"/>
          <w:numId w:val="720"/>
        </w:numPr>
        <w:spacing w:after="0" w:afterAutospacing="0" w:before="0" w:beforeAutospacing="0" w:lineRule="auto"/>
        <w:ind w:left="720" w:hanging="360"/>
      </w:pPr>
      <w:r w:rsidDel="00000000" w:rsidR="00000000" w:rsidRPr="00000000">
        <w:rPr>
          <w:b w:val="1"/>
          <w:bCs w:val="1"/>
          <w:rtl w:val="0"/>
        </w:rPr>
        <w:t xml:space="preserve">Founded:</w:t>
      </w:r>
      <w:r w:rsidDel="00000000" w:rsidR="00000000" w:rsidRPr="00000000">
        <w:rPr>
          <w:rtl w:val="0"/>
        </w:rPr>
        <w:t xml:space="preserve"> 1984</w:t>
      </w:r>
    </w:p>
    <w:p w:rsidR="00000000" w:rsidDel="00000000" w:rsidP="00000000" w:rsidRDefault="00000000" w:rsidRPr="00000000" w14:paraId="00001F43">
      <w:pPr>
        <w:numPr>
          <w:ilvl w:val="0"/>
          <w:numId w:val="720"/>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Global importer, distributor, and trader of nuts, seeds, dried fruits, grains, and specialty ingredients</w:t>
      </w:r>
    </w:p>
    <w:p w:rsidR="00000000" w:rsidDel="00000000" w:rsidP="00000000" w:rsidRDefault="00000000" w:rsidRPr="00000000" w14:paraId="00001F44">
      <w:pPr>
        <w:numPr>
          <w:ilvl w:val="0"/>
          <w:numId w:val="720"/>
        </w:numPr>
        <w:spacing w:after="240" w:before="0" w:beforeAutospacing="0" w:lineRule="auto"/>
        <w:ind w:left="720" w:hanging="360"/>
      </w:pPr>
      <w:r w:rsidDel="00000000" w:rsidR="00000000" w:rsidRPr="00000000">
        <w:rPr>
          <w:b w:val="1"/>
          <w:bCs w:val="1"/>
          <w:rtl w:val="0"/>
        </w:rPr>
        <w:t xml:space="preserve">Sales Model:</w:t>
      </w:r>
      <w:r w:rsidDel="00000000" w:rsidR="00000000" w:rsidRPr="00000000">
        <w:rPr>
          <w:rtl w:val="0"/>
        </w:rPr>
        <w:t xml:space="preserve"> Bulk / wholesale only (B2B)</w:t>
      </w:r>
    </w:p>
    <w:p w:rsidR="00000000" w:rsidDel="00000000" w:rsidP="00000000" w:rsidRDefault="00000000" w:rsidRPr="00000000" w14:paraId="00001F45">
      <w:pPr>
        <w:spacing w:after="240" w:before="240" w:lineRule="auto"/>
        <w:rPr/>
      </w:pPr>
      <w:r w:rsidDel="00000000" w:rsidR="00000000" w:rsidRPr="00000000">
        <w:rPr>
          <w:b w:val="1"/>
          <w:bCs w:val="1"/>
          <w:rtl w:val="0"/>
        </w:rPr>
        <w:t xml:space="preserve">Positioning:</w:t>
        <w:br w:type="textWrapping"/>
      </w:r>
      <w:r w:rsidDel="00000000" w:rsidR="00000000" w:rsidRPr="00000000">
        <w:rPr>
          <w:rtl w:val="0"/>
        </w:rPr>
        <w:t xml:space="preserve">Bedemco is a </w:t>
      </w:r>
      <w:r w:rsidDel="00000000" w:rsidR="00000000" w:rsidRPr="00000000">
        <w:rPr>
          <w:b w:val="1"/>
          <w:bCs w:val="1"/>
          <w:rtl w:val="0"/>
        </w:rPr>
        <w:t xml:space="preserve">global sourcing and quality management partner</w:t>
      </w:r>
      <w:r w:rsidDel="00000000" w:rsidR="00000000" w:rsidRPr="00000000">
        <w:rPr>
          <w:rtl w:val="0"/>
        </w:rPr>
        <w:t xml:space="preserve">, not a grower or processor. Their value is </w:t>
      </w:r>
      <w:r w:rsidDel="00000000" w:rsidR="00000000" w:rsidRPr="00000000">
        <w:rPr>
          <w:b w:val="1"/>
          <w:bCs w:val="1"/>
          <w:rtl w:val="0"/>
        </w:rPr>
        <w:t xml:space="preserve">origin access, QA oversight, logistics, and compliance</w:t>
      </w:r>
      <w:r w:rsidDel="00000000" w:rsidR="00000000" w:rsidRPr="00000000">
        <w:rPr>
          <w:rtl w:val="0"/>
        </w:rPr>
        <w:t xml:space="preserve">.</w:t>
      </w:r>
    </w:p>
    <w:p w:rsidR="00000000" w:rsidDel="00000000" w:rsidP="00000000" w:rsidRDefault="00000000" w:rsidRPr="00000000" w14:paraId="00001F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7">
      <w:pPr>
        <w:pStyle w:val="Heading2"/>
        <w:keepNext w:val="0"/>
        <w:keepLines w:val="0"/>
        <w:spacing w:after="80" w:lineRule="auto"/>
        <w:rPr>
          <w:b w:val="1"/>
          <w:bCs w:val="1"/>
          <w:sz w:val="34"/>
          <w:szCs w:val="34"/>
        </w:rPr>
      </w:pPr>
      <w:bookmarkStart w:colFirst="0" w:colLast="0" w:name="_tw62ilc4v3vc" w:id="1030"/>
      <w:bookmarkEnd w:id="1030"/>
      <w:r w:rsidDel="00000000" w:rsidR="00000000" w:rsidRPr="00000000">
        <w:rPr>
          <w:b w:val="1"/>
          <w:bCs w:val="1"/>
          <w:sz w:val="34"/>
          <w:szCs w:val="34"/>
          <w:rtl w:val="0"/>
        </w:rPr>
        <w:t xml:space="preserve">2) Pumpkin Seed Product Scope (From Supplier)</w:t>
      </w:r>
    </w:p>
    <w:p w:rsidR="00000000" w:rsidDel="00000000" w:rsidP="00000000" w:rsidRDefault="00000000" w:rsidRPr="00000000" w14:paraId="00001F48">
      <w:pPr>
        <w:pStyle w:val="Heading3"/>
        <w:keepNext w:val="0"/>
        <w:keepLines w:val="0"/>
        <w:spacing w:before="280" w:lineRule="auto"/>
        <w:rPr>
          <w:b w:val="1"/>
          <w:bCs w:val="1"/>
          <w:color w:val="000000"/>
          <w:sz w:val="26"/>
          <w:szCs w:val="26"/>
        </w:rPr>
      </w:pPr>
      <w:bookmarkStart w:colFirst="0" w:colLast="0" w:name="_lt6erk251h1x" w:id="1031"/>
      <w:bookmarkEnd w:id="1031"/>
      <w:r w:rsidDel="00000000" w:rsidR="00000000" w:rsidRPr="00000000">
        <w:rPr>
          <w:b w:val="1"/>
          <w:bCs w:val="1"/>
          <w:color w:val="000000"/>
          <w:sz w:val="26"/>
          <w:szCs w:val="26"/>
          <w:rtl w:val="0"/>
        </w:rPr>
        <w:t xml:space="preserve">Product Description</w:t>
      </w:r>
    </w:p>
    <w:p w:rsidR="00000000" w:rsidDel="00000000" w:rsidP="00000000" w:rsidRDefault="00000000" w:rsidRPr="00000000" w14:paraId="00001F49">
      <w:pPr>
        <w:spacing w:after="240" w:before="240" w:lineRule="auto"/>
        <w:rPr/>
      </w:pPr>
      <w:r w:rsidDel="00000000" w:rsidR="00000000" w:rsidRPr="00000000">
        <w:rPr>
          <w:rtl w:val="0"/>
        </w:rPr>
        <w:t xml:space="preserve">Bedemco offers pumpkin seeds sourced from multiple origins and in multiple formats to support diverse food manufacturing needs.</w:t>
      </w:r>
    </w:p>
    <w:p w:rsidR="00000000" w:rsidDel="00000000" w:rsidP="00000000" w:rsidRDefault="00000000" w:rsidRPr="00000000" w14:paraId="00001F4A">
      <w:pPr>
        <w:spacing w:after="240" w:before="240" w:lineRule="auto"/>
        <w:rPr>
          <w:b w:val="1"/>
          <w:bCs w:val="1"/>
        </w:rPr>
      </w:pPr>
      <w:r w:rsidDel="00000000" w:rsidR="00000000" w:rsidRPr="00000000">
        <w:rPr>
          <w:b w:val="1"/>
          <w:bCs w:val="1"/>
          <w:rtl w:val="0"/>
        </w:rPr>
        <w:t xml:space="preserve">Origins Available:</w:t>
      </w:r>
    </w:p>
    <w:p w:rsidR="00000000" w:rsidDel="00000000" w:rsidP="00000000" w:rsidRDefault="00000000" w:rsidRPr="00000000" w14:paraId="00001F4B">
      <w:pPr>
        <w:numPr>
          <w:ilvl w:val="0"/>
          <w:numId w:val="101"/>
        </w:numPr>
        <w:spacing w:after="0" w:afterAutospacing="0" w:before="240" w:lineRule="auto"/>
        <w:ind w:left="720" w:hanging="360"/>
      </w:pPr>
      <w:r w:rsidDel="00000000" w:rsidR="00000000" w:rsidRPr="00000000">
        <w:rPr>
          <w:rtl w:val="0"/>
        </w:rPr>
        <w:t xml:space="preserve">United States</w:t>
      </w:r>
    </w:p>
    <w:p w:rsidR="00000000" w:rsidDel="00000000" w:rsidP="00000000" w:rsidRDefault="00000000" w:rsidRPr="00000000" w14:paraId="00001F4C">
      <w:pPr>
        <w:numPr>
          <w:ilvl w:val="0"/>
          <w:numId w:val="101"/>
        </w:numPr>
        <w:spacing w:after="0" w:afterAutospacing="0" w:before="0" w:beforeAutospacing="0" w:lineRule="auto"/>
        <w:ind w:left="720" w:hanging="360"/>
      </w:pPr>
      <w:r w:rsidDel="00000000" w:rsidR="00000000" w:rsidRPr="00000000">
        <w:rPr>
          <w:rtl w:val="0"/>
        </w:rPr>
        <w:t xml:space="preserve">Austria</w:t>
      </w:r>
    </w:p>
    <w:p w:rsidR="00000000" w:rsidDel="00000000" w:rsidP="00000000" w:rsidRDefault="00000000" w:rsidRPr="00000000" w14:paraId="00001F4D">
      <w:pPr>
        <w:numPr>
          <w:ilvl w:val="0"/>
          <w:numId w:val="101"/>
        </w:numPr>
        <w:spacing w:after="0" w:afterAutospacing="0" w:before="0" w:beforeAutospacing="0" w:lineRule="auto"/>
        <w:ind w:left="720" w:hanging="360"/>
      </w:pPr>
      <w:r w:rsidDel="00000000" w:rsidR="00000000" w:rsidRPr="00000000">
        <w:rPr>
          <w:rtl w:val="0"/>
        </w:rPr>
        <w:t xml:space="preserve">China</w:t>
      </w:r>
    </w:p>
    <w:p w:rsidR="00000000" w:rsidDel="00000000" w:rsidP="00000000" w:rsidRDefault="00000000" w:rsidRPr="00000000" w14:paraId="00001F4E">
      <w:pPr>
        <w:numPr>
          <w:ilvl w:val="0"/>
          <w:numId w:val="101"/>
        </w:numPr>
        <w:spacing w:after="240" w:before="0" w:beforeAutospacing="0" w:lineRule="auto"/>
        <w:ind w:left="720" w:hanging="360"/>
      </w:pPr>
      <w:r w:rsidDel="00000000" w:rsidR="00000000" w:rsidRPr="00000000">
        <w:rPr>
          <w:rtl w:val="0"/>
        </w:rPr>
        <w:t xml:space="preserve">Mexico</w:t>
      </w:r>
    </w:p>
    <w:p w:rsidR="00000000" w:rsidDel="00000000" w:rsidP="00000000" w:rsidRDefault="00000000" w:rsidRPr="00000000" w14:paraId="00001F4F">
      <w:pPr>
        <w:spacing w:after="240" w:before="240" w:lineRule="auto"/>
        <w:rPr>
          <w:b w:val="1"/>
          <w:bCs w:val="1"/>
        </w:rPr>
      </w:pPr>
      <w:r w:rsidDel="00000000" w:rsidR="00000000" w:rsidRPr="00000000">
        <w:rPr>
          <w:b w:val="1"/>
          <w:bCs w:val="1"/>
          <w:rtl w:val="0"/>
        </w:rPr>
        <w:t xml:space="preserve">Forms:</w:t>
      </w:r>
    </w:p>
    <w:p w:rsidR="00000000" w:rsidDel="00000000" w:rsidP="00000000" w:rsidRDefault="00000000" w:rsidRPr="00000000" w14:paraId="00001F50">
      <w:pPr>
        <w:numPr>
          <w:ilvl w:val="0"/>
          <w:numId w:val="960"/>
        </w:numPr>
        <w:spacing w:after="0" w:afterAutospacing="0" w:before="240" w:lineRule="auto"/>
        <w:ind w:left="720" w:hanging="360"/>
      </w:pPr>
      <w:r w:rsidDel="00000000" w:rsidR="00000000" w:rsidRPr="00000000">
        <w:rPr>
          <w:rtl w:val="0"/>
        </w:rPr>
        <w:t xml:space="preserve">Whole kernels</w:t>
      </w:r>
    </w:p>
    <w:p w:rsidR="00000000" w:rsidDel="00000000" w:rsidP="00000000" w:rsidRDefault="00000000" w:rsidRPr="00000000" w14:paraId="00001F51">
      <w:pPr>
        <w:numPr>
          <w:ilvl w:val="0"/>
          <w:numId w:val="960"/>
        </w:numPr>
        <w:spacing w:after="0" w:afterAutospacing="0" w:before="0" w:beforeAutospacing="0" w:lineRule="auto"/>
        <w:ind w:left="720" w:hanging="360"/>
      </w:pPr>
      <w:r w:rsidDel="00000000" w:rsidR="00000000" w:rsidRPr="00000000">
        <w:rPr>
          <w:rtl w:val="0"/>
        </w:rPr>
        <w:t xml:space="preserve">Snow white kernels</w:t>
      </w:r>
    </w:p>
    <w:p w:rsidR="00000000" w:rsidDel="00000000" w:rsidP="00000000" w:rsidRDefault="00000000" w:rsidRPr="00000000" w14:paraId="00001F52">
      <w:pPr>
        <w:numPr>
          <w:ilvl w:val="0"/>
          <w:numId w:val="960"/>
        </w:numPr>
        <w:spacing w:after="0" w:afterAutospacing="0" w:before="0" w:beforeAutospacing="0" w:lineRule="auto"/>
        <w:ind w:left="720" w:hanging="360"/>
      </w:pPr>
      <w:r w:rsidDel="00000000" w:rsidR="00000000" w:rsidRPr="00000000">
        <w:rPr>
          <w:rtl w:val="0"/>
        </w:rPr>
        <w:t xml:space="preserve">Butter</w:t>
      </w:r>
    </w:p>
    <w:p w:rsidR="00000000" w:rsidDel="00000000" w:rsidP="00000000" w:rsidRDefault="00000000" w:rsidRPr="00000000" w14:paraId="00001F53">
      <w:pPr>
        <w:numPr>
          <w:ilvl w:val="0"/>
          <w:numId w:val="960"/>
        </w:numPr>
        <w:spacing w:after="0" w:afterAutospacing="0" w:before="0" w:beforeAutospacing="0" w:lineRule="auto"/>
        <w:ind w:left="720" w:hanging="360"/>
      </w:pPr>
      <w:r w:rsidDel="00000000" w:rsidR="00000000" w:rsidRPr="00000000">
        <w:rPr>
          <w:rtl w:val="0"/>
        </w:rPr>
        <w:t xml:space="preserve">Oil</w:t>
      </w:r>
    </w:p>
    <w:p w:rsidR="00000000" w:rsidDel="00000000" w:rsidP="00000000" w:rsidRDefault="00000000" w:rsidRPr="00000000" w14:paraId="00001F54">
      <w:pPr>
        <w:numPr>
          <w:ilvl w:val="0"/>
          <w:numId w:val="960"/>
        </w:numPr>
        <w:spacing w:after="240" w:before="0" w:beforeAutospacing="0" w:lineRule="auto"/>
        <w:ind w:left="720" w:hanging="360"/>
      </w:pPr>
      <w:r w:rsidDel="00000000" w:rsidR="00000000" w:rsidRPr="00000000">
        <w:rPr>
          <w:rtl w:val="0"/>
        </w:rPr>
        <w:t xml:space="preserve">Protein powder</w:t>
      </w:r>
    </w:p>
    <w:p w:rsidR="00000000" w:rsidDel="00000000" w:rsidP="00000000" w:rsidRDefault="00000000" w:rsidRPr="00000000" w14:paraId="00001F55">
      <w:pPr>
        <w:spacing w:after="240" w:before="240" w:lineRule="auto"/>
        <w:rPr>
          <w:b w:val="1"/>
          <w:bCs w:val="1"/>
        </w:rPr>
      </w:pPr>
      <w:r w:rsidDel="00000000" w:rsidR="00000000" w:rsidRPr="00000000">
        <w:rPr>
          <w:b w:val="1"/>
          <w:bCs w:val="1"/>
          <w:rtl w:val="0"/>
        </w:rPr>
        <w:t xml:space="preserve">Varieties / Processing Options:</w:t>
      </w:r>
    </w:p>
    <w:p w:rsidR="00000000" w:rsidDel="00000000" w:rsidP="00000000" w:rsidRDefault="00000000" w:rsidRPr="00000000" w14:paraId="00001F56">
      <w:pPr>
        <w:numPr>
          <w:ilvl w:val="0"/>
          <w:numId w:val="1066"/>
        </w:numPr>
        <w:spacing w:after="0" w:afterAutospacing="0" w:before="240" w:lineRule="auto"/>
        <w:ind w:left="720" w:hanging="360"/>
      </w:pPr>
      <w:r w:rsidDel="00000000" w:rsidR="00000000" w:rsidRPr="00000000">
        <w:rPr>
          <w:rtl w:val="0"/>
        </w:rPr>
        <w:t xml:space="preserve">Organic</w:t>
      </w:r>
    </w:p>
    <w:p w:rsidR="00000000" w:rsidDel="00000000" w:rsidP="00000000" w:rsidRDefault="00000000" w:rsidRPr="00000000" w14:paraId="00001F57">
      <w:pPr>
        <w:numPr>
          <w:ilvl w:val="0"/>
          <w:numId w:val="1066"/>
        </w:numPr>
        <w:spacing w:after="0" w:afterAutospacing="0" w:before="0" w:beforeAutospacing="0" w:lineRule="auto"/>
        <w:ind w:left="720" w:hanging="360"/>
      </w:pPr>
      <w:r w:rsidDel="00000000" w:rsidR="00000000" w:rsidRPr="00000000">
        <w:rPr>
          <w:rtl w:val="0"/>
        </w:rPr>
        <w:t xml:space="preserve">Conventional</w:t>
      </w:r>
    </w:p>
    <w:p w:rsidR="00000000" w:rsidDel="00000000" w:rsidP="00000000" w:rsidRDefault="00000000" w:rsidRPr="00000000" w14:paraId="00001F58">
      <w:pPr>
        <w:numPr>
          <w:ilvl w:val="0"/>
          <w:numId w:val="1066"/>
        </w:numPr>
        <w:spacing w:after="0" w:afterAutospacing="0" w:before="0" w:beforeAutospacing="0" w:lineRule="auto"/>
        <w:ind w:left="720" w:hanging="360"/>
      </w:pPr>
      <w:r w:rsidDel="00000000" w:rsidR="00000000" w:rsidRPr="00000000">
        <w:rPr>
          <w:rtl w:val="0"/>
        </w:rPr>
        <w:t xml:space="preserve">Salted</w:t>
      </w:r>
    </w:p>
    <w:p w:rsidR="00000000" w:rsidDel="00000000" w:rsidP="00000000" w:rsidRDefault="00000000" w:rsidRPr="00000000" w14:paraId="00001F59">
      <w:pPr>
        <w:numPr>
          <w:ilvl w:val="0"/>
          <w:numId w:val="1066"/>
        </w:numPr>
        <w:spacing w:after="0" w:afterAutospacing="0" w:before="0" w:beforeAutospacing="0" w:lineRule="auto"/>
        <w:ind w:left="720" w:hanging="360"/>
      </w:pPr>
      <w:r w:rsidDel="00000000" w:rsidR="00000000" w:rsidRPr="00000000">
        <w:rPr>
          <w:rtl w:val="0"/>
        </w:rPr>
        <w:t xml:space="preserve">Dry-roasted (no oil)</w:t>
      </w:r>
    </w:p>
    <w:p w:rsidR="00000000" w:rsidDel="00000000" w:rsidP="00000000" w:rsidRDefault="00000000" w:rsidRPr="00000000" w14:paraId="00001F5A">
      <w:pPr>
        <w:numPr>
          <w:ilvl w:val="0"/>
          <w:numId w:val="1066"/>
        </w:numPr>
        <w:spacing w:after="0" w:afterAutospacing="0" w:before="0" w:beforeAutospacing="0" w:lineRule="auto"/>
        <w:ind w:left="720" w:hanging="360"/>
      </w:pPr>
      <w:r w:rsidDel="00000000" w:rsidR="00000000" w:rsidRPr="00000000">
        <w:rPr>
          <w:rtl w:val="0"/>
        </w:rPr>
        <w:t xml:space="preserve">Raw</w:t>
      </w:r>
    </w:p>
    <w:p w:rsidR="00000000" w:rsidDel="00000000" w:rsidP="00000000" w:rsidRDefault="00000000" w:rsidRPr="00000000" w14:paraId="00001F5B">
      <w:pPr>
        <w:numPr>
          <w:ilvl w:val="0"/>
          <w:numId w:val="1066"/>
        </w:numPr>
        <w:spacing w:after="240" w:before="0" w:beforeAutospacing="0" w:lineRule="auto"/>
        <w:ind w:left="720" w:hanging="360"/>
      </w:pPr>
      <w:r w:rsidDel="00000000" w:rsidR="00000000" w:rsidRPr="00000000">
        <w:rPr>
          <w:rtl w:val="0"/>
        </w:rPr>
        <w:t xml:space="preserve">Pasteurized</w:t>
      </w:r>
    </w:p>
    <w:p w:rsidR="00000000" w:rsidDel="00000000" w:rsidP="00000000" w:rsidRDefault="00000000" w:rsidRPr="00000000" w14:paraId="00001F5C">
      <w:pPr>
        <w:spacing w:after="240" w:before="240" w:lineRule="auto"/>
        <w:ind w:left="600" w:right="600" w:firstLine="0"/>
        <w:rPr/>
      </w:pPr>
      <w:r w:rsidDel="00000000" w:rsidR="00000000" w:rsidRPr="00000000">
        <w:rPr>
          <w:rtl w:val="0"/>
        </w:rPr>
        <w:t xml:space="preserve">⚠️ Disclaimer (Supplier): Additional origins, forms, and varieties may be available upon request.</w:t>
      </w:r>
    </w:p>
    <w:p w:rsidR="00000000" w:rsidDel="00000000" w:rsidP="00000000" w:rsidRDefault="00000000" w:rsidRPr="00000000" w14:paraId="00001F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E">
      <w:pPr>
        <w:pStyle w:val="Heading2"/>
        <w:keepNext w:val="0"/>
        <w:keepLines w:val="0"/>
        <w:spacing w:after="80" w:lineRule="auto"/>
        <w:rPr>
          <w:b w:val="1"/>
          <w:bCs w:val="1"/>
          <w:sz w:val="34"/>
          <w:szCs w:val="34"/>
        </w:rPr>
      </w:pPr>
      <w:bookmarkStart w:colFirst="0" w:colLast="0" w:name="_bxtllpdyg267" w:id="1032"/>
      <w:bookmarkEnd w:id="1032"/>
      <w:r w:rsidDel="00000000" w:rsidR="00000000" w:rsidRPr="00000000">
        <w:rPr>
          <w:b w:val="1"/>
          <w:bCs w:val="1"/>
          <w:sz w:val="34"/>
          <w:szCs w:val="34"/>
          <w:rtl w:val="0"/>
        </w:rPr>
        <w:t xml:space="preserve">3) Food Quality, Safety &amp; QA Programs (Supplier Claims)</w:t>
      </w:r>
    </w:p>
    <w:p w:rsidR="00000000" w:rsidDel="00000000" w:rsidP="00000000" w:rsidRDefault="00000000" w:rsidRPr="00000000" w14:paraId="00001F5F">
      <w:pPr>
        <w:pStyle w:val="Heading3"/>
        <w:keepNext w:val="0"/>
        <w:keepLines w:val="0"/>
        <w:spacing w:before="280" w:lineRule="auto"/>
        <w:rPr>
          <w:b w:val="1"/>
          <w:bCs w:val="1"/>
          <w:color w:val="000000"/>
          <w:sz w:val="26"/>
          <w:szCs w:val="26"/>
        </w:rPr>
      </w:pPr>
      <w:bookmarkStart w:colFirst="0" w:colLast="0" w:name="_3bt0fspyzjbc" w:id="1033"/>
      <w:bookmarkEnd w:id="1033"/>
      <w:r w:rsidDel="00000000" w:rsidR="00000000" w:rsidRPr="00000000">
        <w:rPr>
          <w:b w:val="1"/>
          <w:bCs w:val="1"/>
          <w:color w:val="000000"/>
          <w:sz w:val="26"/>
          <w:szCs w:val="26"/>
          <w:rtl w:val="0"/>
        </w:rPr>
        <w:t xml:space="preserve">Quality Philosophy</w:t>
      </w:r>
    </w:p>
    <w:p w:rsidR="00000000" w:rsidDel="00000000" w:rsidP="00000000" w:rsidRDefault="00000000" w:rsidRPr="00000000" w14:paraId="00001F60">
      <w:pPr>
        <w:spacing w:after="240" w:before="240" w:lineRule="auto"/>
        <w:rPr/>
      </w:pPr>
      <w:r w:rsidDel="00000000" w:rsidR="00000000" w:rsidRPr="00000000">
        <w:rPr>
          <w:rtl w:val="0"/>
        </w:rPr>
        <w:t xml:space="preserve">Bedemco states its quality and safety commitment spans </w:t>
      </w:r>
      <w:r w:rsidDel="00000000" w:rsidR="00000000" w:rsidRPr="00000000">
        <w:rPr>
          <w:b w:val="1"/>
          <w:bCs w:val="1"/>
          <w:rtl w:val="0"/>
        </w:rPr>
        <w:t xml:space="preserve">four generations</w:t>
      </w:r>
      <w:r w:rsidDel="00000000" w:rsidR="00000000" w:rsidRPr="00000000">
        <w:rPr>
          <w:rtl w:val="0"/>
        </w:rPr>
        <w:t xml:space="preserve"> in the dried fruit, nut, and seed industry.</w:t>
      </w:r>
    </w:p>
    <w:p w:rsidR="00000000" w:rsidDel="00000000" w:rsidP="00000000" w:rsidRDefault="00000000" w:rsidRPr="00000000" w14:paraId="00001F61">
      <w:pPr>
        <w:spacing w:after="240" w:before="240" w:lineRule="auto"/>
        <w:rPr/>
      </w:pPr>
      <w:r w:rsidDel="00000000" w:rsidR="00000000" w:rsidRPr="00000000">
        <w:rPr>
          <w:rtl w:val="0"/>
        </w:rPr>
        <w:t xml:space="preserve">Key points:</w:t>
      </w:r>
    </w:p>
    <w:p w:rsidR="00000000" w:rsidDel="00000000" w:rsidP="00000000" w:rsidRDefault="00000000" w:rsidRPr="00000000" w14:paraId="00001F62">
      <w:pPr>
        <w:numPr>
          <w:ilvl w:val="0"/>
          <w:numId w:val="675"/>
        </w:numPr>
        <w:spacing w:after="0" w:afterAutospacing="0" w:before="240" w:lineRule="auto"/>
        <w:ind w:left="720" w:hanging="360"/>
      </w:pPr>
      <w:r w:rsidDel="00000000" w:rsidR="00000000" w:rsidRPr="00000000">
        <w:rPr>
          <w:rtl w:val="0"/>
        </w:rPr>
        <w:t xml:space="preserve">Sources ingredients from vetted global suppliers</w:t>
      </w:r>
    </w:p>
    <w:p w:rsidR="00000000" w:rsidDel="00000000" w:rsidP="00000000" w:rsidRDefault="00000000" w:rsidRPr="00000000" w14:paraId="00001F63">
      <w:pPr>
        <w:numPr>
          <w:ilvl w:val="0"/>
          <w:numId w:val="675"/>
        </w:numPr>
        <w:spacing w:after="0" w:afterAutospacing="0" w:before="0" w:beforeAutospacing="0" w:lineRule="auto"/>
        <w:ind w:left="720" w:hanging="360"/>
      </w:pPr>
      <w:r w:rsidDel="00000000" w:rsidR="00000000" w:rsidRPr="00000000">
        <w:rPr>
          <w:rtl w:val="0"/>
        </w:rPr>
        <w:t xml:space="preserve">Maintains an </w:t>
      </w:r>
      <w:r w:rsidDel="00000000" w:rsidR="00000000" w:rsidRPr="00000000">
        <w:rPr>
          <w:b w:val="1"/>
          <w:bCs w:val="1"/>
          <w:rtl w:val="0"/>
        </w:rPr>
        <w:t xml:space="preserve">in-house Quality Control Department</w:t>
      </w:r>
    </w:p>
    <w:p w:rsidR="00000000" w:rsidDel="00000000" w:rsidP="00000000" w:rsidRDefault="00000000" w:rsidRPr="00000000" w14:paraId="00001F64">
      <w:pPr>
        <w:numPr>
          <w:ilvl w:val="0"/>
          <w:numId w:val="675"/>
        </w:numPr>
        <w:spacing w:after="0" w:afterAutospacing="0" w:before="0" w:beforeAutospacing="0" w:lineRule="auto"/>
        <w:ind w:left="720" w:hanging="360"/>
      </w:pPr>
      <w:r w:rsidDel="00000000" w:rsidR="00000000" w:rsidRPr="00000000">
        <w:rPr>
          <w:rtl w:val="0"/>
        </w:rPr>
        <w:t xml:space="preserve">Actively monitors regulatory changes and industry best practices</w:t>
      </w:r>
    </w:p>
    <w:p w:rsidR="00000000" w:rsidDel="00000000" w:rsidP="00000000" w:rsidRDefault="00000000" w:rsidRPr="00000000" w14:paraId="00001F65">
      <w:pPr>
        <w:numPr>
          <w:ilvl w:val="0"/>
          <w:numId w:val="675"/>
        </w:numPr>
        <w:spacing w:after="240" w:before="0" w:beforeAutospacing="0" w:lineRule="auto"/>
        <w:ind w:left="720" w:hanging="360"/>
      </w:pPr>
      <w:r w:rsidDel="00000000" w:rsidR="00000000" w:rsidRPr="00000000">
        <w:rPr>
          <w:rtl w:val="0"/>
        </w:rPr>
        <w:t xml:space="preserve">Products are </w:t>
      </w:r>
      <w:r w:rsidDel="00000000" w:rsidR="00000000" w:rsidRPr="00000000">
        <w:rPr>
          <w:b w:val="1"/>
          <w:bCs w:val="1"/>
          <w:rtl w:val="0"/>
        </w:rPr>
        <w:t xml:space="preserve">carefully inspected</w:t>
      </w:r>
      <w:r w:rsidDel="00000000" w:rsidR="00000000" w:rsidRPr="00000000">
        <w:rPr>
          <w:rtl w:val="0"/>
        </w:rPr>
        <w:t xml:space="preserve"> prior to release</w:t>
      </w:r>
    </w:p>
    <w:p w:rsidR="00000000" w:rsidDel="00000000" w:rsidP="00000000" w:rsidRDefault="00000000" w:rsidRPr="00000000" w14:paraId="00001F66">
      <w:pPr>
        <w:pStyle w:val="Heading3"/>
        <w:keepNext w:val="0"/>
        <w:keepLines w:val="0"/>
        <w:spacing w:before="280" w:lineRule="auto"/>
        <w:rPr>
          <w:b w:val="1"/>
          <w:bCs w:val="1"/>
          <w:color w:val="000000"/>
          <w:sz w:val="26"/>
          <w:szCs w:val="26"/>
        </w:rPr>
      </w:pPr>
      <w:bookmarkStart w:colFirst="0" w:colLast="0" w:name="_rrnc4qwy38v3" w:id="1034"/>
      <w:bookmarkEnd w:id="1034"/>
      <w:r w:rsidDel="00000000" w:rsidR="00000000" w:rsidRPr="00000000">
        <w:rPr>
          <w:b w:val="1"/>
          <w:bCs w:val="1"/>
          <w:color w:val="000000"/>
          <w:sz w:val="26"/>
          <w:szCs w:val="26"/>
          <w:rtl w:val="0"/>
        </w:rPr>
        <w:t xml:space="preserve">Manufacturing &amp; Supply Chain Controls</w:t>
      </w:r>
    </w:p>
    <w:p w:rsidR="00000000" w:rsidDel="00000000" w:rsidP="00000000" w:rsidRDefault="00000000" w:rsidRPr="00000000" w14:paraId="00001F67">
      <w:pPr>
        <w:numPr>
          <w:ilvl w:val="0"/>
          <w:numId w:val="270"/>
        </w:numPr>
        <w:spacing w:after="0" w:afterAutospacing="0" w:before="240" w:lineRule="auto"/>
        <w:ind w:left="720" w:hanging="360"/>
      </w:pPr>
      <w:r w:rsidDel="00000000" w:rsidR="00000000" w:rsidRPr="00000000">
        <w:rPr>
          <w:rtl w:val="0"/>
        </w:rPr>
        <w:t xml:space="preserve">Products are grown and processed under </w:t>
      </w:r>
      <w:r w:rsidDel="00000000" w:rsidR="00000000" w:rsidRPr="00000000">
        <w:rPr>
          <w:b w:val="1"/>
          <w:bCs w:val="1"/>
          <w:rtl w:val="0"/>
        </w:rPr>
        <w:t xml:space="preserve">Good Manufacturing Principles (GMP)</w:t>
      </w:r>
    </w:p>
    <w:p w:rsidR="00000000" w:rsidDel="00000000" w:rsidP="00000000" w:rsidRDefault="00000000" w:rsidRPr="00000000" w14:paraId="00001F68">
      <w:pPr>
        <w:numPr>
          <w:ilvl w:val="0"/>
          <w:numId w:val="270"/>
        </w:numPr>
        <w:spacing w:after="0" w:afterAutospacing="0" w:before="0" w:beforeAutospacing="0" w:lineRule="auto"/>
        <w:ind w:left="720" w:hanging="360"/>
      </w:pPr>
      <w:r w:rsidDel="00000000" w:rsidR="00000000" w:rsidRPr="00000000">
        <w:rPr>
          <w:rtl w:val="0"/>
        </w:rPr>
        <w:t xml:space="preserve">Works with processors to develop and maintain </w:t>
      </w:r>
      <w:r w:rsidDel="00000000" w:rsidR="00000000" w:rsidRPr="00000000">
        <w:rPr>
          <w:b w:val="1"/>
          <w:bCs w:val="1"/>
          <w:rtl w:val="0"/>
        </w:rPr>
        <w:t xml:space="preserve">HACCP plans</w:t>
      </w:r>
    </w:p>
    <w:p w:rsidR="00000000" w:rsidDel="00000000" w:rsidP="00000000" w:rsidRDefault="00000000" w:rsidRPr="00000000" w14:paraId="00001F69">
      <w:pPr>
        <w:numPr>
          <w:ilvl w:val="0"/>
          <w:numId w:val="270"/>
        </w:numPr>
        <w:spacing w:after="0" w:afterAutospacing="0" w:before="0" w:beforeAutospacing="0" w:lineRule="auto"/>
        <w:ind w:left="720" w:hanging="360"/>
      </w:pPr>
      <w:r w:rsidDel="00000000" w:rsidR="00000000" w:rsidRPr="00000000">
        <w:rPr>
          <w:rtl w:val="0"/>
        </w:rPr>
        <w:t xml:space="preserve">Registered food facility</w:t>
      </w:r>
    </w:p>
    <w:p w:rsidR="00000000" w:rsidDel="00000000" w:rsidP="00000000" w:rsidRDefault="00000000" w:rsidRPr="00000000" w14:paraId="00001F6A">
      <w:pPr>
        <w:numPr>
          <w:ilvl w:val="0"/>
          <w:numId w:val="270"/>
        </w:numPr>
        <w:spacing w:after="240" w:before="0" w:beforeAutospacing="0" w:lineRule="auto"/>
        <w:ind w:left="720" w:hanging="360"/>
      </w:pPr>
      <w:r w:rsidDel="00000000" w:rsidR="00000000" w:rsidRPr="00000000">
        <w:rPr>
          <w:rtl w:val="0"/>
        </w:rPr>
        <w:t xml:space="preserve">Participates in </w:t>
      </w:r>
      <w:r w:rsidDel="00000000" w:rsidR="00000000" w:rsidRPr="00000000">
        <w:rPr>
          <w:b w:val="1"/>
          <w:bCs w:val="1"/>
          <w:rtl w:val="0"/>
        </w:rPr>
        <w:t xml:space="preserve">U.S. C-TPAT</w:t>
      </w:r>
      <w:r w:rsidDel="00000000" w:rsidR="00000000" w:rsidRPr="00000000">
        <w:rPr>
          <w:rtl w:val="0"/>
        </w:rPr>
        <w:t xml:space="preserve"> (Customs Trade Partnership Against Terrorism) for import security and traceability</w:t>
      </w:r>
    </w:p>
    <w:p w:rsidR="00000000" w:rsidDel="00000000" w:rsidP="00000000" w:rsidRDefault="00000000" w:rsidRPr="00000000" w14:paraId="00001F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C">
      <w:pPr>
        <w:pStyle w:val="Heading2"/>
        <w:keepNext w:val="0"/>
        <w:keepLines w:val="0"/>
        <w:spacing w:after="80" w:lineRule="auto"/>
        <w:rPr>
          <w:b w:val="1"/>
          <w:bCs w:val="1"/>
          <w:sz w:val="34"/>
          <w:szCs w:val="34"/>
        </w:rPr>
      </w:pPr>
      <w:bookmarkStart w:colFirst="0" w:colLast="0" w:name="_ea9ilttpipyv" w:id="1035"/>
      <w:bookmarkEnd w:id="1035"/>
      <w:r w:rsidDel="00000000" w:rsidR="00000000" w:rsidRPr="00000000">
        <w:rPr>
          <w:b w:val="1"/>
          <w:bCs w:val="1"/>
          <w:sz w:val="34"/>
          <w:szCs w:val="34"/>
          <w:rtl w:val="0"/>
        </w:rPr>
        <w:t xml:space="preserve">4) Certifications &amp; Compliance (Published)</w:t>
      </w:r>
    </w:p>
    <w:p w:rsidR="00000000" w:rsidDel="00000000" w:rsidP="00000000" w:rsidRDefault="00000000" w:rsidRPr="00000000" w14:paraId="00001F6D">
      <w:pPr>
        <w:pStyle w:val="Heading3"/>
        <w:keepNext w:val="0"/>
        <w:keepLines w:val="0"/>
        <w:spacing w:before="280" w:lineRule="auto"/>
        <w:rPr>
          <w:b w:val="1"/>
          <w:bCs w:val="1"/>
          <w:color w:val="000000"/>
          <w:sz w:val="26"/>
          <w:szCs w:val="26"/>
        </w:rPr>
      </w:pPr>
      <w:bookmarkStart w:colFirst="0" w:colLast="0" w:name="_lot65tz8xp17" w:id="1036"/>
      <w:bookmarkEnd w:id="1036"/>
      <w:r w:rsidDel="00000000" w:rsidR="00000000" w:rsidRPr="00000000">
        <w:rPr>
          <w:b w:val="1"/>
          <w:bCs w:val="1"/>
          <w:color w:val="000000"/>
          <w:sz w:val="26"/>
          <w:szCs w:val="26"/>
          <w:rtl w:val="0"/>
        </w:rPr>
        <w:t xml:space="preserve">Core Certifications</w:t>
      </w:r>
    </w:p>
    <w:p w:rsidR="00000000" w:rsidDel="00000000" w:rsidP="00000000" w:rsidRDefault="00000000" w:rsidRPr="00000000" w14:paraId="00001F6E">
      <w:pPr>
        <w:numPr>
          <w:ilvl w:val="0"/>
          <w:numId w:val="638"/>
        </w:numPr>
        <w:spacing w:after="0" w:afterAutospacing="0" w:before="240" w:lineRule="auto"/>
        <w:ind w:left="720" w:hanging="360"/>
      </w:pPr>
      <w:r w:rsidDel="00000000" w:rsidR="00000000" w:rsidRPr="00000000">
        <w:rPr>
          <w:b w:val="1"/>
          <w:bCs w:val="1"/>
          <w:rtl w:val="0"/>
        </w:rPr>
        <w:t xml:space="preserve">Certified Kosher (Star-K)</w:t>
      </w:r>
    </w:p>
    <w:p w:rsidR="00000000" w:rsidDel="00000000" w:rsidP="00000000" w:rsidRDefault="00000000" w:rsidRPr="00000000" w14:paraId="00001F6F">
      <w:pPr>
        <w:numPr>
          <w:ilvl w:val="1"/>
          <w:numId w:val="638"/>
        </w:numPr>
        <w:spacing w:after="0" w:afterAutospacing="0" w:before="0" w:beforeAutospacing="0" w:lineRule="auto"/>
        <w:ind w:left="1440" w:hanging="360"/>
      </w:pPr>
      <w:r w:rsidDel="00000000" w:rsidR="00000000" w:rsidRPr="00000000">
        <w:rPr>
          <w:rtl w:val="0"/>
        </w:rPr>
        <w:t xml:space="preserve">Pareve</w:t>
      </w:r>
    </w:p>
    <w:p w:rsidR="00000000" w:rsidDel="00000000" w:rsidP="00000000" w:rsidRDefault="00000000" w:rsidRPr="00000000" w14:paraId="00001F70">
      <w:pPr>
        <w:numPr>
          <w:ilvl w:val="1"/>
          <w:numId w:val="638"/>
        </w:numPr>
        <w:spacing w:after="0" w:afterAutospacing="0" w:before="0" w:beforeAutospacing="0" w:lineRule="auto"/>
        <w:ind w:left="1440" w:hanging="360"/>
      </w:pPr>
      <w:r w:rsidDel="00000000" w:rsidR="00000000" w:rsidRPr="00000000">
        <w:rPr>
          <w:rtl w:val="0"/>
        </w:rPr>
        <w:t xml:space="preserve">Applies to whole, diced, paste, and butter forms</w:t>
      </w:r>
    </w:p>
    <w:p w:rsidR="00000000" w:rsidDel="00000000" w:rsidP="00000000" w:rsidRDefault="00000000" w:rsidRPr="00000000" w14:paraId="00001F71">
      <w:pPr>
        <w:numPr>
          <w:ilvl w:val="1"/>
          <w:numId w:val="638"/>
        </w:numPr>
        <w:spacing w:after="0" w:afterAutospacing="0" w:before="0" w:beforeAutospacing="0" w:lineRule="auto"/>
        <w:ind w:left="1440" w:hanging="360"/>
      </w:pPr>
      <w:r w:rsidDel="00000000" w:rsidR="00000000" w:rsidRPr="00000000">
        <w:rPr>
          <w:rtl w:val="0"/>
        </w:rPr>
        <w:t xml:space="preserve">Kosher for Passover available seasonally</w:t>
      </w:r>
    </w:p>
    <w:p w:rsidR="00000000" w:rsidDel="00000000" w:rsidP="00000000" w:rsidRDefault="00000000" w:rsidRPr="00000000" w14:paraId="00001F72">
      <w:pPr>
        <w:numPr>
          <w:ilvl w:val="0"/>
          <w:numId w:val="638"/>
        </w:numPr>
        <w:spacing w:after="0" w:afterAutospacing="0" w:before="0" w:beforeAutospacing="0" w:lineRule="auto"/>
        <w:ind w:left="720" w:hanging="360"/>
      </w:pPr>
      <w:r w:rsidDel="00000000" w:rsidR="00000000" w:rsidRPr="00000000">
        <w:rPr>
          <w:b w:val="1"/>
          <w:bCs w:val="1"/>
          <w:rtl w:val="0"/>
        </w:rPr>
        <w:t xml:space="preserve">Certified Organic</w:t>
      </w:r>
    </w:p>
    <w:p w:rsidR="00000000" w:rsidDel="00000000" w:rsidP="00000000" w:rsidRDefault="00000000" w:rsidRPr="00000000" w14:paraId="00001F73">
      <w:pPr>
        <w:numPr>
          <w:ilvl w:val="1"/>
          <w:numId w:val="638"/>
        </w:numPr>
        <w:spacing w:after="0" w:afterAutospacing="0" w:before="0" w:beforeAutospacing="0" w:lineRule="auto"/>
        <w:ind w:left="1440" w:hanging="360"/>
      </w:pPr>
      <w:r w:rsidDel="00000000" w:rsidR="00000000" w:rsidRPr="00000000">
        <w:rPr>
          <w:rtl w:val="0"/>
        </w:rPr>
        <w:t xml:space="preserve">Certified by </w:t>
      </w:r>
      <w:r w:rsidDel="00000000" w:rsidR="00000000" w:rsidRPr="00000000">
        <w:rPr>
          <w:b w:val="1"/>
          <w:bCs w:val="1"/>
          <w:rtl w:val="0"/>
        </w:rPr>
        <w:t xml:space="preserve">OEFFA</w:t>
      </w:r>
    </w:p>
    <w:p w:rsidR="00000000" w:rsidDel="00000000" w:rsidP="00000000" w:rsidRDefault="00000000" w:rsidRPr="00000000" w14:paraId="00001F74">
      <w:pPr>
        <w:numPr>
          <w:ilvl w:val="1"/>
          <w:numId w:val="638"/>
        </w:numPr>
        <w:spacing w:after="0" w:afterAutospacing="0" w:before="0" w:beforeAutospacing="0" w:lineRule="auto"/>
        <w:ind w:left="1440" w:hanging="360"/>
      </w:pPr>
      <w:r w:rsidDel="00000000" w:rsidR="00000000" w:rsidRPr="00000000">
        <w:rPr>
          <w:rtl w:val="0"/>
        </w:rPr>
        <w:t xml:space="preserve">USDA NOP compliant</w:t>
      </w:r>
    </w:p>
    <w:p w:rsidR="00000000" w:rsidDel="00000000" w:rsidP="00000000" w:rsidRDefault="00000000" w:rsidRPr="00000000" w14:paraId="00001F75">
      <w:pPr>
        <w:numPr>
          <w:ilvl w:val="1"/>
          <w:numId w:val="638"/>
        </w:numPr>
        <w:spacing w:after="0" w:afterAutospacing="0" w:before="0" w:beforeAutospacing="0" w:lineRule="auto"/>
        <w:ind w:left="1440" w:hanging="360"/>
      </w:pPr>
      <w:r w:rsidDel="00000000" w:rsidR="00000000" w:rsidRPr="00000000">
        <w:rPr>
          <w:rtl w:val="0"/>
        </w:rPr>
        <w:t xml:space="preserve">Canadian &amp; EU organic compliant products available</w:t>
      </w:r>
    </w:p>
    <w:p w:rsidR="00000000" w:rsidDel="00000000" w:rsidP="00000000" w:rsidRDefault="00000000" w:rsidRPr="00000000" w14:paraId="00001F76">
      <w:pPr>
        <w:numPr>
          <w:ilvl w:val="0"/>
          <w:numId w:val="638"/>
        </w:numPr>
        <w:spacing w:after="0" w:afterAutospacing="0" w:before="0" w:beforeAutospacing="0" w:lineRule="auto"/>
        <w:ind w:left="720" w:hanging="360"/>
      </w:pPr>
      <w:r w:rsidDel="00000000" w:rsidR="00000000" w:rsidRPr="00000000">
        <w:rPr>
          <w:b w:val="1"/>
          <w:bCs w:val="1"/>
          <w:rtl w:val="0"/>
        </w:rPr>
        <w:t xml:space="preserve">C-TPAT Certified</w:t>
      </w:r>
    </w:p>
    <w:p w:rsidR="00000000" w:rsidDel="00000000" w:rsidP="00000000" w:rsidRDefault="00000000" w:rsidRPr="00000000" w14:paraId="00001F77">
      <w:pPr>
        <w:numPr>
          <w:ilvl w:val="1"/>
          <w:numId w:val="638"/>
        </w:numPr>
        <w:spacing w:after="0" w:afterAutospacing="0" w:before="0" w:beforeAutospacing="0" w:lineRule="auto"/>
        <w:ind w:left="1440" w:hanging="360"/>
      </w:pPr>
      <w:r w:rsidDel="00000000" w:rsidR="00000000" w:rsidRPr="00000000">
        <w:rPr>
          <w:rtl w:val="0"/>
        </w:rPr>
        <w:t xml:space="preserve">Enhanced import security</w:t>
      </w:r>
    </w:p>
    <w:p w:rsidR="00000000" w:rsidDel="00000000" w:rsidP="00000000" w:rsidRDefault="00000000" w:rsidRPr="00000000" w14:paraId="00001F78">
      <w:pPr>
        <w:numPr>
          <w:ilvl w:val="1"/>
          <w:numId w:val="638"/>
        </w:numPr>
        <w:spacing w:after="240" w:before="0" w:beforeAutospacing="0" w:lineRule="auto"/>
        <w:ind w:left="1440" w:hanging="360"/>
      </w:pPr>
      <w:r w:rsidDel="00000000" w:rsidR="00000000" w:rsidRPr="00000000">
        <w:rPr>
          <w:rtl w:val="0"/>
        </w:rPr>
        <w:t xml:space="preserve">Priority importing status</w:t>
      </w:r>
    </w:p>
    <w:p w:rsidR="00000000" w:rsidDel="00000000" w:rsidP="00000000" w:rsidRDefault="00000000" w:rsidRPr="00000000" w14:paraId="00001F79">
      <w:pPr>
        <w:pStyle w:val="Heading3"/>
        <w:keepNext w:val="0"/>
        <w:keepLines w:val="0"/>
        <w:spacing w:before="280" w:lineRule="auto"/>
        <w:rPr>
          <w:b w:val="1"/>
          <w:bCs w:val="1"/>
          <w:color w:val="000000"/>
          <w:sz w:val="26"/>
          <w:szCs w:val="26"/>
        </w:rPr>
      </w:pPr>
      <w:bookmarkStart w:colFirst="0" w:colLast="0" w:name="_o6pzepsfoxan" w:id="1037"/>
      <w:bookmarkEnd w:id="1037"/>
      <w:r w:rsidDel="00000000" w:rsidR="00000000" w:rsidRPr="00000000">
        <w:rPr>
          <w:b w:val="1"/>
          <w:bCs w:val="1"/>
          <w:color w:val="000000"/>
          <w:sz w:val="26"/>
          <w:szCs w:val="26"/>
          <w:rtl w:val="0"/>
        </w:rPr>
        <w:t xml:space="preserve">Trade Associations &amp; Industry Involvement</w:t>
      </w:r>
    </w:p>
    <w:p w:rsidR="00000000" w:rsidDel="00000000" w:rsidP="00000000" w:rsidRDefault="00000000" w:rsidRPr="00000000" w14:paraId="00001F7A">
      <w:pPr>
        <w:numPr>
          <w:ilvl w:val="0"/>
          <w:numId w:val="476"/>
        </w:numPr>
        <w:spacing w:after="0" w:afterAutospacing="0" w:before="240" w:lineRule="auto"/>
        <w:ind w:left="720" w:hanging="360"/>
      </w:pPr>
      <w:r w:rsidDel="00000000" w:rsidR="00000000" w:rsidRPr="00000000">
        <w:rPr>
          <w:rtl w:val="0"/>
        </w:rPr>
        <w:t xml:space="preserve">Association of Food Industries (AFI)</w:t>
      </w:r>
    </w:p>
    <w:p w:rsidR="00000000" w:rsidDel="00000000" w:rsidP="00000000" w:rsidRDefault="00000000" w:rsidRPr="00000000" w14:paraId="00001F7B">
      <w:pPr>
        <w:numPr>
          <w:ilvl w:val="0"/>
          <w:numId w:val="476"/>
        </w:numPr>
        <w:spacing w:after="0" w:afterAutospacing="0" w:before="0" w:beforeAutospacing="0" w:lineRule="auto"/>
        <w:ind w:left="720" w:hanging="360"/>
      </w:pPr>
      <w:r w:rsidDel="00000000" w:rsidR="00000000" w:rsidRPr="00000000">
        <w:rPr>
          <w:rtl w:val="0"/>
        </w:rPr>
        <w:t xml:space="preserve">Institute of Food Technologists (IFT)</w:t>
      </w:r>
    </w:p>
    <w:p w:rsidR="00000000" w:rsidDel="00000000" w:rsidP="00000000" w:rsidRDefault="00000000" w:rsidRPr="00000000" w14:paraId="00001F7C">
      <w:pPr>
        <w:numPr>
          <w:ilvl w:val="0"/>
          <w:numId w:val="476"/>
        </w:numPr>
        <w:spacing w:after="0" w:afterAutospacing="0" w:before="0" w:beforeAutospacing="0" w:lineRule="auto"/>
        <w:ind w:left="720" w:hanging="360"/>
      </w:pPr>
      <w:r w:rsidDel="00000000" w:rsidR="00000000" w:rsidRPr="00000000">
        <w:rPr>
          <w:rtl w:val="0"/>
        </w:rPr>
        <w:t xml:space="preserve">International Tree Nut Council (INC)</w:t>
      </w:r>
    </w:p>
    <w:p w:rsidR="00000000" w:rsidDel="00000000" w:rsidP="00000000" w:rsidRDefault="00000000" w:rsidRPr="00000000" w14:paraId="00001F7D">
      <w:pPr>
        <w:numPr>
          <w:ilvl w:val="0"/>
          <w:numId w:val="476"/>
        </w:numPr>
        <w:spacing w:after="0" w:afterAutospacing="0" w:before="0" w:beforeAutospacing="0" w:lineRule="auto"/>
        <w:ind w:left="720" w:hanging="360"/>
      </w:pPr>
      <w:r w:rsidDel="00000000" w:rsidR="00000000" w:rsidRPr="00000000">
        <w:rPr>
          <w:rtl w:val="0"/>
        </w:rPr>
        <w:t xml:space="preserve">Organic Trade Association</w:t>
      </w:r>
    </w:p>
    <w:p w:rsidR="00000000" w:rsidDel="00000000" w:rsidP="00000000" w:rsidRDefault="00000000" w:rsidRPr="00000000" w14:paraId="00001F7E">
      <w:pPr>
        <w:numPr>
          <w:ilvl w:val="0"/>
          <w:numId w:val="476"/>
        </w:numPr>
        <w:spacing w:after="0" w:afterAutospacing="0" w:before="0" w:beforeAutospacing="0" w:lineRule="auto"/>
        <w:ind w:left="720" w:hanging="360"/>
      </w:pPr>
      <w:r w:rsidDel="00000000" w:rsidR="00000000" w:rsidRPr="00000000">
        <w:rPr>
          <w:rtl w:val="0"/>
        </w:rPr>
        <w:t xml:space="preserve">Research Chefs Association</w:t>
      </w:r>
    </w:p>
    <w:p w:rsidR="00000000" w:rsidDel="00000000" w:rsidP="00000000" w:rsidRDefault="00000000" w:rsidRPr="00000000" w14:paraId="00001F7F">
      <w:pPr>
        <w:numPr>
          <w:ilvl w:val="0"/>
          <w:numId w:val="476"/>
        </w:numPr>
        <w:spacing w:after="0" w:afterAutospacing="0" w:before="0" w:beforeAutospacing="0" w:lineRule="auto"/>
        <w:ind w:left="720" w:hanging="360"/>
      </w:pPr>
      <w:r w:rsidDel="00000000" w:rsidR="00000000" w:rsidRPr="00000000">
        <w:rPr>
          <w:rtl w:val="0"/>
        </w:rPr>
        <w:t xml:space="preserve">Pennsylvania Manufacturing Confectioners’ Association</w:t>
      </w:r>
    </w:p>
    <w:p w:rsidR="00000000" w:rsidDel="00000000" w:rsidP="00000000" w:rsidRDefault="00000000" w:rsidRPr="00000000" w14:paraId="00001F80">
      <w:pPr>
        <w:numPr>
          <w:ilvl w:val="0"/>
          <w:numId w:val="476"/>
        </w:numPr>
        <w:spacing w:after="240" w:before="0" w:beforeAutospacing="0" w:lineRule="auto"/>
        <w:ind w:left="720" w:hanging="360"/>
      </w:pPr>
      <w:r w:rsidDel="00000000" w:rsidR="00000000" w:rsidRPr="00000000">
        <w:rPr>
          <w:rtl w:val="0"/>
        </w:rPr>
        <w:t xml:space="preserve">National Organic Program (NOP)</w:t>
      </w:r>
    </w:p>
    <w:p w:rsidR="00000000" w:rsidDel="00000000" w:rsidP="00000000" w:rsidRDefault="00000000" w:rsidRPr="00000000" w14:paraId="00001F81">
      <w:pPr>
        <w:spacing w:after="240" w:before="240" w:lineRule="auto"/>
        <w:rPr/>
      </w:pPr>
      <w:r w:rsidDel="00000000" w:rsidR="00000000" w:rsidRPr="00000000">
        <w:rPr>
          <w:b w:val="1"/>
          <w:bCs w:val="1"/>
          <w:rtl w:val="0"/>
        </w:rPr>
        <w:t xml:space="preserve">Note:</w:t>
        <w:br w:type="textWrapping"/>
      </w:r>
      <w:r w:rsidDel="00000000" w:rsidR="00000000" w:rsidRPr="00000000">
        <w:rPr>
          <w:rtl w:val="0"/>
        </w:rPr>
        <w:t xml:space="preserve">Bedemco actively participates in industry standards development and arbitration, which is a </w:t>
      </w:r>
      <w:r w:rsidDel="00000000" w:rsidR="00000000" w:rsidRPr="00000000">
        <w:rPr>
          <w:b w:val="1"/>
          <w:bCs w:val="1"/>
          <w:rtl w:val="0"/>
        </w:rPr>
        <w:t xml:space="preserve">strong governance signal</w:t>
      </w:r>
      <w:r w:rsidDel="00000000" w:rsidR="00000000" w:rsidRPr="00000000">
        <w:rPr>
          <w:rtl w:val="0"/>
        </w:rPr>
        <w:t xml:space="preserve"> for a distributor.</w:t>
      </w:r>
    </w:p>
    <w:p w:rsidR="00000000" w:rsidDel="00000000" w:rsidP="00000000" w:rsidRDefault="00000000" w:rsidRPr="00000000" w14:paraId="00001F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3">
      <w:pPr>
        <w:pStyle w:val="Heading2"/>
        <w:keepNext w:val="0"/>
        <w:keepLines w:val="0"/>
        <w:spacing w:after="80" w:lineRule="auto"/>
        <w:rPr>
          <w:b w:val="1"/>
          <w:bCs w:val="1"/>
          <w:sz w:val="34"/>
          <w:szCs w:val="34"/>
        </w:rPr>
      </w:pPr>
      <w:bookmarkStart w:colFirst="0" w:colLast="0" w:name="_yezz5ia47phy" w:id="1038"/>
      <w:bookmarkEnd w:id="1038"/>
      <w:r w:rsidDel="00000000" w:rsidR="00000000" w:rsidRPr="00000000">
        <w:rPr>
          <w:b w:val="1"/>
          <w:bCs w:val="1"/>
          <w:sz w:val="34"/>
          <w:szCs w:val="34"/>
          <w:rtl w:val="0"/>
        </w:rPr>
        <w:t xml:space="preserve">5) Allergen, GMO &amp; Gluten Positioning</w:t>
      </w:r>
    </w:p>
    <w:p w:rsidR="00000000" w:rsidDel="00000000" w:rsidP="00000000" w:rsidRDefault="00000000" w:rsidRPr="00000000" w14:paraId="00001F84">
      <w:pPr>
        <w:numPr>
          <w:ilvl w:val="0"/>
          <w:numId w:val="1017"/>
        </w:numPr>
        <w:spacing w:after="0" w:afterAutospacing="0" w:before="240" w:lineRule="auto"/>
        <w:ind w:left="720" w:hanging="360"/>
      </w:pPr>
      <w:r w:rsidDel="00000000" w:rsidR="00000000" w:rsidRPr="00000000">
        <w:rPr>
          <w:b w:val="1"/>
          <w:bCs w:val="1"/>
          <w:rtl w:val="0"/>
        </w:rPr>
        <w:t xml:space="preserve">GMO:</w:t>
      </w:r>
      <w:r w:rsidDel="00000000" w:rsidR="00000000" w:rsidRPr="00000000">
        <w:rPr>
          <w:rtl w:val="0"/>
        </w:rPr>
        <w:t xml:space="preserve"> Actively sources GMO-free products when possible</w:t>
      </w:r>
    </w:p>
    <w:p w:rsidR="00000000" w:rsidDel="00000000" w:rsidP="00000000" w:rsidRDefault="00000000" w:rsidRPr="00000000" w14:paraId="00001F85">
      <w:pPr>
        <w:numPr>
          <w:ilvl w:val="0"/>
          <w:numId w:val="1017"/>
        </w:numPr>
        <w:spacing w:after="0" w:afterAutospacing="0" w:before="0" w:beforeAutospacing="0" w:lineRule="auto"/>
        <w:ind w:left="720" w:hanging="360"/>
      </w:pPr>
      <w:r w:rsidDel="00000000" w:rsidR="00000000" w:rsidRPr="00000000">
        <w:rPr>
          <w:b w:val="1"/>
          <w:bCs w:val="1"/>
          <w:rtl w:val="0"/>
        </w:rPr>
        <w:t xml:space="preserve">Organic:</w:t>
      </w:r>
      <w:r w:rsidDel="00000000" w:rsidR="00000000" w:rsidRPr="00000000">
        <w:rPr>
          <w:rtl w:val="0"/>
        </w:rPr>
        <w:t xml:space="preserve"> Actively sourced where available</w:t>
      </w:r>
    </w:p>
    <w:p w:rsidR="00000000" w:rsidDel="00000000" w:rsidP="00000000" w:rsidRDefault="00000000" w:rsidRPr="00000000" w14:paraId="00001F86">
      <w:pPr>
        <w:numPr>
          <w:ilvl w:val="0"/>
          <w:numId w:val="1017"/>
        </w:numPr>
        <w:spacing w:after="0" w:afterAutospacing="0" w:before="0" w:beforeAutospacing="0" w:lineRule="auto"/>
        <w:ind w:left="720" w:hanging="360"/>
      </w:pPr>
      <w:r w:rsidDel="00000000" w:rsidR="00000000" w:rsidRPr="00000000">
        <w:rPr>
          <w:b w:val="1"/>
          <w:bCs w:val="1"/>
          <w:rtl w:val="0"/>
        </w:rPr>
        <w:t xml:space="preserve">Kosher:</w:t>
      </w:r>
      <w:r w:rsidDel="00000000" w:rsidR="00000000" w:rsidRPr="00000000">
        <w:rPr>
          <w:rtl w:val="0"/>
        </w:rPr>
        <w:t xml:space="preserve"> Star-K certified</w:t>
      </w:r>
    </w:p>
    <w:p w:rsidR="00000000" w:rsidDel="00000000" w:rsidP="00000000" w:rsidRDefault="00000000" w:rsidRPr="00000000" w14:paraId="00001F87">
      <w:pPr>
        <w:numPr>
          <w:ilvl w:val="0"/>
          <w:numId w:val="1017"/>
        </w:numPr>
        <w:spacing w:after="0" w:afterAutospacing="0" w:before="0" w:beforeAutospacing="0" w:lineRule="auto"/>
        <w:ind w:left="720" w:hanging="360"/>
      </w:pPr>
      <w:r w:rsidDel="00000000" w:rsidR="00000000" w:rsidRPr="00000000">
        <w:rPr>
          <w:b w:val="1"/>
          <w:bCs w:val="1"/>
          <w:rtl w:val="0"/>
        </w:rPr>
        <w:t xml:space="preserve">Gluten:</w:t>
      </w:r>
    </w:p>
    <w:p w:rsidR="00000000" w:rsidDel="00000000" w:rsidP="00000000" w:rsidRDefault="00000000" w:rsidRPr="00000000" w14:paraId="00001F88">
      <w:pPr>
        <w:numPr>
          <w:ilvl w:val="1"/>
          <w:numId w:val="1017"/>
        </w:numPr>
        <w:spacing w:after="0" w:afterAutospacing="0" w:before="0" w:beforeAutospacing="0" w:lineRule="auto"/>
        <w:ind w:left="1440" w:hanging="360"/>
      </w:pPr>
      <w:r w:rsidDel="00000000" w:rsidR="00000000" w:rsidRPr="00000000">
        <w:rPr>
          <w:rtl w:val="0"/>
        </w:rPr>
        <w:t xml:space="preserve">Seeds and raw products are gluten-free</w:t>
      </w:r>
    </w:p>
    <w:p w:rsidR="00000000" w:rsidDel="00000000" w:rsidP="00000000" w:rsidRDefault="00000000" w:rsidRPr="00000000" w14:paraId="00001F89">
      <w:pPr>
        <w:numPr>
          <w:ilvl w:val="1"/>
          <w:numId w:val="1017"/>
        </w:numPr>
        <w:spacing w:after="0" w:afterAutospacing="0" w:before="0" w:beforeAutospacing="0" w:lineRule="auto"/>
        <w:ind w:left="1440" w:hanging="360"/>
      </w:pPr>
      <w:r w:rsidDel="00000000" w:rsidR="00000000" w:rsidRPr="00000000">
        <w:rPr>
          <w:rtl w:val="0"/>
        </w:rPr>
        <w:t xml:space="preserve">Gluten statements provided on COAs</w:t>
      </w:r>
    </w:p>
    <w:p w:rsidR="00000000" w:rsidDel="00000000" w:rsidP="00000000" w:rsidRDefault="00000000" w:rsidRPr="00000000" w14:paraId="00001F8A">
      <w:pPr>
        <w:numPr>
          <w:ilvl w:val="1"/>
          <w:numId w:val="1017"/>
        </w:numPr>
        <w:spacing w:after="0" w:afterAutospacing="0" w:before="0" w:beforeAutospacing="0" w:lineRule="auto"/>
        <w:ind w:left="1440" w:hanging="360"/>
      </w:pPr>
      <w:r w:rsidDel="00000000" w:rsidR="00000000" w:rsidRPr="00000000">
        <w:rPr>
          <w:rtl w:val="0"/>
        </w:rPr>
        <w:t xml:space="preserve">Formal gluten-free certification in progress</w:t>
      </w:r>
    </w:p>
    <w:p w:rsidR="00000000" w:rsidDel="00000000" w:rsidP="00000000" w:rsidRDefault="00000000" w:rsidRPr="00000000" w14:paraId="00001F8B">
      <w:pPr>
        <w:numPr>
          <w:ilvl w:val="0"/>
          <w:numId w:val="1017"/>
        </w:numPr>
        <w:spacing w:after="0" w:afterAutospacing="0" w:before="0" w:beforeAutospacing="0" w:lineRule="auto"/>
        <w:ind w:left="720" w:hanging="360"/>
      </w:pPr>
      <w:r w:rsidDel="00000000" w:rsidR="00000000" w:rsidRPr="00000000">
        <w:rPr>
          <w:b w:val="1"/>
          <w:bCs w:val="1"/>
          <w:rtl w:val="0"/>
        </w:rPr>
        <w:t xml:space="preserve">Peanuts / Tree Nuts:</w:t>
      </w:r>
    </w:p>
    <w:p w:rsidR="00000000" w:rsidDel="00000000" w:rsidP="00000000" w:rsidRDefault="00000000" w:rsidRPr="00000000" w14:paraId="00001F8C">
      <w:pPr>
        <w:numPr>
          <w:ilvl w:val="1"/>
          <w:numId w:val="1017"/>
        </w:numPr>
        <w:spacing w:after="0" w:afterAutospacing="0" w:before="0" w:beforeAutospacing="0" w:lineRule="auto"/>
        <w:ind w:left="1440" w:hanging="360"/>
      </w:pPr>
      <w:r w:rsidDel="00000000" w:rsidR="00000000" w:rsidRPr="00000000">
        <w:rPr>
          <w:rtl w:val="0"/>
        </w:rPr>
        <w:t xml:space="preserve">Products may be sourced from </w:t>
      </w:r>
      <w:r w:rsidDel="00000000" w:rsidR="00000000" w:rsidRPr="00000000">
        <w:rPr>
          <w:b w:val="1"/>
          <w:bCs w:val="1"/>
          <w:rtl w:val="0"/>
        </w:rPr>
        <w:t xml:space="preserve">peanut- and tree-nut-free facilities upon request</w:t>
      </w:r>
    </w:p>
    <w:p w:rsidR="00000000" w:rsidDel="00000000" w:rsidP="00000000" w:rsidRDefault="00000000" w:rsidRPr="00000000" w14:paraId="00001F8D">
      <w:pPr>
        <w:numPr>
          <w:ilvl w:val="1"/>
          <w:numId w:val="1017"/>
        </w:numPr>
        <w:spacing w:after="240" w:before="0" w:beforeAutospacing="0" w:lineRule="auto"/>
        <w:ind w:left="1440" w:hanging="360"/>
      </w:pPr>
      <w:r w:rsidDel="00000000" w:rsidR="00000000" w:rsidRPr="00000000">
        <w:rPr>
          <w:rtl w:val="0"/>
        </w:rPr>
        <w:t xml:space="preserve">Allergen requirements must be specified at order time</w:t>
      </w:r>
    </w:p>
    <w:p w:rsidR="00000000" w:rsidDel="00000000" w:rsidP="00000000" w:rsidRDefault="00000000" w:rsidRPr="00000000" w14:paraId="00001F8E">
      <w:pPr>
        <w:spacing w:after="240" w:before="240" w:lineRule="auto"/>
        <w:rPr/>
      </w:pPr>
      <w:r w:rsidDel="00000000" w:rsidR="00000000" w:rsidRPr="00000000">
        <w:rPr>
          <w:rtl w:val="0"/>
        </w:rPr>
        <w:t xml:space="preserve">⚠️ Important: Bedemco handles peanuts, tree nuts, and sesame → </w:t>
      </w:r>
      <w:r w:rsidDel="00000000" w:rsidR="00000000" w:rsidRPr="00000000">
        <w:rPr>
          <w:b w:val="1"/>
          <w:bCs w:val="1"/>
          <w:rtl w:val="0"/>
        </w:rPr>
        <w:t xml:space="preserve">cross-contact controls must be confirmed per SKU</w:t>
      </w:r>
      <w:r w:rsidDel="00000000" w:rsidR="00000000" w:rsidRPr="00000000">
        <w:rPr>
          <w:rtl w:val="0"/>
        </w:rPr>
        <w:t xml:space="preserve">.</w:t>
      </w:r>
    </w:p>
    <w:p w:rsidR="00000000" w:rsidDel="00000000" w:rsidP="00000000" w:rsidRDefault="00000000" w:rsidRPr="00000000" w14:paraId="00001F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0">
      <w:pPr>
        <w:pStyle w:val="Heading2"/>
        <w:keepNext w:val="0"/>
        <w:keepLines w:val="0"/>
        <w:spacing w:after="80" w:lineRule="auto"/>
        <w:rPr>
          <w:b w:val="1"/>
          <w:bCs w:val="1"/>
          <w:sz w:val="34"/>
          <w:szCs w:val="34"/>
        </w:rPr>
      </w:pPr>
      <w:bookmarkStart w:colFirst="0" w:colLast="0" w:name="_p4xhc99m3onr" w:id="1039"/>
      <w:bookmarkEnd w:id="1039"/>
      <w:r w:rsidDel="00000000" w:rsidR="00000000" w:rsidRPr="00000000">
        <w:rPr>
          <w:b w:val="1"/>
          <w:bCs w:val="1"/>
          <w:sz w:val="34"/>
          <w:szCs w:val="34"/>
          <w:rtl w:val="0"/>
        </w:rPr>
        <w:t xml:space="preserve">6) Commercial &amp; Operational Details</w:t>
      </w:r>
    </w:p>
    <w:p w:rsidR="00000000" w:rsidDel="00000000" w:rsidP="00000000" w:rsidRDefault="00000000" w:rsidRPr="00000000" w14:paraId="00001F91">
      <w:pPr>
        <w:pStyle w:val="Heading3"/>
        <w:keepNext w:val="0"/>
        <w:keepLines w:val="0"/>
        <w:spacing w:before="280" w:lineRule="auto"/>
        <w:rPr>
          <w:b w:val="1"/>
          <w:bCs w:val="1"/>
          <w:color w:val="000000"/>
          <w:sz w:val="26"/>
          <w:szCs w:val="26"/>
        </w:rPr>
      </w:pPr>
      <w:bookmarkStart w:colFirst="0" w:colLast="0" w:name="_4fn3qq6j1qv3" w:id="1040"/>
      <w:bookmarkEnd w:id="1040"/>
      <w:r w:rsidDel="00000000" w:rsidR="00000000" w:rsidRPr="00000000">
        <w:rPr>
          <w:b w:val="1"/>
          <w:bCs w:val="1"/>
          <w:color w:val="000000"/>
          <w:sz w:val="26"/>
          <w:szCs w:val="26"/>
          <w:rtl w:val="0"/>
        </w:rPr>
        <w:t xml:space="preserve">Ordering &amp; Accounts</w:t>
      </w:r>
    </w:p>
    <w:p w:rsidR="00000000" w:rsidDel="00000000" w:rsidP="00000000" w:rsidRDefault="00000000" w:rsidRPr="00000000" w14:paraId="00001F92">
      <w:pPr>
        <w:numPr>
          <w:ilvl w:val="0"/>
          <w:numId w:val="792"/>
        </w:numPr>
        <w:spacing w:after="0" w:afterAutospacing="0" w:before="240" w:lineRule="auto"/>
        <w:ind w:left="720" w:hanging="360"/>
      </w:pPr>
      <w:r w:rsidDel="00000000" w:rsidR="00000000" w:rsidRPr="00000000">
        <w:rPr>
          <w:rtl w:val="0"/>
        </w:rPr>
        <w:t xml:space="preserve">Account required to place orders</w:t>
      </w:r>
    </w:p>
    <w:p w:rsidR="00000000" w:rsidDel="00000000" w:rsidP="00000000" w:rsidRDefault="00000000" w:rsidRPr="00000000" w14:paraId="00001F93">
      <w:pPr>
        <w:numPr>
          <w:ilvl w:val="0"/>
          <w:numId w:val="792"/>
        </w:numPr>
        <w:spacing w:after="0" w:afterAutospacing="0" w:before="0" w:beforeAutospacing="0" w:lineRule="auto"/>
        <w:ind w:left="720" w:hanging="360"/>
      </w:pPr>
      <w:r w:rsidDel="00000000" w:rsidR="00000000" w:rsidRPr="00000000">
        <w:rPr>
          <w:rtl w:val="0"/>
        </w:rPr>
        <w:t xml:space="preserve">Credit approval required for new customers</w:t>
      </w:r>
    </w:p>
    <w:p w:rsidR="00000000" w:rsidDel="00000000" w:rsidP="00000000" w:rsidRDefault="00000000" w:rsidRPr="00000000" w14:paraId="00001F94">
      <w:pPr>
        <w:numPr>
          <w:ilvl w:val="0"/>
          <w:numId w:val="792"/>
        </w:numPr>
        <w:spacing w:after="240" w:before="0" w:beforeAutospacing="0" w:lineRule="auto"/>
        <w:ind w:left="720" w:hanging="360"/>
      </w:pPr>
      <w:r w:rsidDel="00000000" w:rsidR="00000000" w:rsidRPr="00000000">
        <w:rPr>
          <w:rtl w:val="0"/>
        </w:rPr>
        <w:t xml:space="preserve">Orders can be placed online or through sales reps</w:t>
      </w:r>
    </w:p>
    <w:p w:rsidR="00000000" w:rsidDel="00000000" w:rsidP="00000000" w:rsidRDefault="00000000" w:rsidRPr="00000000" w14:paraId="00001F95">
      <w:pPr>
        <w:pStyle w:val="Heading3"/>
        <w:keepNext w:val="0"/>
        <w:keepLines w:val="0"/>
        <w:spacing w:before="280" w:lineRule="auto"/>
        <w:rPr>
          <w:b w:val="1"/>
          <w:bCs w:val="1"/>
          <w:color w:val="000000"/>
          <w:sz w:val="26"/>
          <w:szCs w:val="26"/>
        </w:rPr>
      </w:pPr>
      <w:bookmarkStart w:colFirst="0" w:colLast="0" w:name="_tlndx1akqa52" w:id="1041"/>
      <w:bookmarkEnd w:id="1041"/>
      <w:r w:rsidDel="00000000" w:rsidR="00000000" w:rsidRPr="00000000">
        <w:rPr>
          <w:b w:val="1"/>
          <w:bCs w:val="1"/>
          <w:color w:val="000000"/>
          <w:sz w:val="26"/>
          <w:szCs w:val="26"/>
          <w:rtl w:val="0"/>
        </w:rPr>
        <w:t xml:space="preserve">Shipping</w:t>
      </w:r>
    </w:p>
    <w:p w:rsidR="00000000" w:rsidDel="00000000" w:rsidP="00000000" w:rsidRDefault="00000000" w:rsidRPr="00000000" w14:paraId="00001F96">
      <w:pPr>
        <w:numPr>
          <w:ilvl w:val="0"/>
          <w:numId w:val="637"/>
        </w:numPr>
        <w:spacing w:after="0" w:afterAutospacing="0" w:before="240" w:lineRule="auto"/>
        <w:ind w:left="720" w:hanging="360"/>
      </w:pPr>
      <w:r w:rsidDel="00000000" w:rsidR="00000000" w:rsidRPr="00000000">
        <w:rPr>
          <w:rtl w:val="0"/>
        </w:rPr>
        <w:t xml:space="preserve">Bulk wholesale only</w:t>
      </w:r>
    </w:p>
    <w:p w:rsidR="00000000" w:rsidDel="00000000" w:rsidP="00000000" w:rsidRDefault="00000000" w:rsidRPr="00000000" w14:paraId="00001F97">
      <w:pPr>
        <w:numPr>
          <w:ilvl w:val="0"/>
          <w:numId w:val="637"/>
        </w:numPr>
        <w:spacing w:after="0" w:afterAutospacing="0" w:before="0" w:beforeAutospacing="0" w:lineRule="auto"/>
        <w:ind w:left="720" w:hanging="360"/>
      </w:pPr>
      <w:r w:rsidDel="00000000" w:rsidR="00000000" w:rsidRPr="00000000">
        <w:rPr>
          <w:rtl w:val="0"/>
        </w:rPr>
        <w:t xml:space="preserve">Multiple packing options</w:t>
      </w:r>
    </w:p>
    <w:p w:rsidR="00000000" w:rsidDel="00000000" w:rsidP="00000000" w:rsidRDefault="00000000" w:rsidRPr="00000000" w14:paraId="00001F98">
      <w:pPr>
        <w:numPr>
          <w:ilvl w:val="0"/>
          <w:numId w:val="637"/>
        </w:numPr>
        <w:spacing w:after="0" w:afterAutospacing="0" w:before="0" w:beforeAutospacing="0" w:lineRule="auto"/>
        <w:ind w:left="720" w:hanging="360"/>
      </w:pPr>
      <w:r w:rsidDel="00000000" w:rsidR="00000000" w:rsidRPr="00000000">
        <w:rPr>
          <w:rtl w:val="0"/>
        </w:rPr>
        <w:t xml:space="preserve">Domestic and international shipping</w:t>
      </w:r>
    </w:p>
    <w:p w:rsidR="00000000" w:rsidDel="00000000" w:rsidP="00000000" w:rsidRDefault="00000000" w:rsidRPr="00000000" w14:paraId="00001F99">
      <w:pPr>
        <w:numPr>
          <w:ilvl w:val="0"/>
          <w:numId w:val="637"/>
        </w:numPr>
        <w:spacing w:after="0" w:afterAutospacing="0" w:before="0" w:beforeAutospacing="0" w:lineRule="auto"/>
        <w:ind w:left="720" w:hanging="360"/>
      </w:pPr>
      <w:r w:rsidDel="00000000" w:rsidR="00000000" w:rsidRPr="00000000">
        <w:rPr>
          <w:rtl w:val="0"/>
        </w:rPr>
        <w:t xml:space="preserve">Global export capability across:</w:t>
      </w:r>
    </w:p>
    <w:p w:rsidR="00000000" w:rsidDel="00000000" w:rsidP="00000000" w:rsidRDefault="00000000" w:rsidRPr="00000000" w14:paraId="00001F9A">
      <w:pPr>
        <w:numPr>
          <w:ilvl w:val="1"/>
          <w:numId w:val="637"/>
        </w:numPr>
        <w:spacing w:after="0" w:afterAutospacing="0" w:before="0" w:beforeAutospacing="0" w:lineRule="auto"/>
        <w:ind w:left="1440" w:hanging="360"/>
      </w:pPr>
      <w:r w:rsidDel="00000000" w:rsidR="00000000" w:rsidRPr="00000000">
        <w:rPr>
          <w:rtl w:val="0"/>
        </w:rPr>
        <w:t xml:space="preserve">North &amp; South America</w:t>
      </w:r>
    </w:p>
    <w:p w:rsidR="00000000" w:rsidDel="00000000" w:rsidP="00000000" w:rsidRDefault="00000000" w:rsidRPr="00000000" w14:paraId="00001F9B">
      <w:pPr>
        <w:numPr>
          <w:ilvl w:val="1"/>
          <w:numId w:val="637"/>
        </w:numPr>
        <w:spacing w:after="0" w:afterAutospacing="0" w:before="0" w:beforeAutospacing="0" w:lineRule="auto"/>
        <w:ind w:left="1440" w:hanging="360"/>
      </w:pPr>
      <w:r w:rsidDel="00000000" w:rsidR="00000000" w:rsidRPr="00000000">
        <w:rPr>
          <w:rtl w:val="0"/>
        </w:rPr>
        <w:t xml:space="preserve">Europe</w:t>
      </w:r>
    </w:p>
    <w:p w:rsidR="00000000" w:rsidDel="00000000" w:rsidP="00000000" w:rsidRDefault="00000000" w:rsidRPr="00000000" w14:paraId="00001F9C">
      <w:pPr>
        <w:numPr>
          <w:ilvl w:val="1"/>
          <w:numId w:val="637"/>
        </w:numPr>
        <w:spacing w:after="0" w:afterAutospacing="0" w:before="0" w:beforeAutospacing="0" w:lineRule="auto"/>
        <w:ind w:left="1440" w:hanging="360"/>
      </w:pPr>
      <w:r w:rsidDel="00000000" w:rsidR="00000000" w:rsidRPr="00000000">
        <w:rPr>
          <w:rtl w:val="0"/>
        </w:rPr>
        <w:t xml:space="preserve">Middle East</w:t>
      </w:r>
    </w:p>
    <w:p w:rsidR="00000000" w:rsidDel="00000000" w:rsidP="00000000" w:rsidRDefault="00000000" w:rsidRPr="00000000" w14:paraId="00001F9D">
      <w:pPr>
        <w:numPr>
          <w:ilvl w:val="1"/>
          <w:numId w:val="637"/>
        </w:numPr>
        <w:spacing w:after="0" w:afterAutospacing="0" w:before="0" w:beforeAutospacing="0" w:lineRule="auto"/>
        <w:ind w:left="1440" w:hanging="360"/>
      </w:pPr>
      <w:r w:rsidDel="00000000" w:rsidR="00000000" w:rsidRPr="00000000">
        <w:rPr>
          <w:rtl w:val="0"/>
        </w:rPr>
        <w:t xml:space="preserve">Africa</w:t>
      </w:r>
    </w:p>
    <w:p w:rsidR="00000000" w:rsidDel="00000000" w:rsidP="00000000" w:rsidRDefault="00000000" w:rsidRPr="00000000" w14:paraId="00001F9E">
      <w:pPr>
        <w:numPr>
          <w:ilvl w:val="1"/>
          <w:numId w:val="637"/>
        </w:numPr>
        <w:spacing w:after="240" w:before="0" w:beforeAutospacing="0" w:lineRule="auto"/>
        <w:ind w:left="1440" w:hanging="360"/>
      </w:pPr>
      <w:r w:rsidDel="00000000" w:rsidR="00000000" w:rsidRPr="00000000">
        <w:rPr>
          <w:rtl w:val="0"/>
        </w:rPr>
        <w:t xml:space="preserve">Asia</w:t>
      </w:r>
    </w:p>
    <w:p w:rsidR="00000000" w:rsidDel="00000000" w:rsidP="00000000" w:rsidRDefault="00000000" w:rsidRPr="00000000" w14:paraId="00001F9F">
      <w:pPr>
        <w:pStyle w:val="Heading3"/>
        <w:keepNext w:val="0"/>
        <w:keepLines w:val="0"/>
        <w:spacing w:before="280" w:lineRule="auto"/>
        <w:rPr>
          <w:b w:val="1"/>
          <w:bCs w:val="1"/>
          <w:color w:val="000000"/>
          <w:sz w:val="26"/>
          <w:szCs w:val="26"/>
        </w:rPr>
      </w:pPr>
      <w:bookmarkStart w:colFirst="0" w:colLast="0" w:name="_1am30mzgrscw" w:id="1042"/>
      <w:bookmarkEnd w:id="1042"/>
      <w:r w:rsidDel="00000000" w:rsidR="00000000" w:rsidRPr="00000000">
        <w:rPr>
          <w:b w:val="1"/>
          <w:bCs w:val="1"/>
          <w:color w:val="000000"/>
          <w:sz w:val="26"/>
          <w:szCs w:val="26"/>
          <w:rtl w:val="0"/>
        </w:rPr>
        <w:t xml:space="preserve">Returns</w:t>
      </w:r>
    </w:p>
    <w:p w:rsidR="00000000" w:rsidDel="00000000" w:rsidP="00000000" w:rsidRDefault="00000000" w:rsidRPr="00000000" w14:paraId="00001FA0">
      <w:pPr>
        <w:numPr>
          <w:ilvl w:val="0"/>
          <w:numId w:val="1125"/>
        </w:numPr>
        <w:spacing w:after="0" w:afterAutospacing="0" w:before="240" w:lineRule="auto"/>
        <w:ind w:left="720" w:hanging="360"/>
      </w:pPr>
      <w:r w:rsidDel="00000000" w:rsidR="00000000" w:rsidRPr="00000000">
        <w:rPr>
          <w:b w:val="1"/>
          <w:bCs w:val="1"/>
          <w:rtl w:val="0"/>
        </w:rPr>
        <w:t xml:space="preserve">All sales final</w:t>
      </w:r>
    </w:p>
    <w:p w:rsidR="00000000" w:rsidDel="00000000" w:rsidP="00000000" w:rsidRDefault="00000000" w:rsidRPr="00000000" w14:paraId="00001FA1">
      <w:pPr>
        <w:numPr>
          <w:ilvl w:val="0"/>
          <w:numId w:val="1125"/>
        </w:numPr>
        <w:spacing w:after="0" w:afterAutospacing="0" w:before="0" w:beforeAutospacing="0" w:lineRule="auto"/>
        <w:ind w:left="720" w:hanging="360"/>
      </w:pPr>
      <w:r w:rsidDel="00000000" w:rsidR="00000000" w:rsidRPr="00000000">
        <w:rPr>
          <w:rtl w:val="0"/>
        </w:rPr>
        <w:t xml:space="preserve">Damage or shortage must be noted on delivery</w:t>
      </w:r>
    </w:p>
    <w:p w:rsidR="00000000" w:rsidDel="00000000" w:rsidP="00000000" w:rsidRDefault="00000000" w:rsidRPr="00000000" w14:paraId="00001FA2">
      <w:pPr>
        <w:numPr>
          <w:ilvl w:val="0"/>
          <w:numId w:val="1125"/>
        </w:numPr>
        <w:spacing w:after="240" w:before="0" w:beforeAutospacing="0" w:lineRule="auto"/>
        <w:ind w:left="720" w:hanging="360"/>
      </w:pPr>
      <w:r w:rsidDel="00000000" w:rsidR="00000000" w:rsidRPr="00000000">
        <w:rPr>
          <w:rtl w:val="0"/>
        </w:rPr>
        <w:t xml:space="preserve">Claims required within </w:t>
      </w:r>
      <w:r w:rsidDel="00000000" w:rsidR="00000000" w:rsidRPr="00000000">
        <w:rPr>
          <w:b w:val="1"/>
          <w:bCs w:val="1"/>
          <w:rtl w:val="0"/>
        </w:rPr>
        <w:t xml:space="preserve">5 days</w:t>
      </w:r>
    </w:p>
    <w:p w:rsidR="00000000" w:rsidDel="00000000" w:rsidP="00000000" w:rsidRDefault="00000000" w:rsidRPr="00000000" w14:paraId="00001F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4">
      <w:pPr>
        <w:pStyle w:val="Heading2"/>
        <w:keepNext w:val="0"/>
        <w:keepLines w:val="0"/>
        <w:spacing w:after="80" w:lineRule="auto"/>
        <w:rPr>
          <w:b w:val="1"/>
          <w:bCs w:val="1"/>
          <w:sz w:val="34"/>
          <w:szCs w:val="34"/>
        </w:rPr>
      </w:pPr>
      <w:bookmarkStart w:colFirst="0" w:colLast="0" w:name="_a2f45l34jkn2" w:id="1043"/>
      <w:bookmarkEnd w:id="1043"/>
      <w:r w:rsidDel="00000000" w:rsidR="00000000" w:rsidRPr="00000000">
        <w:rPr>
          <w:b w:val="1"/>
          <w:bCs w:val="1"/>
          <w:sz w:val="34"/>
          <w:szCs w:val="34"/>
          <w:rtl w:val="0"/>
        </w:rPr>
        <w:t xml:space="preserve">7) What This Supplier Does Well (Your Defense Case)</w:t>
      </w:r>
    </w:p>
    <w:p w:rsidR="00000000" w:rsidDel="00000000" w:rsidP="00000000" w:rsidRDefault="00000000" w:rsidRPr="00000000" w14:paraId="00001FA5">
      <w:pPr>
        <w:spacing w:after="240" w:before="240" w:lineRule="auto"/>
        <w:rPr>
          <w:b w:val="1"/>
          <w:bCs w:val="1"/>
        </w:rPr>
      </w:pPr>
      <w:r w:rsidDel="00000000" w:rsidR="00000000" w:rsidRPr="00000000">
        <w:rPr>
          <w:b w:val="1"/>
          <w:bCs w:val="1"/>
          <w:rtl w:val="0"/>
        </w:rPr>
        <w:t xml:space="preserve">Why Bedemco is a viable pumpkin seed supplier:</w:t>
      </w:r>
    </w:p>
    <w:p w:rsidR="00000000" w:rsidDel="00000000" w:rsidP="00000000" w:rsidRDefault="00000000" w:rsidRPr="00000000" w14:paraId="00001FA6">
      <w:pPr>
        <w:numPr>
          <w:ilvl w:val="0"/>
          <w:numId w:val="1065"/>
        </w:numPr>
        <w:spacing w:after="0" w:afterAutospacing="0" w:before="240" w:lineRule="auto"/>
        <w:ind w:left="720" w:hanging="360"/>
      </w:pPr>
      <w:r w:rsidDel="00000000" w:rsidR="00000000" w:rsidRPr="00000000">
        <w:rPr>
          <w:rtl w:val="0"/>
        </w:rPr>
        <w:t xml:space="preserve">Multi-origin sourcing reduces supply disruption risk</w:t>
      </w:r>
    </w:p>
    <w:p w:rsidR="00000000" w:rsidDel="00000000" w:rsidP="00000000" w:rsidRDefault="00000000" w:rsidRPr="00000000" w14:paraId="00001FA7">
      <w:pPr>
        <w:numPr>
          <w:ilvl w:val="0"/>
          <w:numId w:val="1065"/>
        </w:numPr>
        <w:spacing w:after="0" w:afterAutospacing="0" w:before="0" w:beforeAutospacing="0" w:lineRule="auto"/>
        <w:ind w:left="720" w:hanging="360"/>
      </w:pPr>
      <w:r w:rsidDel="00000000" w:rsidR="00000000" w:rsidRPr="00000000">
        <w:rPr>
          <w:rtl w:val="0"/>
        </w:rPr>
        <w:t xml:space="preserve">Broad format availability (kernels, butter, protein, oil)</w:t>
      </w:r>
    </w:p>
    <w:p w:rsidR="00000000" w:rsidDel="00000000" w:rsidP="00000000" w:rsidRDefault="00000000" w:rsidRPr="00000000" w14:paraId="00001FA8">
      <w:pPr>
        <w:numPr>
          <w:ilvl w:val="0"/>
          <w:numId w:val="1065"/>
        </w:numPr>
        <w:spacing w:after="0" w:afterAutospacing="0" w:before="0" w:beforeAutospacing="0" w:lineRule="auto"/>
        <w:ind w:left="720" w:hanging="360"/>
      </w:pPr>
      <w:r w:rsidDel="00000000" w:rsidR="00000000" w:rsidRPr="00000000">
        <w:rPr>
          <w:rtl w:val="0"/>
        </w:rPr>
        <w:t xml:space="preserve">Long-standing QA infrastructure and trade governance</w:t>
      </w:r>
    </w:p>
    <w:p w:rsidR="00000000" w:rsidDel="00000000" w:rsidP="00000000" w:rsidRDefault="00000000" w:rsidRPr="00000000" w14:paraId="00001FA9">
      <w:pPr>
        <w:numPr>
          <w:ilvl w:val="0"/>
          <w:numId w:val="1065"/>
        </w:numPr>
        <w:spacing w:after="0" w:afterAutospacing="0" w:before="0" w:beforeAutospacing="0" w:lineRule="auto"/>
        <w:ind w:left="720" w:hanging="360"/>
      </w:pPr>
      <w:r w:rsidDel="00000000" w:rsidR="00000000" w:rsidRPr="00000000">
        <w:rPr>
          <w:rtl w:val="0"/>
        </w:rPr>
        <w:t xml:space="preserve">Recognized certifications (Organic, Kosher, C-TPAT)</w:t>
      </w:r>
    </w:p>
    <w:p w:rsidR="00000000" w:rsidDel="00000000" w:rsidP="00000000" w:rsidRDefault="00000000" w:rsidRPr="00000000" w14:paraId="00001FAA">
      <w:pPr>
        <w:numPr>
          <w:ilvl w:val="0"/>
          <w:numId w:val="1065"/>
        </w:numPr>
        <w:spacing w:after="0" w:afterAutospacing="0" w:before="0" w:beforeAutospacing="0" w:lineRule="auto"/>
        <w:ind w:left="720" w:hanging="360"/>
      </w:pPr>
      <w:r w:rsidDel="00000000" w:rsidR="00000000" w:rsidRPr="00000000">
        <w:rPr>
          <w:rtl w:val="0"/>
        </w:rPr>
        <w:t xml:space="preserve">Willingness to accommodate allergen-controlled sourcing</w:t>
      </w:r>
    </w:p>
    <w:p w:rsidR="00000000" w:rsidDel="00000000" w:rsidP="00000000" w:rsidRDefault="00000000" w:rsidRPr="00000000" w14:paraId="00001FAB">
      <w:pPr>
        <w:numPr>
          <w:ilvl w:val="0"/>
          <w:numId w:val="1065"/>
        </w:numPr>
        <w:spacing w:after="240" w:before="0" w:beforeAutospacing="0" w:lineRule="auto"/>
        <w:ind w:left="720" w:hanging="360"/>
      </w:pPr>
      <w:r w:rsidDel="00000000" w:rsidR="00000000" w:rsidRPr="00000000">
        <w:rPr>
          <w:rtl w:val="0"/>
        </w:rPr>
        <w:t xml:space="preserve">Familiar with manufacturer-level documentation (COAs, specs)</w:t>
      </w:r>
    </w:p>
    <w:p w:rsidR="00000000" w:rsidDel="00000000" w:rsidP="00000000" w:rsidRDefault="00000000" w:rsidRPr="00000000" w14:paraId="00001FAC">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professional commodity ingredient partner</w:t>
      </w:r>
      <w:r w:rsidDel="00000000" w:rsidR="00000000" w:rsidRPr="00000000">
        <w:rPr>
          <w:rtl w:val="0"/>
        </w:rPr>
        <w:t xml:space="preserve">, not a hobbyist supplier.</w:t>
      </w:r>
    </w:p>
    <w:p w:rsidR="00000000" w:rsidDel="00000000" w:rsidP="00000000" w:rsidRDefault="00000000" w:rsidRPr="00000000" w14:paraId="00001F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E">
      <w:pPr>
        <w:pStyle w:val="Heading2"/>
        <w:keepNext w:val="0"/>
        <w:keepLines w:val="0"/>
        <w:spacing w:after="80" w:lineRule="auto"/>
        <w:rPr>
          <w:b w:val="1"/>
          <w:bCs w:val="1"/>
          <w:sz w:val="34"/>
          <w:szCs w:val="34"/>
        </w:rPr>
      </w:pPr>
      <w:bookmarkStart w:colFirst="0" w:colLast="0" w:name="_hsx0fd4hf1ao" w:id="1044"/>
      <w:bookmarkEnd w:id="1044"/>
      <w:r w:rsidDel="00000000" w:rsidR="00000000" w:rsidRPr="00000000">
        <w:rPr>
          <w:b w:val="1"/>
          <w:bCs w:val="1"/>
          <w:sz w:val="34"/>
          <w:szCs w:val="34"/>
          <w:rtl w:val="0"/>
        </w:rPr>
        <w:t xml:space="preserve">8) Key Risk Areas (Pumpkin Seeds)</w:t>
      </w:r>
    </w:p>
    <w:p w:rsidR="00000000" w:rsidDel="00000000" w:rsidP="00000000" w:rsidRDefault="00000000" w:rsidRPr="00000000" w14:paraId="00001FAF">
      <w:pPr>
        <w:pStyle w:val="Heading3"/>
        <w:keepNext w:val="0"/>
        <w:keepLines w:val="0"/>
        <w:spacing w:before="280" w:lineRule="auto"/>
        <w:rPr>
          <w:b w:val="1"/>
          <w:bCs w:val="1"/>
          <w:color w:val="000000"/>
          <w:sz w:val="26"/>
          <w:szCs w:val="26"/>
        </w:rPr>
      </w:pPr>
      <w:bookmarkStart w:colFirst="0" w:colLast="0" w:name="_5pk9n8ae0gsl" w:id="1045"/>
      <w:bookmarkEnd w:id="1045"/>
      <w:r w:rsidDel="00000000" w:rsidR="00000000" w:rsidRPr="00000000">
        <w:rPr>
          <w:b w:val="1"/>
          <w:bCs w:val="1"/>
          <w:color w:val="000000"/>
          <w:sz w:val="26"/>
          <w:szCs w:val="26"/>
          <w:rtl w:val="0"/>
        </w:rPr>
        <w:t xml:space="preserve">Moderate Heavy Metal Risk</w:t>
      </w:r>
    </w:p>
    <w:p w:rsidR="00000000" w:rsidDel="00000000" w:rsidP="00000000" w:rsidRDefault="00000000" w:rsidRPr="00000000" w14:paraId="00001FB0">
      <w:pPr>
        <w:numPr>
          <w:ilvl w:val="0"/>
          <w:numId w:val="607"/>
        </w:numPr>
        <w:spacing w:after="0" w:afterAutospacing="0" w:before="240" w:lineRule="auto"/>
        <w:ind w:left="720" w:hanging="360"/>
      </w:pPr>
      <w:r w:rsidDel="00000000" w:rsidR="00000000" w:rsidRPr="00000000">
        <w:rPr>
          <w:rtl w:val="0"/>
        </w:rPr>
        <w:t xml:space="preserve">Pumpkin seeds can accumulate </w:t>
      </w:r>
      <w:r w:rsidDel="00000000" w:rsidR="00000000" w:rsidRPr="00000000">
        <w:rPr>
          <w:b w:val="1"/>
          <w:bCs w:val="1"/>
          <w:rtl w:val="0"/>
        </w:rPr>
        <w:t xml:space="preserve">cadmium and lead</w:t>
      </w:r>
      <w:r w:rsidDel="00000000" w:rsidR="00000000" w:rsidRPr="00000000">
        <w:rPr>
          <w:rtl w:val="0"/>
        </w:rPr>
        <w:t xml:space="preserve"> depending on soil and origin</w:t>
      </w:r>
    </w:p>
    <w:p w:rsidR="00000000" w:rsidDel="00000000" w:rsidP="00000000" w:rsidRDefault="00000000" w:rsidRPr="00000000" w14:paraId="00001FB1">
      <w:pPr>
        <w:numPr>
          <w:ilvl w:val="0"/>
          <w:numId w:val="607"/>
        </w:numPr>
        <w:spacing w:after="0" w:afterAutospacing="0" w:before="0" w:beforeAutospacing="0" w:lineRule="auto"/>
        <w:ind w:left="720" w:hanging="360"/>
      </w:pPr>
      <w:r w:rsidDel="00000000" w:rsidR="00000000" w:rsidRPr="00000000">
        <w:rPr>
          <w:rtl w:val="0"/>
        </w:rPr>
        <w:t xml:space="preserve">Risk varies widely between:</w:t>
      </w:r>
    </w:p>
    <w:p w:rsidR="00000000" w:rsidDel="00000000" w:rsidP="00000000" w:rsidRDefault="00000000" w:rsidRPr="00000000" w14:paraId="00001FB2">
      <w:pPr>
        <w:numPr>
          <w:ilvl w:val="1"/>
          <w:numId w:val="607"/>
        </w:numPr>
        <w:spacing w:after="0" w:afterAutospacing="0" w:before="0" w:beforeAutospacing="0" w:lineRule="auto"/>
        <w:ind w:left="1440" w:hanging="360"/>
      </w:pPr>
      <w:r w:rsidDel="00000000" w:rsidR="00000000" w:rsidRPr="00000000">
        <w:rPr>
          <w:rtl w:val="0"/>
        </w:rPr>
        <w:t xml:space="preserve">Austria / U.S. (generally lower)</w:t>
      </w:r>
    </w:p>
    <w:p w:rsidR="00000000" w:rsidDel="00000000" w:rsidP="00000000" w:rsidRDefault="00000000" w:rsidRPr="00000000" w14:paraId="00001FB3">
      <w:pPr>
        <w:numPr>
          <w:ilvl w:val="1"/>
          <w:numId w:val="607"/>
        </w:numPr>
        <w:spacing w:after="240" w:before="0" w:beforeAutospacing="0" w:lineRule="auto"/>
        <w:ind w:left="1440" w:hanging="360"/>
      </w:pPr>
      <w:r w:rsidDel="00000000" w:rsidR="00000000" w:rsidRPr="00000000">
        <w:rPr>
          <w:rtl w:val="0"/>
        </w:rPr>
        <w:t xml:space="preserve">China / some Mexico regions (requires verification)</w:t>
      </w:r>
    </w:p>
    <w:p w:rsidR="00000000" w:rsidDel="00000000" w:rsidP="00000000" w:rsidRDefault="00000000" w:rsidRPr="00000000" w14:paraId="00001FB4">
      <w:pPr>
        <w:pStyle w:val="Heading3"/>
        <w:keepNext w:val="0"/>
        <w:keepLines w:val="0"/>
        <w:spacing w:before="280" w:lineRule="auto"/>
        <w:rPr>
          <w:b w:val="1"/>
          <w:bCs w:val="1"/>
          <w:color w:val="000000"/>
          <w:sz w:val="26"/>
          <w:szCs w:val="26"/>
        </w:rPr>
      </w:pPr>
      <w:bookmarkStart w:colFirst="0" w:colLast="0" w:name="_b3z4xvywyw6t" w:id="1046"/>
      <w:bookmarkEnd w:id="1046"/>
      <w:r w:rsidDel="00000000" w:rsidR="00000000" w:rsidRPr="00000000">
        <w:rPr>
          <w:b w:val="1"/>
          <w:bCs w:val="1"/>
          <w:color w:val="000000"/>
          <w:sz w:val="26"/>
          <w:szCs w:val="26"/>
          <w:rtl w:val="0"/>
        </w:rPr>
        <w:t xml:space="preserve">Allergen Cross-Contact Risk</w:t>
      </w:r>
    </w:p>
    <w:p w:rsidR="00000000" w:rsidDel="00000000" w:rsidP="00000000" w:rsidRDefault="00000000" w:rsidRPr="00000000" w14:paraId="00001FB5">
      <w:pPr>
        <w:numPr>
          <w:ilvl w:val="0"/>
          <w:numId w:val="492"/>
        </w:numPr>
        <w:spacing w:after="0" w:afterAutospacing="0" w:before="240" w:lineRule="auto"/>
        <w:ind w:left="720" w:hanging="360"/>
      </w:pPr>
      <w:r w:rsidDel="00000000" w:rsidR="00000000" w:rsidRPr="00000000">
        <w:rPr>
          <w:rtl w:val="0"/>
        </w:rPr>
        <w:t xml:space="preserve">Distributor handles nuts and sesame</w:t>
      </w:r>
    </w:p>
    <w:p w:rsidR="00000000" w:rsidDel="00000000" w:rsidP="00000000" w:rsidRDefault="00000000" w:rsidRPr="00000000" w14:paraId="00001FB6">
      <w:pPr>
        <w:numPr>
          <w:ilvl w:val="0"/>
          <w:numId w:val="492"/>
        </w:numPr>
        <w:spacing w:after="240" w:before="0" w:beforeAutospacing="0" w:lineRule="auto"/>
        <w:ind w:left="720" w:hanging="360"/>
      </w:pPr>
      <w:r w:rsidDel="00000000" w:rsidR="00000000" w:rsidRPr="00000000">
        <w:rPr>
          <w:rtl w:val="0"/>
        </w:rPr>
        <w:t xml:space="preserve">Facility and line segregation must be </w:t>
      </w:r>
      <w:r w:rsidDel="00000000" w:rsidR="00000000" w:rsidRPr="00000000">
        <w:rPr>
          <w:b w:val="1"/>
          <w:bCs w:val="1"/>
          <w:rtl w:val="0"/>
        </w:rPr>
        <w:t xml:space="preserve">SKU-specific</w:t>
      </w:r>
    </w:p>
    <w:p w:rsidR="00000000" w:rsidDel="00000000" w:rsidP="00000000" w:rsidRDefault="00000000" w:rsidRPr="00000000" w14:paraId="00001F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8">
      <w:pPr>
        <w:pStyle w:val="Heading2"/>
        <w:keepNext w:val="0"/>
        <w:keepLines w:val="0"/>
        <w:spacing w:after="80" w:lineRule="auto"/>
        <w:rPr>
          <w:b w:val="1"/>
          <w:bCs w:val="1"/>
          <w:sz w:val="34"/>
          <w:szCs w:val="34"/>
        </w:rPr>
      </w:pPr>
      <w:bookmarkStart w:colFirst="0" w:colLast="0" w:name="_jftyqld6tn1s" w:id="1047"/>
      <w:bookmarkEnd w:id="1047"/>
      <w:r w:rsidDel="00000000" w:rsidR="00000000" w:rsidRPr="00000000">
        <w:rPr>
          <w:b w:val="1"/>
          <w:bCs w:val="1"/>
          <w:sz w:val="34"/>
          <w:szCs w:val="34"/>
          <w:rtl w:val="0"/>
        </w:rPr>
        <w:t xml:space="preserve">9) Required Documentation (Non-Negotiable)</w:t>
      </w:r>
    </w:p>
    <w:p w:rsidR="00000000" w:rsidDel="00000000" w:rsidP="00000000" w:rsidRDefault="00000000" w:rsidRPr="00000000" w14:paraId="00001FB9">
      <w:pPr>
        <w:spacing w:after="240" w:before="240" w:lineRule="auto"/>
        <w:rPr/>
      </w:pPr>
      <w:r w:rsidDel="00000000" w:rsidR="00000000" w:rsidRPr="00000000">
        <w:rPr>
          <w:rtl w:val="0"/>
        </w:rPr>
        <w:t xml:space="preserve">Before approval, require:</w:t>
      </w:r>
    </w:p>
    <w:p w:rsidR="00000000" w:rsidDel="00000000" w:rsidP="00000000" w:rsidRDefault="00000000" w:rsidRPr="00000000" w14:paraId="00001FBA">
      <w:pPr>
        <w:numPr>
          <w:ilvl w:val="0"/>
          <w:numId w:val="230"/>
        </w:numPr>
        <w:spacing w:after="0" w:afterAutospacing="0" w:before="240" w:lineRule="auto"/>
        <w:ind w:left="720" w:hanging="360"/>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Lot-specific COAs</w:t>
      </w:r>
      <w:r w:rsidDel="00000000" w:rsidR="00000000" w:rsidRPr="00000000">
        <w:rPr>
          <w:rtl w:val="0"/>
        </w:rPr>
        <w:t xml:space="preserve"> (micro + heavy metals)</w:t>
      </w:r>
    </w:p>
    <w:p w:rsidR="00000000" w:rsidDel="00000000" w:rsidP="00000000" w:rsidRDefault="00000000" w:rsidRPr="00000000" w14:paraId="00001FBB">
      <w:pPr>
        <w:numPr>
          <w:ilvl w:val="0"/>
          <w:numId w:val="230"/>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 Origin confirmation for each shipment</w:t>
      </w:r>
    </w:p>
    <w:p w:rsidR="00000000" w:rsidDel="00000000" w:rsidP="00000000" w:rsidRDefault="00000000" w:rsidRPr="00000000" w14:paraId="00001FBC">
      <w:pPr>
        <w:numPr>
          <w:ilvl w:val="0"/>
          <w:numId w:val="230"/>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 Organic certificate (if organic SKU)</w:t>
      </w:r>
    </w:p>
    <w:p w:rsidR="00000000" w:rsidDel="00000000" w:rsidP="00000000" w:rsidRDefault="00000000" w:rsidRPr="00000000" w14:paraId="00001FBD">
      <w:pPr>
        <w:numPr>
          <w:ilvl w:val="0"/>
          <w:numId w:val="230"/>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 Allergen cross-contact statement (SKU-specific)</w:t>
      </w:r>
    </w:p>
    <w:p w:rsidR="00000000" w:rsidDel="00000000" w:rsidP="00000000" w:rsidRDefault="00000000" w:rsidRPr="00000000" w14:paraId="00001FBE">
      <w:pPr>
        <w:numPr>
          <w:ilvl w:val="0"/>
          <w:numId w:val="230"/>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 Moisture % / water activity</w:t>
      </w:r>
    </w:p>
    <w:p w:rsidR="00000000" w:rsidDel="00000000" w:rsidP="00000000" w:rsidRDefault="00000000" w:rsidRPr="00000000" w14:paraId="00001FBF">
      <w:pPr>
        <w:numPr>
          <w:ilvl w:val="0"/>
          <w:numId w:val="230"/>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 Spec sheet (size, grade, processing)</w:t>
      </w:r>
    </w:p>
    <w:p w:rsidR="00000000" w:rsidDel="00000000" w:rsidP="00000000" w:rsidRDefault="00000000" w:rsidRPr="00000000" w14:paraId="00001FC0">
      <w:pPr>
        <w:numPr>
          <w:ilvl w:val="0"/>
          <w:numId w:val="230"/>
        </w:numPr>
        <w:spacing w:after="240" w:before="0" w:beforeAutospacing="0" w:lineRule="auto"/>
        <w:ind w:left="720" w:hanging="360"/>
      </w:pPr>
      <w:r w:rsidDel="00000000" w:rsidR="00000000" w:rsidRPr="00000000">
        <w:rPr>
          <w:rFonts w:ascii="Fira Mono" w:cs="Fira Mono" w:eastAsia="Fira Mono" w:hAnsi="Fira Mono"/>
          <w:rtl w:val="0"/>
        </w:rPr>
        <w:t xml:space="preserve">⬜ Product liability insurance COI</w:t>
      </w:r>
    </w:p>
    <w:p w:rsidR="00000000" w:rsidDel="00000000" w:rsidP="00000000" w:rsidRDefault="00000000" w:rsidRPr="00000000" w14:paraId="00001F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2">
      <w:pPr>
        <w:pStyle w:val="Heading2"/>
        <w:keepNext w:val="0"/>
        <w:keepLines w:val="0"/>
        <w:spacing w:after="80" w:lineRule="auto"/>
        <w:rPr>
          <w:b w:val="1"/>
          <w:bCs w:val="1"/>
          <w:sz w:val="34"/>
          <w:szCs w:val="34"/>
        </w:rPr>
      </w:pPr>
      <w:bookmarkStart w:colFirst="0" w:colLast="0" w:name="_cljcuj52p16k" w:id="1048"/>
      <w:bookmarkEnd w:id="1048"/>
      <w:r w:rsidDel="00000000" w:rsidR="00000000" w:rsidRPr="00000000">
        <w:rPr>
          <w:b w:val="1"/>
          <w:bCs w:val="1"/>
          <w:sz w:val="34"/>
          <w:szCs w:val="34"/>
          <w:rtl w:val="0"/>
        </w:rPr>
        <w:t xml:space="preserve">10) Preliminary Risk Scorecard</w:t>
      </w:r>
    </w:p>
    <w:tbl>
      <w:tblPr>
        <w:tblStyle w:val="Table15"/>
        <w:tblW w:w="5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
        <w:gridCol w:w="2105"/>
        <w:tblGridChange w:id="0">
          <w:tblGrid>
            <w:gridCol w:w="3140"/>
            <w:gridCol w:w="2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3">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4">
            <w:pPr>
              <w:spacing w:after="240" w:before="240"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5">
            <w:pPr>
              <w:spacing w:after="240" w:before="240" w:lineRule="auto"/>
              <w:rPr/>
            </w:pPr>
            <w:r w:rsidDel="00000000" w:rsidR="00000000" w:rsidRPr="00000000">
              <w:rPr>
                <w:rtl w:val="0"/>
              </w:rPr>
              <w:t xml:space="preserve">Sourcing flexibility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6">
            <w:pPr>
              <w:spacing w:after="240" w:before="240" w:lineRule="auto"/>
              <w:rPr/>
            </w:pPr>
            <w:r w:rsidDel="00000000" w:rsidR="00000000" w:rsidRPr="00000000">
              <w:rPr>
                <w:rtl w:val="0"/>
              </w:rPr>
              <w:t xml:space="preserve">🟢 Strong</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7">
            <w:pPr>
              <w:spacing w:after="240" w:before="240" w:lineRule="auto"/>
              <w:rPr/>
            </w:pPr>
            <w:r w:rsidDel="00000000" w:rsidR="00000000" w:rsidRPr="00000000">
              <w:rPr>
                <w:rtl w:val="0"/>
              </w:rPr>
              <w:t xml:space="preserve">QA &amp; governance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8">
            <w:pPr>
              <w:spacing w:after="240" w:before="240" w:lineRule="auto"/>
              <w:rPr/>
            </w:pPr>
            <w:r w:rsidDel="00000000" w:rsidR="00000000" w:rsidRPr="00000000">
              <w:rPr>
                <w:rtl w:val="0"/>
              </w:rPr>
              <w:t xml:space="preserve">🟢 Strong</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9">
            <w:pPr>
              <w:spacing w:after="240" w:before="240" w:lineRule="auto"/>
              <w:rPr/>
            </w:pPr>
            <w:r w:rsidDel="00000000" w:rsidR="00000000" w:rsidRPr="00000000">
              <w:rPr>
                <w:rtl w:val="0"/>
              </w:rPr>
              <w:t xml:space="preserve">Transparency (public)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A">
            <w:pPr>
              <w:spacing w:after="240" w:before="240" w:lineRule="auto"/>
              <w:rPr/>
            </w:pPr>
            <w:r w:rsidDel="00000000" w:rsidR="00000000" w:rsidRPr="00000000">
              <w:rPr>
                <w:rtl w:val="0"/>
              </w:rPr>
              <w:t xml:space="preserve">🟢 Above average</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B">
            <w:pPr>
              <w:spacing w:after="240" w:before="240" w:lineRule="auto"/>
              <w:rPr/>
            </w:pPr>
            <w:r w:rsidDel="00000000" w:rsidR="00000000" w:rsidRPr="00000000">
              <w:rPr>
                <w:rtl w:val="0"/>
              </w:rPr>
              <w:t xml:space="preserve">Heavy metal risk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C">
            <w:pPr>
              <w:spacing w:after="240" w:before="240" w:lineRule="auto"/>
              <w:rPr/>
            </w:pPr>
            <w:r w:rsidDel="00000000" w:rsidR="00000000" w:rsidRPr="00000000">
              <w:rPr>
                <w:rtl w:val="0"/>
              </w:rPr>
              <w:t xml:space="preserve">🟡 Moderate</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D">
            <w:pPr>
              <w:spacing w:after="240" w:before="240" w:lineRule="auto"/>
              <w:rPr/>
            </w:pPr>
            <w:r w:rsidDel="00000000" w:rsidR="00000000" w:rsidRPr="00000000">
              <w:rPr>
                <w:rtl w:val="0"/>
              </w:rPr>
              <w:t xml:space="preserve">Allergen risk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E">
            <w:pPr>
              <w:spacing w:after="240" w:before="240" w:lineRule="auto"/>
              <w:rPr/>
            </w:pPr>
            <w:r w:rsidDel="00000000" w:rsidR="00000000" w:rsidRPr="00000000">
              <w:rPr>
                <w:rtl w:val="0"/>
              </w:rPr>
              <w:t xml:space="preserve">🟡 Manageable</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F">
            <w:pPr>
              <w:spacing w:after="240" w:before="240" w:lineRule="auto"/>
              <w:rPr/>
            </w:pPr>
            <w:r w:rsidDel="00000000" w:rsidR="00000000" w:rsidRPr="00000000">
              <w:rPr>
                <w:rtl w:val="0"/>
              </w:rPr>
              <w:t xml:space="preserve">Brand alignment (MD Health)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0">
            <w:pPr>
              <w:spacing w:after="240" w:before="240" w:lineRule="auto"/>
              <w:rPr/>
            </w:pPr>
            <w:r w:rsidDel="00000000" w:rsidR="00000000" w:rsidRPr="00000000">
              <w:rPr>
                <w:rtl w:val="0"/>
              </w:rPr>
              <w:t xml:space="preserve">🟡 Data-dependent</w:t>
            </w:r>
          </w:p>
        </w:tc>
      </w:tr>
    </w:tbl>
    <w:p w:rsidR="00000000" w:rsidDel="00000000" w:rsidP="00000000" w:rsidRDefault="00000000" w:rsidRPr="00000000" w14:paraId="00001FD1">
      <w:pPr>
        <w:spacing w:after="240" w:before="240" w:lineRule="auto"/>
        <w:rPr>
          <w:i w:val="1"/>
          <w:iCs w:val="1"/>
        </w:rPr>
      </w:pPr>
      <w:r w:rsidDel="00000000" w:rsidR="00000000" w:rsidRPr="00000000">
        <w:rPr>
          <w:b w:val="1"/>
          <w:bCs w:val="1"/>
          <w:rtl w:val="0"/>
        </w:rPr>
        <w:t xml:space="preserve">Overall Status:</w:t>
      </w:r>
      <w:r w:rsidDel="00000000" w:rsidR="00000000" w:rsidRPr="00000000">
        <w:rPr>
          <w:rtl w:val="0"/>
        </w:rPr>
        <w:t xml:space="preserve"> 🟡 </w:t>
      </w:r>
      <w:r w:rsidDel="00000000" w:rsidR="00000000" w:rsidRPr="00000000">
        <w:rPr>
          <w:i w:val="1"/>
          <w:iCs w:val="1"/>
          <w:rtl w:val="0"/>
        </w:rPr>
        <w:t xml:space="preserve">Conditionally acceptable pending COAs + origin lock</w:t>
      </w:r>
    </w:p>
    <w:p w:rsidR="00000000" w:rsidDel="00000000" w:rsidP="00000000" w:rsidRDefault="00000000" w:rsidRPr="00000000" w14:paraId="00001F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3">
      <w:pPr>
        <w:pStyle w:val="Heading2"/>
        <w:keepNext w:val="0"/>
        <w:keepLines w:val="0"/>
        <w:spacing w:after="80" w:lineRule="auto"/>
        <w:rPr>
          <w:b w:val="1"/>
          <w:bCs w:val="1"/>
          <w:sz w:val="34"/>
          <w:szCs w:val="34"/>
        </w:rPr>
      </w:pPr>
      <w:bookmarkStart w:colFirst="0" w:colLast="0" w:name="_en1weiix7s76" w:id="1049"/>
      <w:bookmarkEnd w:id="1049"/>
      <w:r w:rsidDel="00000000" w:rsidR="00000000" w:rsidRPr="00000000">
        <w:rPr>
          <w:b w:val="1"/>
          <w:bCs w:val="1"/>
          <w:sz w:val="34"/>
          <w:szCs w:val="34"/>
          <w:rtl w:val="0"/>
        </w:rPr>
        <w:t xml:space="preserve">Bottom-Line Take (Straight Talk)</w:t>
      </w:r>
    </w:p>
    <w:p w:rsidR="00000000" w:rsidDel="00000000" w:rsidP="00000000" w:rsidRDefault="00000000" w:rsidRPr="00000000" w14:paraId="00001FD4">
      <w:pPr>
        <w:spacing w:after="240" w:before="240" w:lineRule="auto"/>
        <w:rPr/>
      </w:pPr>
      <w:r w:rsidDel="00000000" w:rsidR="00000000" w:rsidRPr="00000000">
        <w:rPr>
          <w:rtl w:val="0"/>
        </w:rPr>
        <w:t xml:space="preserve">Bedemco is </w:t>
      </w:r>
      <w:r w:rsidDel="00000000" w:rsidR="00000000" w:rsidRPr="00000000">
        <w:rPr>
          <w:b w:val="1"/>
          <w:bCs w:val="1"/>
          <w:rtl w:val="0"/>
        </w:rPr>
        <w:t xml:space="preserve">not a “trust me” supplier</w:t>
      </w:r>
      <w:r w:rsidDel="00000000" w:rsidR="00000000" w:rsidRPr="00000000">
        <w:rPr>
          <w:rtl w:val="0"/>
        </w:rPr>
        <w:t xml:space="preserve"> — but they </w:t>
      </w:r>
      <w:r w:rsidDel="00000000" w:rsidR="00000000" w:rsidRPr="00000000">
        <w:rPr>
          <w:i w:val="1"/>
          <w:iCs w:val="1"/>
          <w:rtl w:val="0"/>
        </w:rPr>
        <w:t xml:space="preserve">are</w:t>
      </w:r>
      <w:r w:rsidDel="00000000" w:rsidR="00000000" w:rsidRPr="00000000">
        <w:rPr>
          <w:rtl w:val="0"/>
        </w:rPr>
        <w:t xml:space="preserve"> a </w:t>
      </w:r>
      <w:r w:rsidDel="00000000" w:rsidR="00000000" w:rsidRPr="00000000">
        <w:rPr>
          <w:b w:val="1"/>
          <w:bCs w:val="1"/>
          <w:rtl w:val="0"/>
        </w:rPr>
        <w:t xml:space="preserve">well-structured, defensible distributor</w:t>
      </w:r>
      <w:r w:rsidDel="00000000" w:rsidR="00000000" w:rsidRPr="00000000">
        <w:rPr>
          <w:rtl w:val="0"/>
        </w:rPr>
        <w:t xml:space="preserve">.</w:t>
      </w:r>
    </w:p>
    <w:p w:rsidR="00000000" w:rsidDel="00000000" w:rsidP="00000000" w:rsidRDefault="00000000" w:rsidRPr="00000000" w14:paraId="00001FD5">
      <w:pPr>
        <w:spacing w:after="240" w:before="240" w:lineRule="auto"/>
        <w:rPr/>
      </w:pPr>
      <w:r w:rsidDel="00000000" w:rsidR="00000000" w:rsidRPr="00000000">
        <w:rPr>
          <w:rtl w:val="0"/>
        </w:rPr>
        <w:t xml:space="preserve">For MD Health Bar:</w:t>
      </w:r>
    </w:p>
    <w:p w:rsidR="00000000" w:rsidDel="00000000" w:rsidP="00000000" w:rsidRDefault="00000000" w:rsidRPr="00000000" w14:paraId="00001FD6">
      <w:pPr>
        <w:numPr>
          <w:ilvl w:val="0"/>
          <w:numId w:val="657"/>
        </w:numPr>
        <w:spacing w:after="0" w:afterAutospacing="0" w:before="240" w:lineRule="auto"/>
        <w:ind w:left="720" w:hanging="360"/>
      </w:pPr>
      <w:r w:rsidDel="00000000" w:rsidR="00000000" w:rsidRPr="00000000">
        <w:rPr>
          <w:b w:val="1"/>
          <w:bCs w:val="1"/>
          <w:rtl w:val="0"/>
        </w:rPr>
        <w:t xml:space="preserve">Austria or U.S. origin pumpkin seeds</w:t>
      </w:r>
      <w:r w:rsidDel="00000000" w:rsidR="00000000" w:rsidRPr="00000000">
        <w:rPr>
          <w:rtl w:val="0"/>
        </w:rPr>
        <w:t xml:space="preserve"> + clean COAs = green light</w:t>
      </w:r>
    </w:p>
    <w:p w:rsidR="00000000" w:rsidDel="00000000" w:rsidP="00000000" w:rsidRDefault="00000000" w:rsidRPr="00000000" w14:paraId="00001FD7">
      <w:pPr>
        <w:numPr>
          <w:ilvl w:val="0"/>
          <w:numId w:val="657"/>
        </w:numPr>
        <w:spacing w:after="240" w:before="0" w:beforeAutospacing="0" w:lineRule="auto"/>
        <w:ind w:left="720" w:hanging="360"/>
      </w:pPr>
      <w:r w:rsidDel="00000000" w:rsidR="00000000" w:rsidRPr="00000000">
        <w:rPr>
          <w:rtl w:val="0"/>
        </w:rPr>
        <w:t xml:space="preserve">China/Mexico origin = </w:t>
      </w:r>
      <w:r w:rsidDel="00000000" w:rsidR="00000000" w:rsidRPr="00000000">
        <w:rPr>
          <w:b w:val="1"/>
          <w:bCs w:val="1"/>
          <w:rtl w:val="0"/>
        </w:rPr>
        <w:t xml:space="preserve">data first, no assumptions</w:t>
      </w:r>
    </w:p>
    <w:p w:rsidR="00000000" w:rsidDel="00000000" w:rsidP="00000000" w:rsidRDefault="00000000" w:rsidRPr="00000000" w14:paraId="00001FD8">
      <w:pPr>
        <w:spacing w:after="240" w:before="240" w:lineRule="auto"/>
        <w:rPr/>
      </w:pPr>
      <w:r w:rsidDel="00000000" w:rsidR="00000000" w:rsidRPr="00000000">
        <w:rPr>
          <w:rtl w:val="0"/>
        </w:rPr>
      </w:r>
    </w:p>
    <w:p w:rsidR="00000000" w:rsidDel="00000000" w:rsidP="00000000" w:rsidRDefault="00000000" w:rsidRPr="00000000" w14:paraId="00001FD9">
      <w:pPr>
        <w:spacing w:after="240" w:before="240" w:lineRule="auto"/>
        <w:rPr/>
      </w:pPr>
      <w:r w:rsidDel="00000000" w:rsidR="00000000" w:rsidRPr="00000000">
        <w:rPr>
          <w:rtl w:val="0"/>
        </w:rPr>
      </w:r>
    </w:p>
    <w:p w:rsidR="00000000" w:rsidDel="00000000" w:rsidP="00000000" w:rsidRDefault="00000000" w:rsidRPr="00000000" w14:paraId="00001FD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rFonts w:ascii="Arial" w:cs="Arial" w:eastAsia="Arial" w:hAnsi="Arial"/>
        <w:color w:val="1f2328"/>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mj.com/content/384/bmj-2023-077310?utm_source=chatgpt.com" TargetMode="External"/><Relationship Id="rId42" Type="http://schemas.openxmlformats.org/officeDocument/2006/relationships/hyperlink" Target="https://pmc.ncbi.nlm.nih.gov/articles/PMC12281009/?utm_source=chatgpt.com" TargetMode="External"/><Relationship Id="rId41" Type="http://schemas.openxmlformats.org/officeDocument/2006/relationships/hyperlink" Target="https://www.bmj.com/content/384/bmj-2023-077310?utm_source=chatgpt.com" TargetMode="External"/><Relationship Id="rId44" Type="http://schemas.openxmlformats.org/officeDocument/2006/relationships/hyperlink" Target="https://www.bmj.com/content/384/bmj-2023-077310?utm_source=chatgpt.com" TargetMode="External"/><Relationship Id="rId43" Type="http://schemas.openxmlformats.org/officeDocument/2006/relationships/hyperlink" Target="https://pmc.ncbi.nlm.nih.gov/articles/PMC12281009/?utm_source=chatgpt.com" TargetMode="External"/><Relationship Id="rId46" Type="http://schemas.openxmlformats.org/officeDocument/2006/relationships/hyperlink" Target="https://www.sciencedirect.com/science/article/pii/S0022316622087958?utm_source=chatgpt.com" TargetMode="External"/><Relationship Id="rId45" Type="http://schemas.openxmlformats.org/officeDocument/2006/relationships/hyperlink" Target="https://www.bmj.com/content/384/bmj-2023-077310?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medevents.com/speaker-profile/alan-safdi" TargetMode="External"/><Relationship Id="rId48" Type="http://schemas.openxmlformats.org/officeDocument/2006/relationships/hyperlink" Target="https://www.efsa.europa.eu/en/efsajournal/pub/4426?utm_source=chatgpt.com" TargetMode="External"/><Relationship Id="rId47" Type="http://schemas.openxmlformats.org/officeDocument/2006/relationships/hyperlink" Target="https://www.sciencedirect.com/science/article/pii/S0022316622087958?utm_source=chatgpt.com" TargetMode="External"/><Relationship Id="rId49" Type="http://schemas.openxmlformats.org/officeDocument/2006/relationships/hyperlink" Target="https://www.efsa.europa.eu/en/efsajournal/pub/4426?utm_source=chatgpt.com" TargetMode="External"/><Relationship Id="rId5" Type="http://schemas.openxmlformats.org/officeDocument/2006/relationships/styles" Target="styles.xml"/><Relationship Id="rId6" Type="http://schemas.openxmlformats.org/officeDocument/2006/relationships/hyperlink" Target="https://health.usnews.com/doctors/alan-safdi-196899" TargetMode="External"/><Relationship Id="rId7" Type="http://schemas.openxmlformats.org/officeDocument/2006/relationships/hyperlink" Target="https://www.doximity.com/pub/alan-safdi-md" TargetMode="External"/><Relationship Id="rId8" Type="http://schemas.openxmlformats.org/officeDocument/2006/relationships/hyperlink" Target="https://www.researchgate.net/profile/Alan-Safdi-2" TargetMode="External"/><Relationship Id="rId31" Type="http://schemas.openxmlformats.org/officeDocument/2006/relationships/hyperlink" Target="https://academic.oup.com/ijfst/article/55/4/1833/7806121?utm_source=chatgpt.com" TargetMode="External"/><Relationship Id="rId30" Type="http://schemas.openxmlformats.org/officeDocument/2006/relationships/hyperlink" Target="https://academic.oup.com/ijfst/article/55/4/1833/7806121?utm_source=chatgpt.com" TargetMode="External"/><Relationship Id="rId33" Type="http://schemas.openxmlformats.org/officeDocument/2006/relationships/hyperlink" Target="https://www.bmj.com/content/384/bmj-2023-077310?utm_source=chatgpt.com" TargetMode="External"/><Relationship Id="rId32" Type="http://schemas.openxmlformats.org/officeDocument/2006/relationships/hyperlink" Target="https://www.bmj.com/content/384/bmj-2023-077310?utm_source=chatgpt.com" TargetMode="External"/><Relationship Id="rId35" Type="http://schemas.openxmlformats.org/officeDocument/2006/relationships/hyperlink" Target="https://pmc.ncbi.nlm.nih.gov/articles/PMC12281009/?utm_source=chatgpt.com" TargetMode="External"/><Relationship Id="rId34" Type="http://schemas.openxmlformats.org/officeDocument/2006/relationships/hyperlink" Target="https://pmc.ncbi.nlm.nih.gov/articles/PMC12281009/?utm_source=chatgpt.com" TargetMode="External"/><Relationship Id="rId37" Type="http://schemas.openxmlformats.org/officeDocument/2006/relationships/hyperlink" Target="https://pubmed.ncbi.nlm.nih.gov/22889633/?utm_source=chatgpt.com" TargetMode="External"/><Relationship Id="rId36" Type="http://schemas.openxmlformats.org/officeDocument/2006/relationships/hyperlink" Target="https://pubmed.ncbi.nlm.nih.gov/22889633/?utm_source=chatgpt.com" TargetMode="External"/><Relationship Id="rId39" Type="http://schemas.openxmlformats.org/officeDocument/2006/relationships/hyperlink" Target="https://pmc.ncbi.nlm.nih.gov/articles/PMC12281009/?utm_source=chatgpt.com" TargetMode="External"/><Relationship Id="rId38" Type="http://schemas.openxmlformats.org/officeDocument/2006/relationships/hyperlink" Target="https://pmc.ncbi.nlm.nih.gov/articles/PMC12281009/?utm_source=chatgpt.com" TargetMode="External"/><Relationship Id="rId62" Type="http://schemas.openxmlformats.org/officeDocument/2006/relationships/hyperlink" Target="https://www.hnffoods.com?utm_source=chatgpt.com" TargetMode="External"/><Relationship Id="rId61" Type="http://schemas.openxmlformats.org/officeDocument/2006/relationships/hyperlink" Target="https://www.sciencedirect.com/science/article/pii/S0022316622087958?utm_source=chatgpt.com" TargetMode="External"/><Relationship Id="rId20" Type="http://schemas.openxmlformats.org/officeDocument/2006/relationships/hyperlink" Target="https://www.bmj.com/content/384/bmj-2023-077310?utm_source=chatgpt.com" TargetMode="External"/><Relationship Id="rId64" Type="http://schemas.openxmlformats.org/officeDocument/2006/relationships/hyperlink" Target="https://www.sesajal.com" TargetMode="External"/><Relationship Id="rId63" Type="http://schemas.openxmlformats.org/officeDocument/2006/relationships/hyperlink" Target="https://www.hnffoods.com?utm_source=chatgpt.com" TargetMode="External"/><Relationship Id="rId22" Type="http://schemas.openxmlformats.org/officeDocument/2006/relationships/hyperlink" Target="https://pubmed.ncbi.nlm.nih.gov/20351774/?utm_source=chatgpt.com" TargetMode="External"/><Relationship Id="rId66" Type="http://schemas.openxmlformats.org/officeDocument/2006/relationships/hyperlink" Target="http://www.unitedcocoa.com" TargetMode="External"/><Relationship Id="rId21" Type="http://schemas.openxmlformats.org/officeDocument/2006/relationships/hyperlink" Target="https://www.bmj.com/content/384/bmj-2023-077310?utm_source=chatgpt.com" TargetMode="External"/><Relationship Id="rId65" Type="http://schemas.openxmlformats.org/officeDocument/2006/relationships/hyperlink" Target="https://www.sesajal.com" TargetMode="External"/><Relationship Id="rId24" Type="http://schemas.openxmlformats.org/officeDocument/2006/relationships/hyperlink" Target="https://www.bmj.com/content/384/bmj-2023-077310?utm_source=chatgpt.com" TargetMode="External"/><Relationship Id="rId68" Type="http://schemas.openxmlformats.org/officeDocument/2006/relationships/hyperlink" Target="https://bedemco.com" TargetMode="External"/><Relationship Id="rId23" Type="http://schemas.openxmlformats.org/officeDocument/2006/relationships/hyperlink" Target="https://pubmed.ncbi.nlm.nih.gov/20351774/?utm_source=chatgpt.com" TargetMode="External"/><Relationship Id="rId67" Type="http://schemas.openxmlformats.org/officeDocument/2006/relationships/hyperlink" Target="http://www.unitedcocoa.com" TargetMode="External"/><Relationship Id="rId60" Type="http://schemas.openxmlformats.org/officeDocument/2006/relationships/hyperlink" Target="https://www.sciencedirect.com/science/article/pii/S0022316622087958?utm_source=chatgpt.com" TargetMode="External"/><Relationship Id="rId26" Type="http://schemas.openxmlformats.org/officeDocument/2006/relationships/hyperlink" Target="https://pmc.ncbi.nlm.nih.gov/articles/PMC12281009/?utm_source=chatgpt.com" TargetMode="External"/><Relationship Id="rId25" Type="http://schemas.openxmlformats.org/officeDocument/2006/relationships/hyperlink" Target="https://www.bmj.com/content/384/bmj-2023-077310?utm_source=chatgpt.com" TargetMode="External"/><Relationship Id="rId69" Type="http://schemas.openxmlformats.org/officeDocument/2006/relationships/hyperlink" Target="https://bedemco.com" TargetMode="External"/><Relationship Id="rId28" Type="http://schemas.openxmlformats.org/officeDocument/2006/relationships/hyperlink" Target="https://www.bmj.com/content/384/bmj-2023-077310?utm_source=chatgpt.com" TargetMode="External"/><Relationship Id="rId27" Type="http://schemas.openxmlformats.org/officeDocument/2006/relationships/hyperlink" Target="https://pmc.ncbi.nlm.nih.gov/articles/PMC12281009/?utm_source=chatgpt.com" TargetMode="External"/><Relationship Id="rId29" Type="http://schemas.openxmlformats.org/officeDocument/2006/relationships/hyperlink" Target="https://www.bmj.com/content/384/bmj-2023-077310?utm_source=chatgpt.com" TargetMode="External"/><Relationship Id="rId51" Type="http://schemas.openxmlformats.org/officeDocument/2006/relationships/hyperlink" Target="https://www.sciencedirect.com/science/article/pii/S0022316622087958?utm_source=chatgpt.com" TargetMode="External"/><Relationship Id="rId50" Type="http://schemas.openxmlformats.org/officeDocument/2006/relationships/hyperlink" Target="https://www.sciencedirect.com/science/article/pii/S0022316622087958?utm_source=chatgpt.com" TargetMode="External"/><Relationship Id="rId53" Type="http://schemas.openxmlformats.org/officeDocument/2006/relationships/hyperlink" Target="https://www.sciencedirect.com/science/article/pii/S0022316622087958?utm_source=chatgpt.com" TargetMode="External"/><Relationship Id="rId52" Type="http://schemas.openxmlformats.org/officeDocument/2006/relationships/hyperlink" Target="https://www.sciencedirect.com/science/article/pii/S0022316622087958?utm_source=chatgpt.com" TargetMode="External"/><Relationship Id="rId11" Type="http://schemas.openxmlformats.org/officeDocument/2006/relationships/hyperlink" Target="https://tellurideinside.com/" TargetMode="External"/><Relationship Id="rId55" Type="http://schemas.openxmlformats.org/officeDocument/2006/relationships/hyperlink" Target="https://www.sciencedirect.com/science/article/pii/S0022316622087958?utm_source=chatgpt.com" TargetMode="External"/><Relationship Id="rId10" Type="http://schemas.openxmlformats.org/officeDocument/2006/relationships/hyperlink" Target="https://theorg.com/org/quadrant-health/org-chart/alan-safdi" TargetMode="External"/><Relationship Id="rId54" Type="http://schemas.openxmlformats.org/officeDocument/2006/relationships/hyperlink" Target="https://www.sciencedirect.com/science/article/pii/S0022316622087958?utm_source=chatgpt.com" TargetMode="External"/><Relationship Id="rId13" Type="http://schemas.openxmlformats.org/officeDocument/2006/relationships/hyperlink" Target="https://www.md.com/doctor/alan-safdi-md" TargetMode="External"/><Relationship Id="rId57" Type="http://schemas.openxmlformats.org/officeDocument/2006/relationships/hyperlink" Target="https://pmc.ncbi.nlm.nih.gov/articles/PMC10261019/?utm_source=chatgpt.com" TargetMode="External"/><Relationship Id="rId12" Type="http://schemas.openxmlformats.org/officeDocument/2006/relationships/hyperlink" Target="https://podcasts.apple.com/us/podcast/wellness-evidence-based-medicine/id1447749859" TargetMode="External"/><Relationship Id="rId56" Type="http://schemas.openxmlformats.org/officeDocument/2006/relationships/hyperlink" Target="https://pmc.ncbi.nlm.nih.gov/articles/PMC10261019/?utm_source=chatgpt.com" TargetMode="External"/><Relationship Id="rId15" Type="http://schemas.openxmlformats.org/officeDocument/2006/relationships/hyperlink" Target="https://www.crunchbase.com/person/alan-safdi" TargetMode="External"/><Relationship Id="rId59" Type="http://schemas.openxmlformats.org/officeDocument/2006/relationships/hyperlink" Target="https://www.bmj.com/content/384/bmj-2023-077310?utm_source=chatgpt.com" TargetMode="External"/><Relationship Id="rId14" Type="http://schemas.openxmlformats.org/officeDocument/2006/relationships/hyperlink" Target="https://doctor.webmd.com/doctor/alan-safdi-f863e331-3802-45c1-b072-c3f39a3f7efd-overview" TargetMode="External"/><Relationship Id="rId58" Type="http://schemas.openxmlformats.org/officeDocument/2006/relationships/hyperlink" Target="https://www.bmj.com/content/384/bmj-2023-077310?utm_source=chatgpt.com" TargetMode="External"/><Relationship Id="rId17" Type="http://schemas.openxmlformats.org/officeDocument/2006/relationships/hyperlink" Target="https://www.imedicalapps.com/2012/07/emerge-health-solutions-endoscopic-fundraiser/" TargetMode="External"/><Relationship Id="rId16" Type="http://schemas.openxmlformats.org/officeDocument/2006/relationships/hyperlink" Target="https://www.finsmes.com/2011/05/merge-health-solutions-receives-250k-investment-cincytech.html" TargetMode="External"/><Relationship Id="rId19" Type="http://schemas.openxmlformats.org/officeDocument/2006/relationships/hyperlink" Target="https://pmc.ncbi.nlm.nih.gov/articles/PMC12281009/?utm_source=chatgpt.com" TargetMode="External"/><Relationship Id="rId18" Type="http://schemas.openxmlformats.org/officeDocument/2006/relationships/hyperlink" Target="https://pmc.ncbi.nlm.nih.gov/articles/PMC12281009/?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